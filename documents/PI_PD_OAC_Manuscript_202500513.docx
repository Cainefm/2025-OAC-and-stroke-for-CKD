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91CB2" w14:textId="1562FE58" w:rsidR="008C0096" w:rsidRPr="00E0615E" w:rsidRDefault="00233E9F">
      <w:pPr>
        <w:rPr>
          <w:rFonts w:eastAsia="DengXian" w:hint="eastAsia"/>
          <w:lang w:val="en-US" w:eastAsia="zh-CN"/>
          <w:rPrChange w:id="0" w:author="Min Fan" w:date="2025-06-09T15:16:00Z" w16du:dateUtc="2025-06-09T07:16:00Z">
            <w:rPr>
              <w:lang w:val="en-US"/>
            </w:rPr>
          </w:rPrChange>
        </w:rPr>
      </w:pPr>
      <w:r>
        <w:rPr>
          <w:lang w:val="en-US"/>
        </w:rPr>
        <w:t xml:space="preserve">Title: </w:t>
      </w:r>
      <w:r w:rsidR="003E46E0">
        <w:rPr>
          <w:lang w:val="en-US"/>
        </w:rPr>
        <w:t>E</w:t>
      </w:r>
      <w:r w:rsidR="00672EAA" w:rsidRPr="00672EAA">
        <w:rPr>
          <w:lang w:val="en-US"/>
        </w:rPr>
        <w:t>ffectiveness</w:t>
      </w:r>
      <w:r w:rsidR="003E46E0">
        <w:rPr>
          <w:lang w:val="en-US"/>
        </w:rPr>
        <w:t xml:space="preserve"> and safety</w:t>
      </w:r>
      <w:r w:rsidR="00672EAA" w:rsidRPr="00672EAA">
        <w:rPr>
          <w:lang w:val="en-US"/>
        </w:rPr>
        <w:t xml:space="preserve"> of oral anticoagulant use in dialysis patients with atrial fibrillation or atrial flutter in </w:t>
      </w:r>
      <w:r w:rsidR="00672EAA">
        <w:rPr>
          <w:lang w:val="en-US"/>
        </w:rPr>
        <w:t>Hong K</w:t>
      </w:r>
      <w:r w:rsidR="00672EAA" w:rsidRPr="00672EAA">
        <w:rPr>
          <w:lang w:val="en-US"/>
        </w:rPr>
        <w:t xml:space="preserve">ong: </w:t>
      </w:r>
      <w:r w:rsidR="00672EAA">
        <w:rPr>
          <w:lang w:val="en-US"/>
        </w:rPr>
        <w:t xml:space="preserve">a </w:t>
      </w:r>
      <w:ins w:id="1" w:author="Min Fan" w:date="2025-06-09T19:13:00Z" w16du:dateUtc="2025-06-09T11:13:00Z">
        <w:r w:rsidR="00576649">
          <w:rPr>
            <w:rFonts w:eastAsia="DengXian" w:hint="eastAsia"/>
            <w:lang w:val="en-US" w:eastAsia="zh-CN"/>
          </w:rPr>
          <w:t xml:space="preserve">sequential </w:t>
        </w:r>
      </w:ins>
      <w:r w:rsidR="00672EAA">
        <w:rPr>
          <w:lang w:val="en-US"/>
        </w:rPr>
        <w:t>target trial emulation</w:t>
      </w:r>
    </w:p>
    <w:p w14:paraId="73B3B2E0" w14:textId="77777777" w:rsidR="00233E9F" w:rsidRDefault="00233E9F">
      <w:pPr>
        <w:rPr>
          <w:lang w:val="en-US"/>
        </w:rPr>
      </w:pPr>
    </w:p>
    <w:p w14:paraId="320F313A" w14:textId="0BE0537E" w:rsidR="00233E9F" w:rsidRDefault="00233E9F">
      <w:pPr>
        <w:rPr>
          <w:lang w:val="en-US"/>
        </w:rPr>
      </w:pPr>
      <w:r>
        <w:rPr>
          <w:lang w:val="en-US"/>
        </w:rPr>
        <w:br w:type="page"/>
      </w:r>
    </w:p>
    <w:p w14:paraId="37EFBEF3" w14:textId="66E0C54F" w:rsidR="00233E9F" w:rsidRDefault="00233E9F">
      <w:pPr>
        <w:rPr>
          <w:lang w:val="en-US"/>
        </w:rPr>
      </w:pPr>
      <w:r>
        <w:rPr>
          <w:lang w:val="en-US"/>
        </w:rPr>
        <w:lastRenderedPageBreak/>
        <w:t>Abstract</w:t>
      </w:r>
    </w:p>
    <w:p w14:paraId="522A8586" w14:textId="4451588B" w:rsidR="00233E9F" w:rsidRDefault="00233E9F">
      <w:pPr>
        <w:rPr>
          <w:lang w:val="en-US"/>
        </w:rPr>
      </w:pPr>
      <w:r>
        <w:rPr>
          <w:lang w:val="en-US"/>
        </w:rPr>
        <w:br w:type="page"/>
      </w:r>
    </w:p>
    <w:p w14:paraId="7FBEB7CA" w14:textId="55BDEBF8" w:rsidR="00233E9F" w:rsidRPr="00590F11" w:rsidRDefault="00233E9F" w:rsidP="00590F11">
      <w:pPr>
        <w:pStyle w:val="MDPI21heading1"/>
      </w:pPr>
      <w:r w:rsidRPr="00590F11">
        <w:lastRenderedPageBreak/>
        <w:t>Introduction</w:t>
      </w:r>
    </w:p>
    <w:p w14:paraId="582F1515" w14:textId="1C0F5F24" w:rsidR="00233E9F" w:rsidRDefault="00041AC3">
      <w:pPr>
        <w:rPr>
          <w:lang w:val="en-US"/>
        </w:rPr>
      </w:pPr>
      <w:r>
        <w:rPr>
          <w:lang w:val="en-US"/>
        </w:rPr>
        <w:t>Atrial fibrillation (AF) and atrial flutter (AFL) are types of supraventricular arrhythmias associated with an increased risk of ischemic stroke.</w:t>
      </w:r>
      <w:r w:rsidR="006A39E2" w:rsidRPr="006A39E2">
        <w:t xml:space="preserve"> </w:t>
      </w:r>
      <w:r w:rsidR="006A39E2" w:rsidRPr="006A39E2">
        <w:rPr>
          <w:lang w:val="en-US"/>
        </w:rPr>
        <w:t>{Bizhanov et al., 2023 #91361}</w:t>
      </w:r>
      <w:r>
        <w:rPr>
          <w:lang w:val="en-US"/>
        </w:rPr>
        <w:t xml:space="preserve"> These conditions can result in the formation of blood clots within the atrium, which may subsequently travel to the brain, leading to cardiovascular morbidity and mortality. Given the elevated risk of thromboembolic events, guidelines recommend the long-term use of oral anticoagulants (OACs) in the general population with AF or AFL.</w:t>
      </w:r>
      <w:r w:rsidR="006A39E2" w:rsidRPr="006A39E2">
        <w:t xml:space="preserve"> </w:t>
      </w:r>
      <w:r w:rsidR="006A39E2" w:rsidRPr="006A39E2">
        <w:rPr>
          <w:lang w:val="en-US"/>
        </w:rPr>
        <w:t>{Hindricks et al., 2021 #46372}</w:t>
      </w:r>
      <w:r w:rsidR="006A39E2" w:rsidRPr="006A39E2">
        <w:t xml:space="preserve"> </w:t>
      </w:r>
      <w:r w:rsidR="006A39E2" w:rsidRPr="006A39E2">
        <w:rPr>
          <w:lang w:val="en-US"/>
        </w:rPr>
        <w:t>{Joglar et al., 2024 #254294}</w:t>
      </w:r>
      <w:r>
        <w:rPr>
          <w:lang w:val="en-US"/>
        </w:rPr>
        <w:t xml:space="preserve"> Agents such as warfarin and direct oral anticoagulants (DOACs), including dabigatran, rivaroxaban, apixaban, and edoxaban, are advised based on clinicians' discretion for high-risk patients with a CHA2DS2</w:t>
      </w:r>
      <w:r w:rsidR="006A39E2">
        <w:rPr>
          <w:lang w:val="en-US"/>
        </w:rPr>
        <w:t>-</w:t>
      </w:r>
      <w:r>
        <w:rPr>
          <w:lang w:val="en-US"/>
        </w:rPr>
        <w:t>VASc score of one or above.</w:t>
      </w:r>
    </w:p>
    <w:p w14:paraId="65791740" w14:textId="4DB35DE3" w:rsidR="00FD2544" w:rsidRDefault="00041AC3">
      <w:pPr>
        <w:rPr>
          <w:lang w:val="en-US"/>
        </w:rPr>
      </w:pPr>
      <w:r>
        <w:rPr>
          <w:lang w:val="en-US"/>
        </w:rPr>
        <w:t>AF and AFL are common in patients with kidney failure. AF incidence in this group ranges from 11.6% to 22.2%</w:t>
      </w:r>
      <w:r w:rsidR="006A39E2" w:rsidRPr="006A39E2">
        <w:t xml:space="preserve"> </w:t>
      </w:r>
      <w:r w:rsidR="006A39E2" w:rsidRPr="006A39E2">
        <w:rPr>
          <w:lang w:val="en-US"/>
        </w:rPr>
        <w:t>{Zimmerman et al., 2012 #212437}</w:t>
      </w:r>
      <w:r w:rsidR="006A39E2" w:rsidRPr="006A39E2">
        <w:t xml:space="preserve"> </w:t>
      </w:r>
      <w:r w:rsidR="006A39E2" w:rsidRPr="006A39E2">
        <w:rPr>
          <w:lang w:val="en-US"/>
        </w:rPr>
        <w:t>{Saran et al., 2017 #89521}</w:t>
      </w:r>
      <w:r>
        <w:rPr>
          <w:lang w:val="en-US"/>
        </w:rPr>
        <w:t>, about 11 times higher than in the general population.</w:t>
      </w:r>
      <w:r w:rsidR="006A39E2" w:rsidRPr="006A39E2">
        <w:t xml:space="preserve"> </w:t>
      </w:r>
      <w:r w:rsidR="006A39E2" w:rsidRPr="006A39E2">
        <w:rPr>
          <w:lang w:val="en-US"/>
        </w:rPr>
        <w:t>{Go et al., 2001 #165854}</w:t>
      </w:r>
      <w:r>
        <w:rPr>
          <w:lang w:val="en-US"/>
        </w:rPr>
        <w:t xml:space="preserve"> AF and </w:t>
      </w:r>
      <w:r w:rsidR="00F91F7A">
        <w:rPr>
          <w:lang w:val="en-US"/>
        </w:rPr>
        <w:t>kidney failure</w:t>
      </w:r>
      <w:r>
        <w:rPr>
          <w:lang w:val="en-US"/>
        </w:rPr>
        <w:t xml:space="preserve"> together increase stroke </w:t>
      </w:r>
      <w:r w:rsidR="00FD2544">
        <w:rPr>
          <w:lang w:val="en-US"/>
        </w:rPr>
        <w:t>or embolic risk by</w:t>
      </w:r>
      <w:r>
        <w:rPr>
          <w:lang w:val="en-US"/>
        </w:rPr>
        <w:t xml:space="preserve"> 1.8 to 2-fold.</w:t>
      </w:r>
      <w:r w:rsidR="006A39E2" w:rsidRPr="006A39E2">
        <w:t xml:space="preserve"> </w:t>
      </w:r>
      <w:r w:rsidR="006A39E2" w:rsidRPr="006A39E2">
        <w:rPr>
          <w:lang w:val="en-US"/>
        </w:rPr>
        <w:t>{Bonde et al., 2014 #105718}</w:t>
      </w:r>
      <w:r w:rsidR="006A39E2" w:rsidRPr="006A39E2">
        <w:t xml:space="preserve"> </w:t>
      </w:r>
      <w:r w:rsidR="006A39E2" w:rsidRPr="006A39E2">
        <w:rPr>
          <w:lang w:val="en-US"/>
        </w:rPr>
        <w:t>{Olesen et al., 2012 #198967}</w:t>
      </w:r>
      <w:r>
        <w:rPr>
          <w:lang w:val="en-US"/>
        </w:rPr>
        <w:t xml:space="preserve"> The heightened risk is likely due to shared cardiovascular risk factors like heart failure, hypertension, and diabetes.</w:t>
      </w:r>
      <w:r w:rsidR="00E9785D" w:rsidRPr="00E9785D">
        <w:t xml:space="preserve"> </w:t>
      </w:r>
      <w:r w:rsidR="00E9785D" w:rsidRPr="00E9785D">
        <w:rPr>
          <w:lang w:val="en-US"/>
        </w:rPr>
        <w:t>{Kyriakoulis et al., 2024 #50243}</w:t>
      </w:r>
      <w:r>
        <w:rPr>
          <w:lang w:val="en-US"/>
        </w:rPr>
        <w:t xml:space="preserve"> In dialysis patients </w:t>
      </w:r>
      <w:r w:rsidR="00FD2544">
        <w:rPr>
          <w:lang w:val="en-US"/>
        </w:rPr>
        <w:t xml:space="preserve">with </w:t>
      </w:r>
      <w:r>
        <w:rPr>
          <w:lang w:val="en-US"/>
        </w:rPr>
        <w:t xml:space="preserve">AF, </w:t>
      </w:r>
      <w:r w:rsidR="00FD2544">
        <w:rPr>
          <w:lang w:val="en-US"/>
        </w:rPr>
        <w:t xml:space="preserve">both </w:t>
      </w:r>
      <w:r>
        <w:rPr>
          <w:lang w:val="en-US"/>
        </w:rPr>
        <w:t>thromboembolic and bleeding risks are elevated, increasing mortality.</w:t>
      </w:r>
      <w:r w:rsidR="00E9785D" w:rsidRPr="00E9785D">
        <w:t xml:space="preserve"> </w:t>
      </w:r>
      <w:r w:rsidR="00E9785D" w:rsidRPr="00E9785D">
        <w:rPr>
          <w:lang w:val="en-US"/>
        </w:rPr>
        <w:t>{Zaman and Bhandari, 2019 #1832}</w:t>
      </w:r>
      <w:r>
        <w:rPr>
          <w:lang w:val="en-US"/>
        </w:rPr>
        <w:t xml:space="preserve"> This complicates OAC administration decisions. </w:t>
      </w:r>
    </w:p>
    <w:p w14:paraId="4308BED6" w14:textId="4192C4BA" w:rsidR="00041AC3" w:rsidRDefault="00A0799B">
      <w:pPr>
        <w:rPr>
          <w:lang w:val="en-US"/>
        </w:rPr>
      </w:pPr>
      <w:r>
        <w:rPr>
          <w:lang w:val="en-US"/>
        </w:rPr>
        <w:t xml:space="preserve">Warfarin and DOACs' efficacy in dialysis patients is uncertain due to </w:t>
      </w:r>
      <w:r w:rsidR="00E9785D">
        <w:rPr>
          <w:lang w:val="en-US"/>
        </w:rPr>
        <w:t xml:space="preserve">a </w:t>
      </w:r>
      <w:r>
        <w:rPr>
          <w:lang w:val="en-US"/>
        </w:rPr>
        <w:t>lack of RCTs and conflicting observational studies.</w:t>
      </w:r>
      <w:r w:rsidR="00E9785D" w:rsidRPr="00E9785D">
        <w:t xml:space="preserve"> </w:t>
      </w:r>
      <w:r w:rsidR="00E9785D" w:rsidRPr="00E9785D">
        <w:rPr>
          <w:lang w:val="en-US"/>
        </w:rPr>
        <w:t>{De Vriese et al., 2016 #191628}</w:t>
      </w:r>
      <w:r>
        <w:rPr>
          <w:lang w:val="en-US"/>
        </w:rPr>
        <w:t xml:space="preserve"> Safety concerns and questionable OAC effectiveness in reducing stroke risk in </w:t>
      </w:r>
      <w:r w:rsidR="00B7762E">
        <w:rPr>
          <w:lang w:val="en-US"/>
        </w:rPr>
        <w:t>dialysis</w:t>
      </w:r>
      <w:r>
        <w:rPr>
          <w:lang w:val="en-US"/>
        </w:rPr>
        <w:t xml:space="preserve"> patients led the KDIGO to advise against OAC use in AF patients on dialysis.</w:t>
      </w:r>
      <w:r w:rsidR="00E9785D" w:rsidRPr="00E9785D">
        <w:t xml:space="preserve"> </w:t>
      </w:r>
      <w:r w:rsidR="00E9785D" w:rsidRPr="00E9785D">
        <w:rPr>
          <w:lang w:val="en-US"/>
        </w:rPr>
        <w:t>{Wanner et al., 2018 #32223}</w:t>
      </w:r>
      <w:r>
        <w:rPr>
          <w:lang w:val="en-US"/>
        </w:rPr>
        <w:t xml:space="preserve"> The 2023 AHA guideline</w:t>
      </w:r>
      <w:r w:rsidR="00FE23B5">
        <w:rPr>
          <w:lang w:val="en-US"/>
        </w:rPr>
        <w:t>, on the other hand,</w:t>
      </w:r>
      <w:r>
        <w:rPr>
          <w:lang w:val="en-US"/>
        </w:rPr>
        <w:t xml:space="preserve"> suggested warfarin and apixaban as options, with a weak class 2B recommendation, implying </w:t>
      </w:r>
      <w:r w:rsidR="00E9785D">
        <w:rPr>
          <w:lang w:val="en-US"/>
        </w:rPr>
        <w:t xml:space="preserve">a </w:t>
      </w:r>
      <w:r>
        <w:rPr>
          <w:lang w:val="en-US"/>
        </w:rPr>
        <w:t>lack of clarity on effectiveness and safety.</w:t>
      </w:r>
      <w:r w:rsidR="00E9785D" w:rsidRPr="00E9785D">
        <w:t xml:space="preserve"> </w:t>
      </w:r>
      <w:r w:rsidR="00E9785D" w:rsidRPr="00E9785D">
        <w:rPr>
          <w:lang w:val="en-US"/>
        </w:rPr>
        <w:t>{Joglar et al., 2024 #254294}</w:t>
      </w:r>
      <w:r>
        <w:rPr>
          <w:lang w:val="en-US"/>
        </w:rPr>
        <w:t xml:space="preserve"> </w:t>
      </w:r>
      <w:r w:rsidR="009237B1">
        <w:rPr>
          <w:lang w:val="en-US"/>
        </w:rPr>
        <w:t>To further complicat</w:t>
      </w:r>
      <w:r w:rsidR="00795BF0">
        <w:rPr>
          <w:lang w:val="en-US"/>
        </w:rPr>
        <w:t>e</w:t>
      </w:r>
      <w:r w:rsidR="009237B1">
        <w:rPr>
          <w:lang w:val="en-US"/>
        </w:rPr>
        <w:t xml:space="preserve"> the matter, </w:t>
      </w:r>
      <w:r w:rsidR="00537982" w:rsidRPr="00537982">
        <w:rPr>
          <w:lang w:val="en-US"/>
        </w:rPr>
        <w:t>a PD-first policy has been adopted for all patients with kidney failure requiring dialysis unless medically contraindicated</w:t>
      </w:r>
      <w:r w:rsidR="005E019B">
        <w:rPr>
          <w:lang w:val="en-US"/>
        </w:rPr>
        <w:t xml:space="preserve"> in Hong Kong. Different d</w:t>
      </w:r>
      <w:r>
        <w:rPr>
          <w:lang w:val="en-US"/>
        </w:rPr>
        <w:t>ialysis modalities exhibit differences in removal rate, duration, pharmacokinetic profiles, and heparin use.</w:t>
      </w:r>
      <w:r w:rsidR="00E9785D" w:rsidRPr="00E9785D">
        <w:t xml:space="preserve"> </w:t>
      </w:r>
      <w:r w:rsidR="00E9785D" w:rsidRPr="00E9785D">
        <w:rPr>
          <w:lang w:val="en-US"/>
        </w:rPr>
        <w:t>{Amani et al., 2021 #7838}</w:t>
      </w:r>
      <w:r>
        <w:rPr>
          <w:lang w:val="en-US"/>
        </w:rPr>
        <w:t xml:space="preserve"> </w:t>
      </w:r>
    </w:p>
    <w:p w14:paraId="1B21E44E" w14:textId="55D3EB75" w:rsidR="00901593" w:rsidRDefault="00901593">
      <w:pPr>
        <w:rPr>
          <w:lang w:val="en-US"/>
        </w:rPr>
      </w:pPr>
      <w:r>
        <w:rPr>
          <w:lang w:val="en-US"/>
        </w:rPr>
        <w:t xml:space="preserve">In light of the ongoing debate regarding the use of OACs in PD patients with </w:t>
      </w:r>
      <w:r w:rsidR="00E9785D">
        <w:rPr>
          <w:lang w:val="en-US"/>
        </w:rPr>
        <w:t>AF, this study aims to evaluate</w:t>
      </w:r>
      <w:r>
        <w:rPr>
          <w:lang w:val="en-US"/>
        </w:rPr>
        <w:t xml:space="preserve"> the safety and efficacy of OAC administration in PD patients using a population-based electronic medical database from Hong Kong.</w:t>
      </w:r>
    </w:p>
    <w:p w14:paraId="63075D07" w14:textId="77777777" w:rsidR="00901593" w:rsidRPr="00077E2E" w:rsidRDefault="00901593" w:rsidP="00077E2E"/>
    <w:p w14:paraId="3030F564" w14:textId="77777777" w:rsidR="00E0615E" w:rsidRDefault="00E0615E">
      <w:pPr>
        <w:rPr>
          <w:ins w:id="2" w:author="Min Fan" w:date="2025-06-09T18:10:00Z" w16du:dateUtc="2025-06-09T10:10:00Z"/>
          <w:b/>
          <w:bCs/>
        </w:rPr>
      </w:pPr>
      <w:ins w:id="3" w:author="Min Fan" w:date="2025-06-09T18:10:00Z" w16du:dateUtc="2025-06-09T10:10:00Z">
        <w:r>
          <w:rPr>
            <w:b/>
            <w:bCs/>
          </w:rPr>
          <w:br w:type="page"/>
        </w:r>
      </w:ins>
    </w:p>
    <w:p w14:paraId="496C99D6" w14:textId="3D7E452F" w:rsidR="00233E9F" w:rsidRPr="00077E2E" w:rsidRDefault="00233E9F" w:rsidP="00077E2E">
      <w:pPr>
        <w:rPr>
          <w:b/>
          <w:bCs/>
        </w:rPr>
      </w:pPr>
      <w:r w:rsidRPr="00077E2E">
        <w:rPr>
          <w:b/>
          <w:bCs/>
        </w:rPr>
        <w:lastRenderedPageBreak/>
        <w:t>Method</w:t>
      </w:r>
    </w:p>
    <w:p w14:paraId="47BC5DA8" w14:textId="29EFA361" w:rsidR="00670816" w:rsidRPr="00077E2E" w:rsidRDefault="00077E2E" w:rsidP="0015219A">
      <w:pPr>
        <w:pStyle w:val="MDPI22heading2"/>
        <w:pPrChange w:id="4" w:author="Min Fan" w:date="2025-06-09T19:09:00Z" w16du:dateUtc="2025-06-09T11:09:00Z">
          <w:pPr/>
        </w:pPrChange>
      </w:pPr>
      <w:r w:rsidRPr="00077E2E">
        <w:t>S</w:t>
      </w:r>
      <w:r w:rsidR="00670816" w:rsidRPr="00077E2E">
        <w:rPr>
          <w:rFonts w:hint="eastAsia"/>
        </w:rPr>
        <w:t xml:space="preserve">tudy design </w:t>
      </w:r>
    </w:p>
    <w:p w14:paraId="51881673" w14:textId="0A65B25A" w:rsidR="00670816" w:rsidRPr="0015219A" w:rsidRDefault="00DE663F" w:rsidP="0015219A">
      <w:pPr>
        <w:pStyle w:val="MDPI32textnoindent"/>
        <w:rPr>
          <w:rFonts w:eastAsia="DengXian" w:hint="eastAsia"/>
          <w:lang w:eastAsia="zh-CN"/>
          <w:rPrChange w:id="5" w:author="Min Fan" w:date="2025-06-09T19:08:00Z" w16du:dateUtc="2025-06-09T11:08:00Z">
            <w:rPr/>
          </w:rPrChange>
        </w:rPr>
        <w:pPrChange w:id="6" w:author="Min Fan" w:date="2025-06-09T19:09:00Z" w16du:dateUtc="2025-06-09T11:09:00Z">
          <w:pPr/>
        </w:pPrChange>
      </w:pPr>
      <w:r w:rsidRPr="00077E2E">
        <w:t>We emulated a target randomi</w:t>
      </w:r>
      <w:r w:rsidR="00077E2E" w:rsidRPr="00077E2E">
        <w:t>s</w:t>
      </w:r>
      <w:r w:rsidRPr="00077E2E">
        <w:t xml:space="preserve">ed controlled trial to evaluate the comparative effectiveness </w:t>
      </w:r>
      <w:r w:rsidRPr="00077E2E">
        <w:rPr>
          <w:rFonts w:hint="eastAsia"/>
        </w:rPr>
        <w:t xml:space="preserve">and safety </w:t>
      </w:r>
      <w:r w:rsidRPr="00077E2E">
        <w:t xml:space="preserve">of OAC </w:t>
      </w:r>
      <w:r w:rsidR="00CA145D">
        <w:t xml:space="preserve">initiators </w:t>
      </w:r>
      <w:r w:rsidRPr="00077E2E">
        <w:t>versus non-</w:t>
      </w:r>
      <w:r w:rsidR="00CA145D">
        <w:t>initiators</w:t>
      </w:r>
      <w:r w:rsidRPr="00077E2E">
        <w:t xml:space="preserve"> in preventing stroke among peritoneal dialysis patients with</w:t>
      </w:r>
      <w:r w:rsidR="00CA145D">
        <w:t xml:space="preserve"> incident</w:t>
      </w:r>
      <w:r w:rsidRPr="00077E2E">
        <w:t xml:space="preserve"> atrial fibrillation or flutter </w:t>
      </w:r>
      <w:r w:rsidRPr="00077E2E">
        <w:rPr>
          <w:rFonts w:hint="eastAsia"/>
        </w:rPr>
        <w:t xml:space="preserve">from </w:t>
      </w:r>
      <w:r w:rsidRPr="00077E2E">
        <w:t>2007</w:t>
      </w:r>
      <w:r w:rsidRPr="00077E2E">
        <w:rPr>
          <w:rFonts w:hint="eastAsia"/>
        </w:rPr>
        <w:t xml:space="preserve"> to </w:t>
      </w:r>
      <w:r w:rsidRPr="00077E2E">
        <w:t>2022</w:t>
      </w:r>
      <w:r w:rsidRPr="00077E2E">
        <w:rPr>
          <w:rFonts w:hint="eastAsia"/>
        </w:rPr>
        <w:t>.</w:t>
      </w:r>
      <w:r w:rsidRPr="00077E2E">
        <w:t xml:space="preserve"> This retrospective cohort study employed a sequential, propensity score-matched design to approximate randomi</w:t>
      </w:r>
      <w:r w:rsidR="00CA145D">
        <w:t>s</w:t>
      </w:r>
      <w:r w:rsidRPr="00077E2E">
        <w:t>ation, aligning with the target trial framework</w:t>
      </w:r>
      <w:r w:rsidRPr="00077E2E">
        <w:rPr>
          <w:rFonts w:hint="eastAsia"/>
        </w:rPr>
        <w:t>.</w:t>
      </w:r>
      <w:r w:rsidR="00670816" w:rsidRPr="00077E2E">
        <w:rPr>
          <w:rFonts w:hint="eastAsia"/>
        </w:rPr>
        <w:t xml:space="preserve"> The specification </w:t>
      </w:r>
      <w:r w:rsidR="00CA145D">
        <w:t>for</w:t>
      </w:r>
      <w:r w:rsidR="00670816" w:rsidRPr="00077E2E">
        <w:rPr>
          <w:rFonts w:hint="eastAsia"/>
        </w:rPr>
        <w:t xml:space="preserve"> emulation with observational data and </w:t>
      </w:r>
      <w:r w:rsidR="00CA145D">
        <w:t xml:space="preserve">the </w:t>
      </w:r>
      <w:r w:rsidR="00670816" w:rsidRPr="00077E2E">
        <w:rPr>
          <w:rFonts w:hint="eastAsia"/>
        </w:rPr>
        <w:t xml:space="preserve">target trial </w:t>
      </w:r>
      <w:r w:rsidR="00CA145D">
        <w:t>is</w:t>
      </w:r>
      <w:r w:rsidR="00670816" w:rsidRPr="00077E2E">
        <w:rPr>
          <w:rFonts w:hint="eastAsia"/>
        </w:rPr>
        <w:t xml:space="preserve"> illustrated in </w:t>
      </w:r>
      <w:r w:rsidRPr="00077E2E">
        <w:t>S</w:t>
      </w:r>
      <w:r w:rsidR="00670816" w:rsidRPr="00077E2E">
        <w:rPr>
          <w:rFonts w:hint="eastAsia"/>
        </w:rPr>
        <w:t>upplementary Table 1.</w:t>
      </w:r>
      <w:r w:rsidRPr="00077E2E">
        <w:rPr>
          <w:rFonts w:hint="eastAsia"/>
        </w:rPr>
        <w:t xml:space="preserve"> </w:t>
      </w:r>
      <w:r w:rsidRPr="00077E2E">
        <w:t>Eligibility criteria were dynamically reassessed monthly</w:t>
      </w:r>
      <w:r w:rsidRPr="00077E2E">
        <w:rPr>
          <w:rFonts w:hint="eastAsia"/>
        </w:rPr>
        <w:t xml:space="preserve"> and include</w:t>
      </w:r>
      <w:r w:rsidRPr="00077E2E">
        <w:t>d</w:t>
      </w:r>
      <w:r w:rsidRPr="00077E2E">
        <w:rPr>
          <w:rFonts w:hint="eastAsia"/>
        </w:rPr>
        <w:t xml:space="preserve"> individuals</w:t>
      </w:r>
      <w:r w:rsidRPr="00077E2E">
        <w:t>:</w:t>
      </w:r>
      <w:r w:rsidRPr="00077E2E">
        <w:rPr>
          <w:rFonts w:hint="eastAsia"/>
        </w:rPr>
        <w:t xml:space="preserve"> </w:t>
      </w:r>
      <w:r w:rsidR="00FE1BD3" w:rsidRPr="00077E2E">
        <w:rPr>
          <w:rFonts w:hint="eastAsia"/>
        </w:rPr>
        <w:t xml:space="preserve">1) who underwent peritoneal dialysis, 2) </w:t>
      </w:r>
      <w:r w:rsidR="00FE1BD3" w:rsidRPr="00077E2E">
        <w:t>with a</w:t>
      </w:r>
      <w:r w:rsidR="00FE1BD3" w:rsidRPr="00077E2E">
        <w:rPr>
          <w:rFonts w:hint="eastAsia"/>
        </w:rPr>
        <w:t xml:space="preserve"> diagnosis of atrial fibrillation or atrial flutter; and 3) without </w:t>
      </w:r>
      <w:r w:rsidR="00CA145D">
        <w:t>a</w:t>
      </w:r>
      <w:r w:rsidR="00FE1BD3" w:rsidRPr="00077E2E">
        <w:rPr>
          <w:rFonts w:hint="eastAsia"/>
        </w:rPr>
        <w:t xml:space="preserve"> history </w:t>
      </w:r>
      <w:r w:rsidR="00CA145D">
        <w:t>of stroke</w:t>
      </w:r>
      <w:del w:id="7" w:author="Min Fan" w:date="2025-06-09T19:17:00Z" w16du:dateUtc="2025-06-09T11:17:00Z">
        <w:r w:rsidR="00CA145D" w:rsidDel="005A7A76">
          <w:delText xml:space="preserve"> </w:delText>
        </w:r>
        <w:r w:rsidR="00FE1BD3" w:rsidRPr="00077E2E" w:rsidDel="005A7A76">
          <w:rPr>
            <w:rFonts w:hint="eastAsia"/>
          </w:rPr>
          <w:delText>at each month</w:delText>
        </w:r>
      </w:del>
      <w:r w:rsidR="00FE1BD3" w:rsidRPr="00077E2E">
        <w:rPr>
          <w:rFonts w:hint="eastAsia"/>
        </w:rPr>
        <w:t>.</w:t>
      </w:r>
      <w:r w:rsidRPr="00077E2E">
        <w:rPr>
          <w:rFonts w:hint="eastAsia"/>
        </w:rPr>
        <w:t xml:space="preserve"> From</w:t>
      </w:r>
      <w:r w:rsidR="00125EB7">
        <w:t xml:space="preserve"> Jan</w:t>
      </w:r>
      <w:r w:rsidRPr="00077E2E">
        <w:rPr>
          <w:rFonts w:hint="eastAsia"/>
        </w:rPr>
        <w:t xml:space="preserve"> 2007 to </w:t>
      </w:r>
      <w:r w:rsidR="00125EB7">
        <w:t xml:space="preserve">Dec </w:t>
      </w:r>
      <w:r w:rsidRPr="00077E2E">
        <w:rPr>
          <w:rFonts w:hint="eastAsia"/>
        </w:rPr>
        <w:t>2022,</w:t>
      </w:r>
      <w:r w:rsidR="00FE1BD3" w:rsidRPr="00077E2E">
        <w:rPr>
          <w:rFonts w:hint="eastAsia"/>
        </w:rPr>
        <w:t xml:space="preserve"> </w:t>
      </w:r>
      <w:r w:rsidRPr="00077E2E">
        <w:rPr>
          <w:rFonts w:hint="eastAsia"/>
        </w:rPr>
        <w:t>a</w:t>
      </w:r>
      <w:r w:rsidR="00FE1BD3" w:rsidRPr="00077E2E">
        <w:rPr>
          <w:rFonts w:hint="eastAsia"/>
        </w:rPr>
        <w:t xml:space="preserve"> total of 191</w:t>
      </w:r>
      <w:r w:rsidR="00670816" w:rsidRPr="00077E2E">
        <w:rPr>
          <w:rFonts w:hint="eastAsia"/>
        </w:rPr>
        <w:t xml:space="preserve"> sequential trials </w:t>
      </w:r>
      <w:r w:rsidR="00FE1BD3" w:rsidRPr="00077E2E">
        <w:rPr>
          <w:rFonts w:hint="eastAsia"/>
        </w:rPr>
        <w:t>were conducted</w:t>
      </w:r>
      <w:r w:rsidRPr="00077E2E">
        <w:rPr>
          <w:rFonts w:hint="eastAsia"/>
        </w:rPr>
        <w:t xml:space="preserve">, </w:t>
      </w:r>
      <w:r w:rsidRPr="00077E2E">
        <w:t>each representing a monthly eligibility assessment window</w:t>
      </w:r>
      <w:r w:rsidR="00FE1BD3" w:rsidRPr="00077E2E">
        <w:rPr>
          <w:rFonts w:hint="eastAsia"/>
        </w:rPr>
        <w:t xml:space="preserve">. </w:t>
      </w:r>
      <w:r w:rsidR="00EA6DEE" w:rsidRPr="00077E2E">
        <w:t xml:space="preserve">Treatment assignment was determined by OAC initiation within one month preceding each </w:t>
      </w:r>
      <w:r w:rsidR="00EA6DEE" w:rsidRPr="00077E2E">
        <w:rPr>
          <w:rFonts w:hint="eastAsia"/>
        </w:rPr>
        <w:t>trial</w:t>
      </w:r>
      <w:r w:rsidR="00EA6DEE" w:rsidRPr="00077E2E">
        <w:t>.</w:t>
      </w:r>
      <w:r w:rsidR="00EA6DEE" w:rsidRPr="00077E2E">
        <w:rPr>
          <w:rFonts w:hint="eastAsia"/>
        </w:rPr>
        <w:t xml:space="preserve"> Those who had oral anticoagulants </w:t>
      </w:r>
      <w:r w:rsidR="00EA6DEE" w:rsidRPr="00077E2E">
        <w:t>with</w:t>
      </w:r>
      <w:r w:rsidR="00EA6DEE" w:rsidRPr="00077E2E">
        <w:rPr>
          <w:rFonts w:hint="eastAsia"/>
        </w:rPr>
        <w:t xml:space="preserve">in one month before the index date were considered as </w:t>
      </w:r>
      <w:r w:rsidR="00CA145D">
        <w:t>initiators</w:t>
      </w:r>
      <w:r w:rsidR="00EA6DEE" w:rsidRPr="00077E2E">
        <w:rPr>
          <w:rFonts w:hint="eastAsia"/>
        </w:rPr>
        <w:t>, while the others were treated as non</w:t>
      </w:r>
      <w:r w:rsidR="00EA6DEE" w:rsidRPr="00077E2E">
        <w:t>-</w:t>
      </w:r>
      <w:r w:rsidR="00CA145D">
        <w:t>initiators</w:t>
      </w:r>
      <w:r w:rsidR="00EA6DEE" w:rsidRPr="00077E2E">
        <w:rPr>
          <w:rFonts w:hint="eastAsia"/>
        </w:rPr>
        <w:t xml:space="preserve">. And those </w:t>
      </w:r>
      <w:r w:rsidR="00CA145D" w:rsidRPr="00077E2E">
        <w:rPr>
          <w:rFonts w:hint="eastAsia"/>
        </w:rPr>
        <w:t>non</w:t>
      </w:r>
      <w:r w:rsidR="00CA145D" w:rsidRPr="00077E2E">
        <w:t>-</w:t>
      </w:r>
      <w:r w:rsidR="00CA145D">
        <w:t>initiators</w:t>
      </w:r>
      <w:r w:rsidR="00EA6DEE" w:rsidRPr="00077E2E">
        <w:rPr>
          <w:rFonts w:hint="eastAsia"/>
        </w:rPr>
        <w:t xml:space="preserve"> in each trial will be </w:t>
      </w:r>
      <w:r w:rsidR="00EA6DEE" w:rsidRPr="00077E2E">
        <w:t>eligible</w:t>
      </w:r>
      <w:r w:rsidR="00EA6DEE" w:rsidRPr="00077E2E">
        <w:rPr>
          <w:rFonts w:hint="eastAsia"/>
        </w:rPr>
        <w:t xml:space="preserve"> </w:t>
      </w:r>
      <w:r w:rsidR="00EA6DEE" w:rsidRPr="00077E2E">
        <w:t>for</w:t>
      </w:r>
      <w:r w:rsidR="00EA6DEE" w:rsidRPr="00077E2E">
        <w:rPr>
          <w:rFonts w:hint="eastAsia"/>
        </w:rPr>
        <w:t xml:space="preserve"> the </w:t>
      </w:r>
      <w:r w:rsidR="00EA6DEE" w:rsidRPr="00077E2E">
        <w:t xml:space="preserve">subsequent </w:t>
      </w:r>
      <w:r w:rsidR="00EA6DEE" w:rsidRPr="00077E2E">
        <w:rPr>
          <w:rFonts w:hint="eastAsia"/>
        </w:rPr>
        <w:t>trial</w:t>
      </w:r>
      <w:r w:rsidR="00CA145D">
        <w:t>s</w:t>
      </w:r>
      <w:r w:rsidR="00EA6DEE" w:rsidRPr="00077E2E">
        <w:rPr>
          <w:rFonts w:hint="eastAsia"/>
        </w:rPr>
        <w:t>.</w:t>
      </w:r>
      <w:r w:rsidR="00125EB7">
        <w:t xml:space="preserve"> Individuals were followed up from </w:t>
      </w:r>
      <w:r w:rsidR="00125EB7" w:rsidRPr="00125EB7">
        <w:t xml:space="preserve">each index </w:t>
      </w:r>
      <w:del w:id="8" w:author="Min Fan" w:date="2025-06-09T19:17:00Z" w16du:dateUtc="2025-06-09T11:17:00Z">
        <w:r w:rsidR="00125EB7" w:rsidRPr="00125EB7" w:rsidDel="00C14588">
          <w:delText xml:space="preserve">date </w:delText>
        </w:r>
      </w:del>
      <w:ins w:id="9" w:author="Min Fan" w:date="2025-06-09T19:17:00Z" w16du:dateUtc="2025-06-09T11:17:00Z">
        <w:r w:rsidR="00C14588">
          <w:rPr>
            <w:rFonts w:eastAsia="DengXian" w:hint="eastAsia"/>
            <w:lang w:eastAsia="zh-CN"/>
          </w:rPr>
          <w:t>month</w:t>
        </w:r>
        <w:r w:rsidR="00C14588" w:rsidRPr="00125EB7">
          <w:t xml:space="preserve"> </w:t>
        </w:r>
      </w:ins>
      <w:r w:rsidR="00125EB7">
        <w:t xml:space="preserve">until </w:t>
      </w:r>
      <w:r w:rsidR="00125EB7" w:rsidRPr="00125EB7">
        <w:t>death</w:t>
      </w:r>
      <w:r w:rsidR="00125EB7">
        <w:t>,</w:t>
      </w:r>
      <w:r w:rsidR="00125EB7" w:rsidRPr="00125EB7">
        <w:t xml:space="preserve"> transplant, the end of 2022, or 3</w:t>
      </w:r>
      <w:r w:rsidR="00125EB7">
        <w:t xml:space="preserve"> </w:t>
      </w:r>
      <w:r w:rsidR="00125EB7" w:rsidRPr="00125EB7">
        <w:t xml:space="preserve">years after </w:t>
      </w:r>
      <w:r w:rsidR="00125EB7">
        <w:t xml:space="preserve">the </w:t>
      </w:r>
      <w:r w:rsidR="00125EB7" w:rsidRPr="00125EB7">
        <w:t xml:space="preserve">index </w:t>
      </w:r>
      <w:del w:id="10" w:author="Min Fan" w:date="2025-06-09T19:17:00Z" w16du:dateUtc="2025-06-09T11:17:00Z">
        <w:r w:rsidR="00125EB7" w:rsidRPr="00125EB7" w:rsidDel="00C14588">
          <w:delText>date</w:delText>
        </w:r>
      </w:del>
      <w:ins w:id="11" w:author="Min Fan" w:date="2025-06-09T19:17:00Z" w16du:dateUtc="2025-06-09T11:17:00Z">
        <w:r w:rsidR="00C14588">
          <w:rPr>
            <w:rFonts w:eastAsia="DengXian" w:hint="eastAsia"/>
            <w:lang w:eastAsia="zh-CN"/>
          </w:rPr>
          <w:t>month</w:t>
        </w:r>
      </w:ins>
      <w:r w:rsidR="00125EB7" w:rsidRPr="00125EB7">
        <w:t>, whichever occur</w:t>
      </w:r>
      <w:r w:rsidR="00125EB7">
        <w:t>red</w:t>
      </w:r>
      <w:r w:rsidR="00125EB7" w:rsidRPr="00125EB7">
        <w:t xml:space="preserve"> first.</w:t>
      </w:r>
      <w:ins w:id="12" w:author="Min Fan" w:date="2025-06-09T19:08:00Z" w16du:dateUtc="2025-06-09T11:08:00Z">
        <w:r w:rsidR="0015219A">
          <w:rPr>
            <w:rFonts w:eastAsia="DengXian" w:hint="eastAsia"/>
            <w:lang w:eastAsia="zh-CN"/>
          </w:rPr>
          <w:t xml:space="preserve"> The detailed illustration of the </w:t>
        </w:r>
        <w:r w:rsidR="0015219A">
          <w:rPr>
            <w:rFonts w:eastAsia="DengXian"/>
            <w:lang w:eastAsia="zh-CN"/>
          </w:rPr>
          <w:t>design</w:t>
        </w:r>
        <w:r w:rsidR="0015219A">
          <w:rPr>
            <w:rFonts w:eastAsia="DengXian" w:hint="eastAsia"/>
            <w:lang w:eastAsia="zh-CN"/>
          </w:rPr>
          <w:t xml:space="preserve"> was shown in Figure 1. </w:t>
        </w:r>
      </w:ins>
    </w:p>
    <w:p w14:paraId="33E45B0D" w14:textId="218E3494" w:rsidR="00EC0DF1" w:rsidRPr="00077E2E" w:rsidRDefault="00670816" w:rsidP="0015219A">
      <w:pPr>
        <w:pStyle w:val="MDPI51figurecaption"/>
        <w:pPrChange w:id="13" w:author="Min Fan" w:date="2025-06-09T19:09:00Z" w16du:dateUtc="2025-06-09T11:09:00Z">
          <w:pPr/>
        </w:pPrChange>
      </w:pPr>
      <w:r w:rsidRPr="00077E2E">
        <w:rPr>
          <w:rFonts w:hint="eastAsia"/>
        </w:rPr>
        <w:t xml:space="preserve">Figure 1. </w:t>
      </w:r>
      <w:r w:rsidR="00EC0DF1" w:rsidRPr="00077E2E">
        <w:rPr>
          <w:rFonts w:hint="eastAsia"/>
        </w:rPr>
        <w:t>Sequential trial design for</w:t>
      </w:r>
      <w:r w:rsidRPr="00077E2E">
        <w:rPr>
          <w:rFonts w:hint="eastAsia"/>
        </w:rPr>
        <w:t xml:space="preserve"> emulating a</w:t>
      </w:r>
      <w:r w:rsidR="00EC0DF1" w:rsidRPr="00077E2E">
        <w:rPr>
          <w:rFonts w:hint="eastAsia"/>
        </w:rPr>
        <w:t xml:space="preserve"> target trial on the </w:t>
      </w:r>
      <w:r w:rsidRPr="00077E2E">
        <w:rPr>
          <w:rFonts w:hint="eastAsia"/>
        </w:rPr>
        <w:t xml:space="preserve">impact of oral anticoagulants on incident stroke on individuals </w:t>
      </w:r>
      <w:r w:rsidR="00CA145D">
        <w:t>undergoing</w:t>
      </w:r>
      <w:r w:rsidRPr="00077E2E">
        <w:rPr>
          <w:rFonts w:hint="eastAsia"/>
        </w:rPr>
        <w:t xml:space="preserve"> </w:t>
      </w:r>
      <w:r w:rsidRPr="00077E2E">
        <w:t>peritoneal dialysis</w:t>
      </w:r>
    </w:p>
    <w:p w14:paraId="4C48EDA5" w14:textId="174A9DCA" w:rsidR="00EC0DF1" w:rsidRPr="00077E2E" w:rsidRDefault="00EC0DF1" w:rsidP="00077E2E">
      <w:r w:rsidRPr="00077E2E">
        <w:rPr>
          <w:noProof/>
        </w:rPr>
        <w:drawing>
          <wp:inline distT="0" distB="0" distL="0" distR="0" wp14:anchorId="0FA3E200" wp14:editId="2FFF8393">
            <wp:extent cx="5731510" cy="3520440"/>
            <wp:effectExtent l="0" t="0" r="2540" b="381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520440"/>
                    </a:xfrm>
                    <a:prstGeom prst="rect">
                      <a:avLst/>
                    </a:prstGeom>
                    <a:noFill/>
                    <a:ln>
                      <a:noFill/>
                    </a:ln>
                  </pic:spPr>
                </pic:pic>
              </a:graphicData>
            </a:graphic>
          </wp:inline>
        </w:drawing>
      </w:r>
    </w:p>
    <w:p w14:paraId="5E099B76" w14:textId="5632FC88" w:rsidR="002713CB" w:rsidRPr="00CA145D" w:rsidRDefault="002713CB" w:rsidP="0015219A">
      <w:pPr>
        <w:pStyle w:val="MDPI22heading2"/>
        <w:pPrChange w:id="14" w:author="Min Fan" w:date="2025-06-09T19:09:00Z" w16du:dateUtc="2025-06-09T11:09:00Z">
          <w:pPr/>
        </w:pPrChange>
      </w:pPr>
      <w:r w:rsidRPr="00CA145D">
        <w:rPr>
          <w:rFonts w:hint="eastAsia"/>
        </w:rPr>
        <w:t>Data source</w:t>
      </w:r>
    </w:p>
    <w:p w14:paraId="6944187C" w14:textId="77777777" w:rsidR="00125EB7" w:rsidRDefault="0030668C" w:rsidP="0015219A">
      <w:pPr>
        <w:pStyle w:val="MDPI32textnoindent"/>
        <w:pPrChange w:id="15" w:author="Min Fan" w:date="2025-06-09T19:09:00Z" w16du:dateUtc="2025-06-09T11:09:00Z">
          <w:pPr/>
        </w:pPrChange>
      </w:pPr>
      <w:r w:rsidRPr="0030668C">
        <w:t xml:space="preserve">The Clinical Data Analysis and Reporting System </w:t>
      </w:r>
      <w:r>
        <w:t xml:space="preserve">(CDARS) </w:t>
      </w:r>
      <w:r w:rsidRPr="0030668C">
        <w:t xml:space="preserve">is an electronic clinical database managed by the Hospital Authority (HA). More than seven million Hong Kong citizens have access to public healthcare services provided by HA. The CDARS stores records of demographic characteristics and clinical </w:t>
      </w:r>
      <w:r>
        <w:rPr>
          <w:kern w:val="0"/>
          <w14:ligatures w14:val="none"/>
        </w:rPr>
        <w:t>information, including clinical diagnoses, prescription details, laboratory tests, accident and emergency, inpatient, and outpatient visits,</w:t>
      </w:r>
      <w:r w:rsidRPr="0030668C">
        <w:t xml:space="preserve"> since 1995. In the CDARS, the patient records are </w:t>
      </w:r>
      <w:r w:rsidR="00125EB7">
        <w:rPr>
          <w:kern w:val="0"/>
          <w14:ligatures w14:val="none"/>
        </w:rPr>
        <w:t>anonymised, so that the patient's</w:t>
      </w:r>
      <w:r w:rsidRPr="0030668C">
        <w:t xml:space="preserve"> name and Hong Kong identification card number </w:t>
      </w:r>
      <w:r w:rsidR="00125EB7">
        <w:t>are not</w:t>
      </w:r>
      <w:r w:rsidRPr="0030668C">
        <w:t xml:space="preserve"> used. A unique patient reference number is generated for each patient to link all data sources and facilitate the </w:t>
      </w:r>
      <w:r w:rsidR="00125EB7">
        <w:t>retrieval</w:t>
      </w:r>
      <w:r w:rsidRPr="0030668C">
        <w:t xml:space="preserve"> of data. </w:t>
      </w:r>
    </w:p>
    <w:p w14:paraId="3BD623DC" w14:textId="746C4C46" w:rsidR="002713CB" w:rsidRPr="00125EB7" w:rsidRDefault="002713CB" w:rsidP="0015219A">
      <w:pPr>
        <w:pStyle w:val="MDPI22heading2"/>
        <w:pPrChange w:id="16" w:author="Min Fan" w:date="2025-06-09T19:09:00Z" w16du:dateUtc="2025-06-09T11:09:00Z">
          <w:pPr/>
        </w:pPrChange>
      </w:pPr>
      <w:r w:rsidRPr="00125EB7">
        <w:rPr>
          <w:rFonts w:hint="eastAsia"/>
        </w:rPr>
        <w:lastRenderedPageBreak/>
        <w:t>Propensity score matching</w:t>
      </w:r>
    </w:p>
    <w:p w14:paraId="27636A73" w14:textId="59524BD7" w:rsidR="002713CB" w:rsidRPr="00077E2E" w:rsidRDefault="00DE663F" w:rsidP="0015219A">
      <w:pPr>
        <w:pStyle w:val="MDPI32textnoindent"/>
        <w:pPrChange w:id="17" w:author="Min Fan" w:date="2025-06-09T19:09:00Z" w16du:dateUtc="2025-06-09T11:09:00Z">
          <w:pPr/>
        </w:pPrChange>
      </w:pPr>
      <w:r w:rsidRPr="00077E2E">
        <w:t>Within each monthly trial, we performed 1:</w:t>
      </w:r>
      <w:r w:rsidR="00C6788D" w:rsidRPr="00077E2E">
        <w:rPr>
          <w:rFonts w:hint="eastAsia"/>
        </w:rPr>
        <w:t>10</w:t>
      </w:r>
      <w:r w:rsidRPr="00077E2E">
        <w:t xml:space="preserve"> nearest-neighbo</w:t>
      </w:r>
      <w:r w:rsidR="00125EB7">
        <w:t>u</w:t>
      </w:r>
      <w:r w:rsidRPr="00077E2E">
        <w:t>r matching with</w:t>
      </w:r>
      <w:r w:rsidRPr="00077E2E">
        <w:rPr>
          <w:rFonts w:hint="eastAsia"/>
        </w:rPr>
        <w:t>out</w:t>
      </w:r>
      <w:r w:rsidRPr="00077E2E">
        <w:t xml:space="preserve"> replacement to balance baseline covariates between OAC initiators and non-</w:t>
      </w:r>
      <w:r w:rsidR="00125EB7">
        <w:t>initiators</w:t>
      </w:r>
      <w:r w:rsidRPr="00077E2E">
        <w:t>. The propensity score model incorporated:</w:t>
      </w:r>
      <w:r w:rsidRPr="00077E2E">
        <w:rPr>
          <w:rFonts w:hint="eastAsia"/>
        </w:rPr>
        <w:t xml:space="preserve"> 1) </w:t>
      </w:r>
      <w:r w:rsidR="00125EB7">
        <w:t>d</w:t>
      </w:r>
      <w:r w:rsidRPr="00077E2E">
        <w:t>emographic variables (age</w:t>
      </w:r>
      <w:r w:rsidRPr="00077E2E">
        <w:rPr>
          <w:rFonts w:hint="eastAsia"/>
        </w:rPr>
        <w:t xml:space="preserve"> at index </w:t>
      </w:r>
      <w:del w:id="18" w:author="Min Fan" w:date="2025-06-09T19:18:00Z" w16du:dateUtc="2025-06-09T11:18:00Z">
        <w:r w:rsidRPr="00077E2E" w:rsidDel="00FF225A">
          <w:rPr>
            <w:rFonts w:hint="eastAsia"/>
          </w:rPr>
          <w:delText xml:space="preserve">date </w:delText>
        </w:r>
      </w:del>
      <w:ins w:id="19" w:author="Min Fan" w:date="2025-06-09T19:18:00Z" w16du:dateUtc="2025-06-09T11:18:00Z">
        <w:r w:rsidR="00FF225A">
          <w:rPr>
            <w:rFonts w:eastAsia="DengXian" w:hint="eastAsia"/>
            <w:lang w:eastAsia="zh-CN"/>
          </w:rPr>
          <w:t>month</w:t>
        </w:r>
        <w:r w:rsidR="00FF225A" w:rsidRPr="00077E2E">
          <w:rPr>
            <w:rFonts w:hint="eastAsia"/>
          </w:rPr>
          <w:t xml:space="preserve"> </w:t>
        </w:r>
      </w:ins>
      <w:r w:rsidRPr="00077E2E">
        <w:t>an</w:t>
      </w:r>
      <w:r w:rsidRPr="00077E2E">
        <w:rPr>
          <w:rFonts w:hint="eastAsia"/>
        </w:rPr>
        <w:t>d</w:t>
      </w:r>
      <w:r w:rsidRPr="00077E2E">
        <w:t xml:space="preserve"> sex);</w:t>
      </w:r>
      <w:r w:rsidRPr="00077E2E">
        <w:rPr>
          <w:rFonts w:hint="eastAsia"/>
        </w:rPr>
        <w:t xml:space="preserve"> 2)</w:t>
      </w:r>
      <w:r w:rsidR="00125EB7">
        <w:t xml:space="preserve"> c</w:t>
      </w:r>
      <w:r w:rsidRPr="00077E2E">
        <w:t>linical factors (CHA₂DS₂-VASc score</w:t>
      </w:r>
      <w:r w:rsidRPr="00077E2E">
        <w:rPr>
          <w:rFonts w:hint="eastAsia"/>
        </w:rPr>
        <w:t xml:space="preserve"> at index </w:t>
      </w:r>
      <w:del w:id="20" w:author="Min Fan" w:date="2025-06-09T19:18:00Z" w16du:dateUtc="2025-06-09T11:18:00Z">
        <w:r w:rsidRPr="00077E2E" w:rsidDel="00FF225A">
          <w:rPr>
            <w:rFonts w:hint="eastAsia"/>
          </w:rPr>
          <w:delText>date</w:delText>
        </w:r>
      </w:del>
      <w:ins w:id="21" w:author="Min Fan" w:date="2025-06-09T19:18:00Z" w16du:dateUtc="2025-06-09T11:18:00Z">
        <w:r w:rsidR="00FF225A">
          <w:rPr>
            <w:rFonts w:eastAsia="DengXian" w:hint="eastAsia"/>
            <w:lang w:eastAsia="zh-CN"/>
          </w:rPr>
          <w:t>month</w:t>
        </w:r>
      </w:ins>
      <w:r w:rsidRPr="00077E2E">
        <w:t>, time since atrial fibrillation diagnosis</w:t>
      </w:r>
      <w:ins w:id="22" w:author="Min Fan" w:date="2025-06-09T19:18:00Z" w16du:dateUtc="2025-06-09T11:18:00Z">
        <w:r w:rsidR="00FF225A">
          <w:rPr>
            <w:rFonts w:eastAsia="DengXian" w:hint="eastAsia"/>
            <w:lang w:eastAsia="zh-CN"/>
          </w:rPr>
          <w:t xml:space="preserve"> to index month</w:t>
        </w:r>
      </w:ins>
      <w:r w:rsidRPr="00077E2E">
        <w:t>);</w:t>
      </w:r>
      <w:r w:rsidRPr="00077E2E">
        <w:rPr>
          <w:rFonts w:hint="eastAsia"/>
        </w:rPr>
        <w:t xml:space="preserve"> 3) </w:t>
      </w:r>
      <w:r w:rsidR="00125EB7">
        <w:t>c</w:t>
      </w:r>
      <w:r w:rsidRPr="00077E2E">
        <w:t>omorbidities (</w:t>
      </w:r>
      <w:r w:rsidRPr="00077E2E">
        <w:rPr>
          <w:rFonts w:hint="eastAsia"/>
        </w:rPr>
        <w:t>c</w:t>
      </w:r>
      <w:r w:rsidRPr="00077E2E">
        <w:t xml:space="preserve">ongestive </w:t>
      </w:r>
      <w:r w:rsidRPr="00077E2E">
        <w:rPr>
          <w:rFonts w:hint="eastAsia"/>
        </w:rPr>
        <w:t>h</w:t>
      </w:r>
      <w:r w:rsidRPr="00077E2E">
        <w:t xml:space="preserve">eart </w:t>
      </w:r>
      <w:r w:rsidRPr="00077E2E">
        <w:rPr>
          <w:rFonts w:hint="eastAsia"/>
        </w:rPr>
        <w:t>f</w:t>
      </w:r>
      <w:r w:rsidRPr="00077E2E">
        <w:t>ailure</w:t>
      </w:r>
      <w:r w:rsidRPr="00077E2E">
        <w:rPr>
          <w:rFonts w:hint="eastAsia"/>
        </w:rPr>
        <w:t>, m</w:t>
      </w:r>
      <w:r w:rsidRPr="00077E2E">
        <w:t>yocardial infarction</w:t>
      </w:r>
      <w:r w:rsidRPr="00077E2E">
        <w:rPr>
          <w:rFonts w:hint="eastAsia"/>
        </w:rPr>
        <w:t>, p</w:t>
      </w:r>
      <w:r w:rsidRPr="00077E2E">
        <w:t>eripheral vascular disease</w:t>
      </w:r>
      <w:r w:rsidRPr="00077E2E">
        <w:rPr>
          <w:rFonts w:hint="eastAsia"/>
        </w:rPr>
        <w:t>, c</w:t>
      </w:r>
      <w:r w:rsidRPr="00077E2E">
        <w:t>erebrovascular disease</w:t>
      </w:r>
      <w:r w:rsidRPr="00077E2E">
        <w:rPr>
          <w:rFonts w:hint="eastAsia"/>
        </w:rPr>
        <w:t>, c</w:t>
      </w:r>
      <w:r w:rsidRPr="00077E2E">
        <w:t>hronic obstructive pulmonary disease</w:t>
      </w:r>
      <w:r w:rsidRPr="00077E2E">
        <w:rPr>
          <w:rFonts w:hint="eastAsia"/>
        </w:rPr>
        <w:t>, d</w:t>
      </w:r>
      <w:r w:rsidRPr="00077E2E">
        <w:t>ementia</w:t>
      </w:r>
      <w:r w:rsidRPr="00077E2E">
        <w:rPr>
          <w:rFonts w:hint="eastAsia"/>
        </w:rPr>
        <w:t>, p</w:t>
      </w:r>
      <w:r w:rsidRPr="00077E2E">
        <w:t>aralysis</w:t>
      </w:r>
      <w:r w:rsidRPr="00077E2E">
        <w:rPr>
          <w:rFonts w:hint="eastAsia"/>
        </w:rPr>
        <w:t>, d</w:t>
      </w:r>
      <w:r w:rsidRPr="00077E2E">
        <w:t>iabetes</w:t>
      </w:r>
      <w:r w:rsidRPr="00077E2E">
        <w:rPr>
          <w:rFonts w:hint="eastAsia"/>
        </w:rPr>
        <w:t>, m</w:t>
      </w:r>
      <w:r w:rsidRPr="00077E2E">
        <w:t>ild liver disease</w:t>
      </w:r>
      <w:r w:rsidRPr="00077E2E">
        <w:rPr>
          <w:rFonts w:hint="eastAsia"/>
        </w:rPr>
        <w:t>, m</w:t>
      </w:r>
      <w:r w:rsidRPr="00077E2E">
        <w:t>oderate-severe liver disease</w:t>
      </w:r>
      <w:r w:rsidRPr="00077E2E">
        <w:rPr>
          <w:rFonts w:hint="eastAsia"/>
        </w:rPr>
        <w:t>, u</w:t>
      </w:r>
      <w:r w:rsidRPr="00077E2E">
        <w:t>lcers</w:t>
      </w:r>
      <w:r w:rsidRPr="00077E2E">
        <w:rPr>
          <w:rFonts w:hint="eastAsia"/>
        </w:rPr>
        <w:t>, a</w:t>
      </w:r>
      <w:r w:rsidRPr="00077E2E">
        <w:t>sthma</w:t>
      </w:r>
      <w:r w:rsidRPr="00077E2E">
        <w:rPr>
          <w:rFonts w:hint="eastAsia"/>
        </w:rPr>
        <w:t>, r</w:t>
      </w:r>
      <w:r w:rsidRPr="00077E2E">
        <w:t>heumatoid arthritis</w:t>
      </w:r>
      <w:r w:rsidRPr="00077E2E">
        <w:rPr>
          <w:rFonts w:hint="eastAsia"/>
        </w:rPr>
        <w:t>, m</w:t>
      </w:r>
      <w:r w:rsidRPr="00077E2E">
        <w:t>alignancy</w:t>
      </w:r>
      <w:r w:rsidRPr="00077E2E">
        <w:rPr>
          <w:rFonts w:hint="eastAsia"/>
        </w:rPr>
        <w:t>, m</w:t>
      </w:r>
      <w:r w:rsidRPr="00077E2E">
        <w:t>etastatic solid tumour</w:t>
      </w:r>
      <w:r w:rsidRPr="00077E2E">
        <w:rPr>
          <w:rFonts w:hint="eastAsia"/>
        </w:rPr>
        <w:t>, d</w:t>
      </w:r>
      <w:r w:rsidRPr="00077E2E">
        <w:t>iabetes</w:t>
      </w:r>
      <w:r w:rsidRPr="00077E2E">
        <w:rPr>
          <w:rFonts w:hint="eastAsia"/>
        </w:rPr>
        <w:t>, h</w:t>
      </w:r>
      <w:r w:rsidRPr="00077E2E">
        <w:t>ypertension</w:t>
      </w:r>
      <w:r w:rsidRPr="00077E2E">
        <w:rPr>
          <w:rFonts w:hint="eastAsia"/>
        </w:rPr>
        <w:t>, s</w:t>
      </w:r>
      <w:r w:rsidRPr="00077E2E">
        <w:t xml:space="preserve">evere </w:t>
      </w:r>
      <w:r w:rsidRPr="00077E2E">
        <w:rPr>
          <w:rFonts w:hint="eastAsia"/>
        </w:rPr>
        <w:t>c</w:t>
      </w:r>
      <w:r w:rsidRPr="00077E2E">
        <w:t>onstipation);</w:t>
      </w:r>
      <w:r w:rsidRPr="00077E2E">
        <w:rPr>
          <w:rFonts w:hint="eastAsia"/>
        </w:rPr>
        <w:t xml:space="preserve"> </w:t>
      </w:r>
      <w:r w:rsidR="00125EB7">
        <w:t>and 4</w:t>
      </w:r>
      <w:r w:rsidRPr="00077E2E">
        <w:rPr>
          <w:rFonts w:hint="eastAsia"/>
        </w:rPr>
        <w:t xml:space="preserve">) </w:t>
      </w:r>
      <w:r w:rsidR="00125EB7">
        <w:t xml:space="preserve">history of </w:t>
      </w:r>
      <w:r w:rsidRPr="00077E2E">
        <w:rPr>
          <w:rFonts w:hint="eastAsia"/>
        </w:rPr>
        <w:t>a</w:t>
      </w:r>
      <w:r w:rsidRPr="00077E2E">
        <w:t xml:space="preserve">ntiplatelet </w:t>
      </w:r>
      <w:ins w:id="23" w:author="Min Fan" w:date="2025-06-09T19:18:00Z" w16du:dateUtc="2025-06-09T11:18:00Z">
        <w:r w:rsidR="00FF225A">
          <w:rPr>
            <w:rFonts w:eastAsia="DengXian" w:hint="eastAsia"/>
            <w:lang w:eastAsia="zh-CN"/>
          </w:rPr>
          <w:t xml:space="preserve">use </w:t>
        </w:r>
      </w:ins>
      <w:r w:rsidRPr="00077E2E">
        <w:t>before</w:t>
      </w:r>
      <w:r w:rsidRPr="00077E2E">
        <w:rPr>
          <w:rFonts w:hint="eastAsia"/>
        </w:rPr>
        <w:t xml:space="preserve"> index date</w:t>
      </w:r>
      <w:r w:rsidRPr="00077E2E">
        <w:t>.</w:t>
      </w:r>
      <w:r w:rsidRPr="00077E2E">
        <w:rPr>
          <w:rFonts w:hint="eastAsia"/>
        </w:rPr>
        <w:t xml:space="preserve"> </w:t>
      </w:r>
      <w:r w:rsidR="00125EB7">
        <w:t>Non-initiators</w:t>
      </w:r>
      <w:r w:rsidRPr="00077E2E">
        <w:rPr>
          <w:rFonts w:hint="eastAsia"/>
        </w:rPr>
        <w:t xml:space="preserve"> can be matched to more than </w:t>
      </w:r>
      <w:r w:rsidR="00125EB7">
        <w:t>one initiator</w:t>
      </w:r>
      <w:r w:rsidRPr="00077E2E">
        <w:rPr>
          <w:rFonts w:hint="eastAsia"/>
        </w:rPr>
        <w:t xml:space="preserve"> within each trial. </w:t>
      </w:r>
      <w:r w:rsidR="002713CB" w:rsidRPr="00077E2E">
        <w:rPr>
          <w:rFonts w:hint="eastAsia"/>
        </w:rPr>
        <w:t xml:space="preserve">In the intention-to-treat analysis, the </w:t>
      </w:r>
      <w:r w:rsidR="00F65DA4" w:rsidRPr="00077E2E">
        <w:rPr>
          <w:rFonts w:hint="eastAsia"/>
        </w:rPr>
        <w:t>drug swit</w:t>
      </w:r>
      <w:r w:rsidR="00125EB7">
        <w:t>che</w:t>
      </w:r>
      <w:r w:rsidR="00F65DA4" w:rsidRPr="00077E2E">
        <w:rPr>
          <w:rFonts w:hint="eastAsia"/>
        </w:rPr>
        <w:t xml:space="preserve">s will not be censored and </w:t>
      </w:r>
      <w:r w:rsidRPr="00077E2E">
        <w:t>will be kept</w:t>
      </w:r>
      <w:r w:rsidR="00F65DA4" w:rsidRPr="00077E2E">
        <w:rPr>
          <w:rFonts w:hint="eastAsia"/>
        </w:rPr>
        <w:t xml:space="preserve"> in the analysis. </w:t>
      </w:r>
    </w:p>
    <w:p w14:paraId="4D760140" w14:textId="524117B7" w:rsidR="00F65DA4" w:rsidRPr="00125EB7" w:rsidRDefault="00F65DA4" w:rsidP="0015219A">
      <w:pPr>
        <w:pStyle w:val="MDPI22heading2"/>
        <w:pPrChange w:id="24" w:author="Min Fan" w:date="2025-06-09T19:09:00Z" w16du:dateUtc="2025-06-09T11:09:00Z">
          <w:pPr/>
        </w:pPrChange>
      </w:pPr>
      <w:r w:rsidRPr="00125EB7">
        <w:rPr>
          <w:rFonts w:hint="eastAsia"/>
        </w:rPr>
        <w:t>Outcome</w:t>
      </w:r>
      <w:r w:rsidR="009E2D09" w:rsidRPr="00125EB7">
        <w:rPr>
          <w:rFonts w:hint="eastAsia"/>
        </w:rPr>
        <w:t xml:space="preserve"> assessment</w:t>
      </w:r>
    </w:p>
    <w:p w14:paraId="5F0F3051" w14:textId="7F4EF240" w:rsidR="009E2D09" w:rsidRPr="00077E2E" w:rsidRDefault="00B958D7" w:rsidP="0015219A">
      <w:pPr>
        <w:pStyle w:val="MDPI32textnoindent"/>
        <w:pPrChange w:id="25" w:author="Min Fan" w:date="2025-06-09T19:09:00Z" w16du:dateUtc="2025-06-09T11:09:00Z">
          <w:pPr/>
        </w:pPrChange>
      </w:pPr>
      <w:r w:rsidRPr="00077E2E">
        <w:t>The primary</w:t>
      </w:r>
      <w:ins w:id="26" w:author="Min Fan" w:date="2025-06-09T19:05:00Z" w16du:dateUtc="2025-06-09T11:05:00Z">
        <w:r w:rsidR="004B3420">
          <w:rPr>
            <w:rFonts w:eastAsia="DengXian" w:hint="eastAsia"/>
            <w:lang w:eastAsia="zh-CN"/>
          </w:rPr>
          <w:t xml:space="preserve"> </w:t>
        </w:r>
      </w:ins>
      <w:del w:id="27" w:author="Min Fan" w:date="2025-06-09T19:05:00Z" w16du:dateUtc="2025-06-09T11:05:00Z">
        <w:r w:rsidRPr="00077E2E" w:rsidDel="00AB53D5">
          <w:delText xml:space="preserve"> </w:delText>
        </w:r>
      </w:del>
      <w:r w:rsidRPr="00077E2E">
        <w:t>outcome</w:t>
      </w:r>
      <w:ins w:id="28" w:author="Min Fan" w:date="2025-06-09T19:05:00Z" w16du:dateUtc="2025-06-09T11:05:00Z">
        <w:r w:rsidR="00AB53D5">
          <w:rPr>
            <w:rFonts w:eastAsia="DengXian" w:hint="eastAsia"/>
            <w:lang w:eastAsia="zh-CN"/>
          </w:rPr>
          <w:t xml:space="preserve">, evaluating the </w:t>
        </w:r>
        <w:r w:rsidR="00AB53D5">
          <w:rPr>
            <w:rFonts w:eastAsia="DengXian" w:hint="eastAsia"/>
            <w:lang w:eastAsia="zh-CN"/>
          </w:rPr>
          <w:t>effectiveness</w:t>
        </w:r>
        <w:r w:rsidR="00AB53D5" w:rsidRPr="00077E2E">
          <w:t xml:space="preserve"> </w:t>
        </w:r>
        <w:r w:rsidR="00AB53D5">
          <w:rPr>
            <w:rFonts w:eastAsia="DengXian" w:hint="eastAsia"/>
            <w:lang w:eastAsia="zh-CN"/>
          </w:rPr>
          <w:t>o</w:t>
        </w:r>
      </w:ins>
      <w:ins w:id="29" w:author="Min Fan" w:date="2025-06-09T19:06:00Z" w16du:dateUtc="2025-06-09T11:06:00Z">
        <w:r w:rsidR="00AB53D5">
          <w:rPr>
            <w:rFonts w:eastAsia="DengXian" w:hint="eastAsia"/>
            <w:lang w:eastAsia="zh-CN"/>
          </w:rPr>
          <w:t>f OAC</w:t>
        </w:r>
      </w:ins>
      <w:ins w:id="30" w:author="Min Fan" w:date="2025-06-09T19:05:00Z" w16du:dateUtc="2025-06-09T11:05:00Z">
        <w:r w:rsidR="00AB53D5">
          <w:rPr>
            <w:rFonts w:eastAsia="DengXian" w:hint="eastAsia"/>
            <w:lang w:eastAsia="zh-CN"/>
          </w:rPr>
          <w:t>,</w:t>
        </w:r>
      </w:ins>
      <w:ins w:id="31" w:author="Min Fan" w:date="2025-06-09T19:06:00Z" w16du:dateUtc="2025-06-09T11:06:00Z">
        <w:r w:rsidR="00C47706">
          <w:rPr>
            <w:rFonts w:eastAsia="DengXian" w:hint="eastAsia"/>
            <w:lang w:eastAsia="zh-CN"/>
          </w:rPr>
          <w:t xml:space="preserve"> </w:t>
        </w:r>
      </w:ins>
      <w:del w:id="32" w:author="Min Fan" w:date="2025-06-09T19:05:00Z" w16du:dateUtc="2025-06-09T11:05:00Z">
        <w:r w:rsidRPr="00077E2E" w:rsidDel="00AB53D5">
          <w:delText xml:space="preserve"> </w:delText>
        </w:r>
      </w:del>
      <w:r w:rsidRPr="00077E2E">
        <w:t>was a composite endpoint of ischemic stroke, h</w:t>
      </w:r>
      <w:r w:rsidR="00125EB7">
        <w:t>a</w:t>
      </w:r>
      <w:r w:rsidRPr="00077E2E">
        <w:t>emorrhagic stroke, and all-cause mortality.</w:t>
      </w:r>
      <w:r w:rsidRPr="00077E2E">
        <w:rPr>
          <w:rFonts w:hint="eastAsia"/>
        </w:rPr>
        <w:t xml:space="preserve"> E</w:t>
      </w:r>
      <w:r w:rsidRPr="00077E2E">
        <w:t>ach component of the composite outcome was analy</w:t>
      </w:r>
      <w:r w:rsidR="00125EB7">
        <w:t>s</w:t>
      </w:r>
      <w:r w:rsidRPr="00077E2E">
        <w:t>ed individually in secondary analyses</w:t>
      </w:r>
      <w:r w:rsidR="00125EB7">
        <w:t>.</w:t>
      </w:r>
      <w:r w:rsidRPr="00077E2E">
        <w:t xml:space="preserve"> A</w:t>
      </w:r>
      <w:r w:rsidRPr="00077E2E">
        <w:rPr>
          <w:rFonts w:hint="eastAsia"/>
        </w:rPr>
        <w:t>nother</w:t>
      </w:r>
      <w:r w:rsidRPr="00077E2E">
        <w:t xml:space="preserve"> composite outcome of bleeding </w:t>
      </w:r>
      <w:r w:rsidR="00125EB7">
        <w:rPr>
          <w:kern w:val="0"/>
          <w14:ligatures w14:val="none"/>
        </w:rPr>
        <w:t>events, including haemorrhagic stroke, gastrointestinal bleeding, and other bleeding events, is considered a safety outcome</w:t>
      </w:r>
      <w:r w:rsidRPr="00077E2E">
        <w:rPr>
          <w:rFonts w:hint="eastAsia"/>
        </w:rPr>
        <w:t xml:space="preserve">. </w:t>
      </w:r>
      <w:r w:rsidRPr="00077E2E">
        <w:t>All events were identified through validated ICD-9-CM codes</w:t>
      </w:r>
      <w:r w:rsidRPr="00077E2E">
        <w:rPr>
          <w:rFonts w:hint="eastAsia"/>
        </w:rPr>
        <w:t xml:space="preserve">. The codes used in this </w:t>
      </w:r>
      <w:r w:rsidRPr="00077E2E">
        <w:t>study</w:t>
      </w:r>
      <w:r w:rsidRPr="00077E2E">
        <w:rPr>
          <w:rFonts w:hint="eastAsia"/>
        </w:rPr>
        <w:t xml:space="preserve"> are illustrated in the Supplementary Table 2. </w:t>
      </w:r>
    </w:p>
    <w:p w14:paraId="5552A1C2" w14:textId="01DA30EE" w:rsidR="00FA799F" w:rsidRPr="00077E2E" w:rsidDel="0015219A" w:rsidRDefault="00FA799F" w:rsidP="00077E2E">
      <w:pPr>
        <w:rPr>
          <w:del w:id="33" w:author="Min Fan" w:date="2025-06-09T19:10:00Z" w16du:dateUtc="2025-06-09T11:10:00Z"/>
        </w:rPr>
      </w:pPr>
    </w:p>
    <w:p w14:paraId="59027B61" w14:textId="27991693" w:rsidR="0078056C" w:rsidRPr="00125EB7" w:rsidRDefault="0078056C" w:rsidP="0015219A">
      <w:pPr>
        <w:pStyle w:val="MDPI22heading2"/>
        <w:pPrChange w:id="34" w:author="Min Fan" w:date="2025-06-09T19:09:00Z" w16du:dateUtc="2025-06-09T11:09:00Z">
          <w:pPr/>
        </w:pPrChange>
      </w:pPr>
      <w:r w:rsidRPr="00125EB7">
        <w:rPr>
          <w:rFonts w:hint="eastAsia"/>
        </w:rPr>
        <w:t>S</w:t>
      </w:r>
      <w:r w:rsidRPr="00125EB7">
        <w:t>tatistical analysis</w:t>
      </w:r>
    </w:p>
    <w:p w14:paraId="69C75021" w14:textId="26DF7FAC" w:rsidR="00DE663F" w:rsidRPr="00077E2E" w:rsidRDefault="00567ECA" w:rsidP="0015219A">
      <w:pPr>
        <w:pStyle w:val="MDPI32textnoindent"/>
        <w:pPrChange w:id="35" w:author="Min Fan" w:date="2025-06-09T19:09:00Z" w16du:dateUtc="2025-06-09T11:09:00Z">
          <w:pPr/>
        </w:pPrChange>
      </w:pPr>
      <w:r w:rsidRPr="00077E2E">
        <w:rPr>
          <w:rFonts w:hint="eastAsia"/>
        </w:rPr>
        <w:t>The</w:t>
      </w:r>
      <w:r w:rsidR="008E2F31">
        <w:t xml:space="preserve"> incidence of</w:t>
      </w:r>
      <w:r w:rsidRPr="00077E2E">
        <w:rPr>
          <w:rFonts w:hint="eastAsia"/>
        </w:rPr>
        <w:t xml:space="preserve"> </w:t>
      </w:r>
      <w:r w:rsidR="00DE663F" w:rsidRPr="00077E2E">
        <w:rPr>
          <w:rFonts w:hint="eastAsia"/>
        </w:rPr>
        <w:t xml:space="preserve">events </w:t>
      </w:r>
      <w:r w:rsidR="00DE663F" w:rsidRPr="00077E2E">
        <w:t>w</w:t>
      </w:r>
      <w:r w:rsidR="00B627F1">
        <w:t>as</w:t>
      </w:r>
      <w:r w:rsidR="00DE663F" w:rsidRPr="00077E2E">
        <w:t xml:space="preserve"> estimated </w:t>
      </w:r>
      <w:r w:rsidR="008E2F31">
        <w:t>using discrete hazards (pooled logistic) regression models adjusted for indicators of month of follow-up</w:t>
      </w:r>
      <w:del w:id="36" w:author="Min Fan" w:date="2025-06-09T19:23:00Z" w16du:dateUtc="2025-06-09T11:23:00Z">
        <w:r w:rsidR="008E2F31" w:rsidDel="00ED1835">
          <w:delText xml:space="preserve"> and baseline covariates (age, sex, comorbidities, time from atrial fibrillation to index date)</w:delText>
        </w:r>
      </w:del>
      <w:r w:rsidR="008E2F31">
        <w:t>, a monthly updated time-varying history of antiplatelet use,</w:t>
      </w:r>
      <w:r w:rsidR="00A07E90" w:rsidRPr="00077E2E">
        <w:t xml:space="preserve"> </w:t>
      </w:r>
      <w:r w:rsidR="008E2F31">
        <w:t>and a</w:t>
      </w:r>
      <w:r w:rsidRPr="00077E2E">
        <w:rPr>
          <w:rFonts w:hint="eastAsia"/>
        </w:rPr>
        <w:t xml:space="preserve"> product term between treatment and follow-up time.</w:t>
      </w:r>
      <w:ins w:id="37" w:author="Min Fan" w:date="2025-06-09T19:22:00Z" w16du:dateUtc="2025-06-09T11:22:00Z">
        <w:r w:rsidR="00D64D4F">
          <w:rPr>
            <w:rFonts w:eastAsia="DengXian" w:hint="eastAsia"/>
            <w:lang w:eastAsia="zh-CN"/>
          </w:rPr>
          <w:t xml:space="preserve"> The imbalanced covariates after matching were included for double ro</w:t>
        </w:r>
      </w:ins>
      <w:ins w:id="38" w:author="Min Fan" w:date="2025-06-09T19:23:00Z" w16du:dateUtc="2025-06-09T11:23:00Z">
        <w:r w:rsidR="00D64D4F">
          <w:rPr>
            <w:rFonts w:eastAsia="DengXian" w:hint="eastAsia"/>
            <w:lang w:eastAsia="zh-CN"/>
          </w:rPr>
          <w:t>bust adjustment.</w:t>
        </w:r>
      </w:ins>
      <w:r w:rsidRPr="00077E2E">
        <w:rPr>
          <w:rFonts w:hint="eastAsia"/>
        </w:rPr>
        <w:t xml:space="preserve"> </w:t>
      </w:r>
      <w:r w:rsidR="000D7BA2" w:rsidRPr="00077E2E">
        <w:rPr>
          <w:rFonts w:hint="eastAsia"/>
        </w:rPr>
        <w:t xml:space="preserve">The pooled logistic regression is a flexible </w:t>
      </w:r>
      <w:r w:rsidR="008E2F31">
        <w:t>method for estimating risks that considers time-varying confounders and is free from the proportional hazards</w:t>
      </w:r>
      <w:r w:rsidR="000D7BA2" w:rsidRPr="00077E2E">
        <w:rPr>
          <w:rFonts w:hint="eastAsia"/>
        </w:rPr>
        <w:t xml:space="preserve"> assumption, which has been widely applied in recent decades. </w:t>
      </w:r>
      <w:r w:rsidR="008E2F31">
        <w:t>A</w:t>
      </w:r>
      <w:r w:rsidR="00FA799F" w:rsidRPr="00077E2E">
        <w:rPr>
          <w:rFonts w:hint="eastAsia"/>
        </w:rPr>
        <w:t xml:space="preserve"> </w:t>
      </w:r>
      <w:r w:rsidR="00B958D7" w:rsidRPr="00077E2E">
        <w:rPr>
          <w:rFonts w:hint="eastAsia"/>
        </w:rPr>
        <w:t>n</w:t>
      </w:r>
      <w:r w:rsidR="00A07E90" w:rsidRPr="00077E2E">
        <w:t xml:space="preserve">onparametric bootstrapping with 500 samples </w:t>
      </w:r>
      <w:r w:rsidR="00FA799F" w:rsidRPr="00077E2E">
        <w:rPr>
          <w:rFonts w:hint="eastAsia"/>
        </w:rPr>
        <w:t>wa</w:t>
      </w:r>
      <w:r w:rsidR="00A07E90" w:rsidRPr="00077E2E">
        <w:t xml:space="preserve">s used to construct </w:t>
      </w:r>
      <w:r w:rsidR="00DE663F" w:rsidRPr="00077E2E">
        <w:rPr>
          <w:rFonts w:hint="eastAsia"/>
        </w:rPr>
        <w:t xml:space="preserve">a </w:t>
      </w:r>
      <w:r w:rsidR="00F65DA4" w:rsidRPr="00077E2E">
        <w:rPr>
          <w:rFonts w:hint="eastAsia"/>
        </w:rPr>
        <w:t>95</w:t>
      </w:r>
      <w:r w:rsidR="00FA799F" w:rsidRPr="00077E2E">
        <w:rPr>
          <w:rFonts w:hint="eastAsia"/>
        </w:rPr>
        <w:t>%</w:t>
      </w:r>
      <w:r w:rsidR="00F65DA4" w:rsidRPr="00077E2E">
        <w:rPr>
          <w:rFonts w:hint="eastAsia"/>
        </w:rPr>
        <w:t xml:space="preserve"> confidence interval. </w:t>
      </w:r>
    </w:p>
    <w:p w14:paraId="33B69446" w14:textId="23E142CA" w:rsidR="00F65DA4" w:rsidRPr="00077E2E" w:rsidRDefault="00D33CA0" w:rsidP="0015219A">
      <w:pPr>
        <w:pStyle w:val="MDPI32textnoindent"/>
        <w:pPrChange w:id="39" w:author="Min Fan" w:date="2025-06-09T19:09:00Z" w16du:dateUtc="2025-06-09T11:09:00Z">
          <w:pPr/>
        </w:pPrChange>
      </w:pPr>
      <w:r w:rsidRPr="00077E2E">
        <w:rPr>
          <w:rFonts w:hint="eastAsia"/>
        </w:rPr>
        <w:t>Stratified an</w:t>
      </w:r>
      <w:r w:rsidR="00DE663F" w:rsidRPr="00077E2E">
        <w:t>alyse</w:t>
      </w:r>
      <w:r w:rsidRPr="00077E2E">
        <w:rPr>
          <w:rFonts w:hint="eastAsia"/>
        </w:rPr>
        <w:t xml:space="preserve">s by sex and age (65 as </w:t>
      </w:r>
      <w:r w:rsidR="008E2F31">
        <w:t xml:space="preserve">a </w:t>
      </w:r>
      <w:r w:rsidRPr="00077E2E">
        <w:rPr>
          <w:rFonts w:hint="eastAsia"/>
        </w:rPr>
        <w:t xml:space="preserve">cutoff) were conducted. </w:t>
      </w:r>
      <w:r w:rsidR="000E6EBA" w:rsidRPr="00077E2E">
        <w:rPr>
          <w:rFonts w:hint="eastAsia"/>
        </w:rPr>
        <w:t>Two</w:t>
      </w:r>
      <w:r w:rsidR="00F65DA4" w:rsidRPr="00077E2E">
        <w:rPr>
          <w:rFonts w:hint="eastAsia"/>
        </w:rPr>
        <w:t xml:space="preserve"> sensitivity analyses were </w:t>
      </w:r>
      <w:r w:rsidR="008E2F31">
        <w:t>perform</w:t>
      </w:r>
      <w:r w:rsidR="00F65DA4" w:rsidRPr="00077E2E">
        <w:rPr>
          <w:rFonts w:hint="eastAsia"/>
        </w:rPr>
        <w:t xml:space="preserve">ed to evaluate the robustness of the estimation. First, we </w:t>
      </w:r>
      <w:r w:rsidR="008E2F31">
        <w:t>adjust the matching ratio from 1:10 to 1:4, using the nearest propensity scores within 0.2 standard deviations of the mean,</w:t>
      </w:r>
      <w:r w:rsidR="00F65DA4" w:rsidRPr="00077E2E">
        <w:rPr>
          <w:rFonts w:hint="eastAsia"/>
        </w:rPr>
        <w:t xml:space="preserve"> to reconduct the primary analysis. Second, a five-year </w:t>
      </w:r>
      <w:r w:rsidR="008E2F31">
        <w:t xml:space="preserve">risk was estimated </w:t>
      </w:r>
      <w:r w:rsidR="00F65DA4" w:rsidRPr="00077E2E">
        <w:rPr>
          <w:rFonts w:hint="eastAsia"/>
        </w:rPr>
        <w:t xml:space="preserve">instead of </w:t>
      </w:r>
      <w:r w:rsidR="008E2F31">
        <w:t>a three-year</w:t>
      </w:r>
      <w:r w:rsidR="00F65DA4" w:rsidRPr="00077E2E">
        <w:rPr>
          <w:rFonts w:hint="eastAsia"/>
        </w:rPr>
        <w:t xml:space="preserve"> risk. </w:t>
      </w:r>
    </w:p>
    <w:p w14:paraId="50183F05" w14:textId="77777777" w:rsidR="00E0615E" w:rsidRDefault="00E0615E" w:rsidP="0015219A">
      <w:pPr>
        <w:pStyle w:val="MDPI32textnoindent"/>
        <w:rPr>
          <w:ins w:id="40" w:author="Min Fan" w:date="2025-06-09T18:14:00Z" w16du:dateUtc="2025-06-09T10:14:00Z"/>
          <w:b/>
          <w:bCs/>
        </w:rPr>
        <w:pPrChange w:id="41" w:author="Min Fan" w:date="2025-06-09T19:09:00Z" w16du:dateUtc="2025-06-09T11:09:00Z">
          <w:pPr/>
        </w:pPrChange>
      </w:pPr>
      <w:ins w:id="42" w:author="Min Fan" w:date="2025-06-09T18:14:00Z" w16du:dateUtc="2025-06-09T10:14:00Z">
        <w:r>
          <w:rPr>
            <w:b/>
            <w:bCs/>
          </w:rPr>
          <w:br w:type="page"/>
        </w:r>
      </w:ins>
    </w:p>
    <w:p w14:paraId="6F6E0DEC" w14:textId="10DB8209" w:rsidR="00233E9F" w:rsidRPr="008E2F31" w:rsidRDefault="00233E9F" w:rsidP="008E2F31">
      <w:pPr>
        <w:rPr>
          <w:b/>
          <w:bCs/>
        </w:rPr>
      </w:pPr>
      <w:r w:rsidRPr="008E2F31">
        <w:rPr>
          <w:b/>
          <w:bCs/>
        </w:rPr>
        <w:lastRenderedPageBreak/>
        <w:t>Results</w:t>
      </w:r>
    </w:p>
    <w:p w14:paraId="5466EB02" w14:textId="6B07B57B" w:rsidR="004D2827" w:rsidRPr="008E2F31" w:rsidRDefault="004D2827" w:rsidP="00E0615E">
      <w:pPr>
        <w:pStyle w:val="MDPI22heading2"/>
        <w:pPrChange w:id="43" w:author="Min Fan" w:date="2025-06-09T18:17:00Z" w16du:dateUtc="2025-06-09T10:17:00Z">
          <w:pPr/>
        </w:pPrChange>
      </w:pPr>
      <w:bookmarkStart w:id="44" w:name="_Hlk193287245"/>
      <w:r w:rsidRPr="008E2F31">
        <w:rPr>
          <w:rFonts w:hint="eastAsia"/>
        </w:rPr>
        <w:t>Characteristics of the study population</w:t>
      </w:r>
    </w:p>
    <w:p w14:paraId="2BA320A6" w14:textId="407D31D5" w:rsidR="00A53B73" w:rsidRPr="008E2F31" w:rsidRDefault="00A53B73" w:rsidP="00E0615E">
      <w:pPr>
        <w:pStyle w:val="MDPI32textnoindent"/>
        <w:pPrChange w:id="45" w:author="Min Fan" w:date="2025-06-09T18:14:00Z" w16du:dateUtc="2025-06-09T10:14:00Z">
          <w:pPr/>
        </w:pPrChange>
      </w:pPr>
      <w:r w:rsidRPr="008E2F31">
        <w:t>We identified 311,712 individuals with end-stage renal failure between 2007 and 2022, of whom 8,</w:t>
      </w:r>
      <w:del w:id="46" w:author="Min Fan" w:date="2025-06-09T18:18:00Z" w16du:dateUtc="2025-06-09T10:18:00Z">
        <w:r w:rsidRPr="008E2F31" w:rsidDel="00E0615E">
          <w:delText xml:space="preserve">851 </w:delText>
        </w:r>
      </w:del>
      <w:ins w:id="47" w:author="Min Fan" w:date="2025-06-09T18:18:00Z" w16du:dateUtc="2025-06-09T10:18:00Z">
        <w:r w:rsidR="00E0615E">
          <w:rPr>
            <w:rFonts w:eastAsia="DengXian" w:hint="eastAsia"/>
            <w:lang w:eastAsia="zh-CN"/>
          </w:rPr>
          <w:t>230</w:t>
        </w:r>
        <w:r w:rsidR="00E0615E" w:rsidRPr="008E2F31">
          <w:t xml:space="preserve"> </w:t>
        </w:r>
      </w:ins>
      <w:r w:rsidRPr="008E2F31">
        <w:t xml:space="preserve">met eligibility criteria for emulating a target trial comparing OAC </w:t>
      </w:r>
      <w:r w:rsidR="002E1360">
        <w:t>initiators</w:t>
      </w:r>
      <w:r w:rsidRPr="008E2F31">
        <w:t xml:space="preserve"> versus non-</w:t>
      </w:r>
      <w:r w:rsidR="002E1360">
        <w:t>initiators</w:t>
      </w:r>
      <w:r w:rsidRPr="008E2F31">
        <w:t xml:space="preserve"> in peritoneal dialysis patients with atrial fibrillation</w:t>
      </w:r>
      <w:r w:rsidRPr="008E2F31">
        <w:rPr>
          <w:rFonts w:hint="eastAsia"/>
        </w:rPr>
        <w:t xml:space="preserve"> (</w:t>
      </w:r>
      <w:ins w:id="48" w:author="Min Fan" w:date="2025-06-09T18:19:00Z" w16du:dateUtc="2025-06-09T10:19:00Z">
        <w:r w:rsidR="00E0615E">
          <w:rPr>
            <w:rFonts w:eastAsia="DengXian" w:hint="eastAsia"/>
            <w:lang w:eastAsia="zh-CN"/>
          </w:rPr>
          <w:t xml:space="preserve">Flowchart of inclusion and exclusion </w:t>
        </w:r>
      </w:ins>
      <w:ins w:id="49" w:author="Min Fan" w:date="2025-06-09T19:21:00Z" w16du:dateUtc="2025-06-09T11:21:00Z">
        <w:r w:rsidR="00D64D4F">
          <w:rPr>
            <w:rFonts w:eastAsia="DengXian"/>
            <w:lang w:eastAsia="zh-CN"/>
          </w:rPr>
          <w:t>was</w:t>
        </w:r>
      </w:ins>
      <w:ins w:id="50" w:author="Min Fan" w:date="2025-06-09T18:19:00Z" w16du:dateUtc="2025-06-09T10:19:00Z">
        <w:r w:rsidR="00E0615E">
          <w:rPr>
            <w:rFonts w:eastAsia="DengXian" w:hint="eastAsia"/>
            <w:lang w:eastAsia="zh-CN"/>
          </w:rPr>
          <w:t xml:space="preserve"> shown in </w:t>
        </w:r>
      </w:ins>
      <w:r w:rsidRPr="008E2F31">
        <w:rPr>
          <w:rFonts w:hint="eastAsia"/>
        </w:rPr>
        <w:t xml:space="preserve">Figure </w:t>
      </w:r>
      <w:ins w:id="51" w:author="Min Fan" w:date="2025-06-09T19:02:00Z" w16du:dateUtc="2025-06-09T11:02:00Z">
        <w:r w:rsidR="0013793A">
          <w:rPr>
            <w:rFonts w:eastAsia="DengXian" w:hint="eastAsia"/>
            <w:lang w:eastAsia="zh-CN"/>
          </w:rPr>
          <w:t>2</w:t>
        </w:r>
      </w:ins>
      <w:del w:id="52" w:author="Min Fan" w:date="2025-06-09T18:14:00Z" w16du:dateUtc="2025-06-09T10:14:00Z">
        <w:r w:rsidRPr="008E2F31" w:rsidDel="00E0615E">
          <w:rPr>
            <w:rFonts w:hint="eastAsia"/>
          </w:rPr>
          <w:delText>2</w:delText>
        </w:r>
      </w:del>
      <w:r w:rsidRPr="008E2F31">
        <w:rPr>
          <w:rFonts w:hint="eastAsia"/>
        </w:rPr>
        <w:t xml:space="preserve">). </w:t>
      </w:r>
      <w:r w:rsidRPr="008E2F31">
        <w:t>Among eligible participants, 0.</w:t>
      </w:r>
      <w:del w:id="53" w:author="Min Fan" w:date="2025-06-09T18:20:00Z" w16du:dateUtc="2025-06-09T10:20:00Z">
        <w:r w:rsidRPr="008E2F31" w:rsidDel="00E0615E">
          <w:delText>95</w:delText>
        </w:r>
      </w:del>
      <w:ins w:id="54" w:author="Min Fan" w:date="2025-06-09T18:20:00Z" w16du:dateUtc="2025-06-09T10:20:00Z">
        <w:r w:rsidR="00E0615E" w:rsidRPr="008E2F31">
          <w:t>9</w:t>
        </w:r>
        <w:r w:rsidR="00E0615E">
          <w:rPr>
            <w:rFonts w:eastAsia="DengXian" w:hint="eastAsia"/>
            <w:lang w:eastAsia="zh-CN"/>
          </w:rPr>
          <w:t>8</w:t>
        </w:r>
      </w:ins>
      <w:r w:rsidRPr="008E2F31">
        <w:t>% (</w:t>
      </w:r>
      <w:del w:id="55" w:author="Min Fan" w:date="2025-06-09T18:19:00Z" w16du:dateUtc="2025-06-09T10:19:00Z">
        <w:r w:rsidRPr="008E2F31" w:rsidDel="00E0615E">
          <w:delText>84</w:delText>
        </w:r>
      </w:del>
      <w:ins w:id="56" w:author="Min Fan" w:date="2025-06-09T18:19:00Z" w16du:dateUtc="2025-06-09T10:19:00Z">
        <w:r w:rsidR="00E0615E" w:rsidRPr="008E2F31">
          <w:t>8</w:t>
        </w:r>
        <w:r w:rsidR="00E0615E">
          <w:rPr>
            <w:rFonts w:eastAsia="DengXian" w:hint="eastAsia"/>
            <w:lang w:eastAsia="zh-CN"/>
          </w:rPr>
          <w:t>1</w:t>
        </w:r>
      </w:ins>
      <w:r w:rsidRPr="008E2F31">
        <w:t>/8,</w:t>
      </w:r>
      <w:del w:id="57" w:author="Min Fan" w:date="2025-06-09T18:19:00Z" w16du:dateUtc="2025-06-09T10:19:00Z">
        <w:r w:rsidRPr="008E2F31" w:rsidDel="00E0615E">
          <w:delText>851</w:delText>
        </w:r>
      </w:del>
      <w:ins w:id="58" w:author="Min Fan" w:date="2025-06-09T18:19:00Z" w16du:dateUtc="2025-06-09T10:19:00Z">
        <w:r w:rsidR="00E0615E">
          <w:rPr>
            <w:rFonts w:eastAsia="DengXian" w:hint="eastAsia"/>
            <w:lang w:eastAsia="zh-CN"/>
          </w:rPr>
          <w:t>230</w:t>
        </w:r>
      </w:ins>
      <w:r w:rsidRPr="008E2F31">
        <w:t xml:space="preserve">) were classified as OAC initiators. </w:t>
      </w:r>
      <w:ins w:id="59" w:author="Min Fan" w:date="2025-06-09T18:30:00Z" w16du:dateUtc="2025-06-09T10:30:00Z">
        <w:r w:rsidR="00E0615E">
          <w:rPr>
            <w:rFonts w:eastAsia="DengXian" w:hint="eastAsia"/>
            <w:lang w:eastAsia="zh-CN"/>
          </w:rPr>
          <w:t>Patients</w:t>
        </w:r>
        <w:r w:rsidR="00E0615E">
          <w:rPr>
            <w:rFonts w:eastAsia="DengXian"/>
            <w:lang w:eastAsia="zh-CN"/>
          </w:rPr>
          <w:t>’</w:t>
        </w:r>
        <w:r w:rsidR="00E0615E">
          <w:rPr>
            <w:rFonts w:eastAsia="DengXian" w:hint="eastAsia"/>
            <w:lang w:eastAsia="zh-CN"/>
          </w:rPr>
          <w:t xml:space="preserve"> demographics</w:t>
        </w:r>
        <w:r w:rsidR="00E0615E">
          <w:rPr>
            <w:rFonts w:eastAsia="DengXian" w:hint="eastAsia"/>
            <w:lang w:eastAsia="zh-CN"/>
          </w:rPr>
          <w:t xml:space="preserve"> and</w:t>
        </w:r>
        <w:r w:rsidR="00E0615E">
          <w:rPr>
            <w:rFonts w:eastAsia="DengXian" w:hint="eastAsia"/>
            <w:lang w:eastAsia="zh-CN"/>
          </w:rPr>
          <w:t xml:space="preserve"> </w:t>
        </w:r>
        <w:r w:rsidR="00E0615E">
          <w:rPr>
            <w:rFonts w:eastAsia="DengXian"/>
            <w:lang w:eastAsia="zh-CN"/>
          </w:rPr>
          <w:t>comorbidities</w:t>
        </w:r>
        <w:r w:rsidR="00E0615E">
          <w:rPr>
            <w:rFonts w:eastAsia="DengXian" w:hint="eastAsia"/>
            <w:lang w:eastAsia="zh-CN"/>
          </w:rPr>
          <w:t xml:space="preserve"> </w:t>
        </w:r>
        <w:r w:rsidR="00E0615E">
          <w:rPr>
            <w:rFonts w:eastAsia="DengXian" w:hint="eastAsia"/>
            <w:lang w:eastAsia="zh-CN"/>
          </w:rPr>
          <w:t xml:space="preserve">at </w:t>
        </w:r>
        <w:r w:rsidR="00E0615E">
          <w:rPr>
            <w:rFonts w:eastAsia="DengXian" w:hint="eastAsia"/>
            <w:lang w:eastAsia="zh-CN"/>
          </w:rPr>
          <w:t xml:space="preserve">baseline were </w:t>
        </w:r>
        <w:r w:rsidR="00E0615E">
          <w:rPr>
            <w:rFonts w:eastAsia="DengXian" w:hint="eastAsia"/>
            <w:lang w:eastAsia="zh-CN"/>
          </w:rPr>
          <w:t>shown</w:t>
        </w:r>
        <w:r w:rsidR="00E0615E">
          <w:rPr>
            <w:rFonts w:eastAsia="DengXian" w:hint="eastAsia"/>
            <w:lang w:eastAsia="zh-CN"/>
          </w:rPr>
          <w:t xml:space="preserve"> in Table 1</w:t>
        </w:r>
      </w:ins>
      <w:ins w:id="60" w:author="Min Fan" w:date="2025-06-09T19:21:00Z" w16du:dateUtc="2025-06-09T11:21:00Z">
        <w:r w:rsidR="00D64D4F">
          <w:rPr>
            <w:rFonts w:eastAsia="DengXian" w:hint="eastAsia"/>
            <w:lang w:eastAsia="zh-CN"/>
          </w:rPr>
          <w:t>,</w:t>
        </w:r>
      </w:ins>
      <w:ins w:id="61" w:author="Min Fan" w:date="2025-06-09T18:30:00Z" w16du:dateUtc="2025-06-09T10:30:00Z">
        <w:r w:rsidR="00E0615E">
          <w:rPr>
            <w:rFonts w:eastAsia="DengXian" w:hint="eastAsia"/>
            <w:lang w:eastAsia="zh-CN"/>
          </w:rPr>
          <w:t xml:space="preserve"> and</w:t>
        </w:r>
        <w:r w:rsidR="00E0615E">
          <w:rPr>
            <w:rFonts w:eastAsia="DengXian" w:hint="eastAsia"/>
            <w:lang w:eastAsia="zh-CN"/>
          </w:rPr>
          <w:t xml:space="preserve"> </w:t>
        </w:r>
      </w:ins>
      <w:ins w:id="62" w:author="Min Fan" w:date="2025-06-09T18:31:00Z" w16du:dateUtc="2025-06-09T10:31:00Z">
        <w:r w:rsidR="00E0615E">
          <w:rPr>
            <w:rFonts w:eastAsia="DengXian" w:hint="eastAsia"/>
            <w:lang w:eastAsia="zh-CN"/>
          </w:rPr>
          <w:t xml:space="preserve">some </w:t>
        </w:r>
      </w:ins>
      <w:del w:id="63" w:author="Min Fan" w:date="2025-06-09T18:30:00Z" w16du:dateUtc="2025-06-09T10:30:00Z">
        <w:r w:rsidRPr="008E2F31" w:rsidDel="00E0615E">
          <w:delText>Baseline i</w:delText>
        </w:r>
      </w:del>
      <w:ins w:id="64" w:author="Min Fan" w:date="2025-06-09T18:30:00Z" w16du:dateUtc="2025-06-09T10:30:00Z">
        <w:r w:rsidR="00E0615E">
          <w:rPr>
            <w:rFonts w:eastAsia="DengXian" w:hint="eastAsia"/>
            <w:lang w:eastAsia="zh-CN"/>
          </w:rPr>
          <w:t>i</w:t>
        </w:r>
      </w:ins>
      <w:r w:rsidRPr="008E2F31">
        <w:t xml:space="preserve">mbalances were </w:t>
      </w:r>
      <w:del w:id="65" w:author="Min Fan" w:date="2025-06-09T18:14:00Z" w16du:dateUtc="2025-06-09T10:14:00Z">
        <w:r w:rsidRPr="008E2F31" w:rsidDel="00E0615E">
          <w:delText xml:space="preserve">evident </w:delText>
        </w:r>
      </w:del>
      <w:ins w:id="66" w:author="Min Fan" w:date="2025-06-09T18:14:00Z" w16du:dateUtc="2025-06-09T10:14:00Z">
        <w:r w:rsidR="00E0615E">
          <w:rPr>
            <w:rFonts w:eastAsia="DengXian" w:hint="eastAsia"/>
            <w:lang w:eastAsia="zh-CN"/>
          </w:rPr>
          <w:t>found</w:t>
        </w:r>
      </w:ins>
      <w:del w:id="67" w:author="Min Fan" w:date="2025-06-09T18:30:00Z" w16du:dateUtc="2025-06-09T10:30:00Z">
        <w:r w:rsidRPr="008E2F31" w:rsidDel="00E0615E">
          <w:delText>before matching</w:delText>
        </w:r>
      </w:del>
      <w:r w:rsidRPr="008E2F31">
        <w:t xml:space="preserve">: OAC </w:t>
      </w:r>
      <w:r w:rsidR="002E1360">
        <w:t>initiators</w:t>
      </w:r>
      <w:r w:rsidRPr="008E2F31">
        <w:t xml:space="preserve"> exhibited a shorter median interval from atrial fibrillation diagnosis to index date (17 vs. </w:t>
      </w:r>
      <w:del w:id="68" w:author="Min Fan" w:date="2025-06-09T18:34:00Z" w16du:dateUtc="2025-06-09T10:34:00Z">
        <w:r w:rsidRPr="008E2F31" w:rsidDel="00E0615E">
          <w:delText xml:space="preserve">370 </w:delText>
        </w:r>
      </w:del>
      <w:ins w:id="69" w:author="Min Fan" w:date="2025-06-09T18:34:00Z" w16du:dateUtc="2025-06-09T10:34:00Z">
        <w:r w:rsidR="00E0615E">
          <w:rPr>
            <w:rFonts w:eastAsia="DengXian" w:hint="eastAsia"/>
            <w:lang w:eastAsia="zh-CN"/>
          </w:rPr>
          <w:t xml:space="preserve">364 </w:t>
        </w:r>
      </w:ins>
      <w:r w:rsidRPr="008E2F31">
        <w:t>days) and a higher prevalence of myocardial infarction (</w:t>
      </w:r>
      <w:del w:id="70" w:author="Min Fan" w:date="2025-06-09T18:35:00Z" w16du:dateUtc="2025-06-09T10:35:00Z">
        <w:r w:rsidRPr="008E2F31" w:rsidDel="00E0615E">
          <w:delText>29.8</w:delText>
        </w:r>
      </w:del>
      <w:ins w:id="71" w:author="Min Fan" w:date="2025-06-09T18:35:00Z" w16du:dateUtc="2025-06-09T10:35:00Z">
        <w:r w:rsidR="00E0615E">
          <w:rPr>
            <w:rFonts w:eastAsia="DengXian" w:hint="eastAsia"/>
            <w:lang w:eastAsia="zh-CN"/>
          </w:rPr>
          <w:t>33.3</w:t>
        </w:r>
      </w:ins>
      <w:r w:rsidRPr="008E2F31">
        <w:t xml:space="preserve">% vs. </w:t>
      </w:r>
      <w:del w:id="72" w:author="Min Fan" w:date="2025-06-09T18:35:00Z" w16du:dateUtc="2025-06-09T10:35:00Z">
        <w:r w:rsidRPr="008E2F31" w:rsidDel="00E0615E">
          <w:delText>16.7</w:delText>
        </w:r>
      </w:del>
      <w:ins w:id="73" w:author="Min Fan" w:date="2025-06-09T18:35:00Z" w16du:dateUtc="2025-06-09T10:35:00Z">
        <w:r w:rsidR="00E0615E">
          <w:rPr>
            <w:rFonts w:eastAsia="DengXian" w:hint="eastAsia"/>
            <w:lang w:eastAsia="zh-CN"/>
          </w:rPr>
          <w:t>32.4</w:t>
        </w:r>
      </w:ins>
      <w:r w:rsidRPr="008E2F31">
        <w:t>%) compared to non-</w:t>
      </w:r>
      <w:r w:rsidR="0026132D">
        <w:t>initiators</w:t>
      </w:r>
      <w:r w:rsidRPr="008E2F31">
        <w:t>.</w:t>
      </w:r>
    </w:p>
    <w:p w14:paraId="1F0C3DAC" w14:textId="778CAE50" w:rsidR="00A53B73" w:rsidRPr="008E2F31" w:rsidRDefault="00E0615E" w:rsidP="00E0615E">
      <w:pPr>
        <w:pStyle w:val="MDPI32textnoindent"/>
        <w:pPrChange w:id="74" w:author="Min Fan" w:date="2025-06-09T18:14:00Z" w16du:dateUtc="2025-06-09T10:14:00Z">
          <w:pPr/>
        </w:pPrChange>
      </w:pPr>
      <w:ins w:id="75" w:author="Min Fan" w:date="2025-06-09T18:15:00Z" w16du:dateUtc="2025-06-09T10:15:00Z">
        <w:r>
          <w:rPr>
            <w:rFonts w:eastAsia="DengXian" w:hint="eastAsia"/>
            <w:lang w:eastAsia="zh-CN"/>
          </w:rPr>
          <w:t xml:space="preserve">After </w:t>
        </w:r>
      </w:ins>
      <w:del w:id="76" w:author="Min Fan" w:date="2025-06-09T18:15:00Z" w16du:dateUtc="2025-06-09T10:15:00Z">
        <w:r w:rsidR="00A53B73" w:rsidRPr="008E2F31" w:rsidDel="00E0615E">
          <w:delText>P</w:delText>
        </w:r>
      </w:del>
      <w:ins w:id="77" w:author="Min Fan" w:date="2025-06-09T18:15:00Z" w16du:dateUtc="2025-06-09T10:15:00Z">
        <w:r>
          <w:rPr>
            <w:rFonts w:eastAsia="DengXian" w:hint="eastAsia"/>
            <w:lang w:eastAsia="zh-CN"/>
          </w:rPr>
          <w:t>p</w:t>
        </w:r>
      </w:ins>
      <w:r w:rsidR="00A53B73" w:rsidRPr="008E2F31">
        <w:t>ropensity score matching</w:t>
      </w:r>
      <w:ins w:id="78" w:author="Min Fan" w:date="2025-06-09T18:15:00Z" w16du:dateUtc="2025-06-09T10:15:00Z">
        <w:r>
          <w:rPr>
            <w:rFonts w:eastAsia="DengXian" w:hint="eastAsia"/>
            <w:lang w:eastAsia="zh-CN"/>
          </w:rPr>
          <w:t xml:space="preserve">, </w:t>
        </w:r>
      </w:ins>
      <w:moveToRangeStart w:id="79" w:author="Min Fan" w:date="2025-06-09T18:37:00Z" w:name="move200386642"/>
      <w:moveTo w:id="80" w:author="Min Fan" w:date="2025-06-09T18:37:00Z" w16du:dateUtc="2025-06-09T10:37:00Z">
        <w:del w:id="81" w:author="Min Fan" w:date="2025-06-09T18:37:00Z" w16du:dateUtc="2025-06-09T10:37:00Z">
          <w:r w:rsidRPr="008E2F31" w:rsidDel="00E0615E">
            <w:delText>T</w:delText>
          </w:r>
        </w:del>
      </w:moveTo>
      <w:ins w:id="82" w:author="Min Fan" w:date="2025-06-09T18:37:00Z" w16du:dateUtc="2025-06-09T10:37:00Z">
        <w:r>
          <w:rPr>
            <w:rFonts w:eastAsia="DengXian" w:hint="eastAsia"/>
            <w:lang w:eastAsia="zh-CN"/>
          </w:rPr>
          <w:t>t</w:t>
        </w:r>
      </w:ins>
      <w:moveTo w:id="83" w:author="Min Fan" w:date="2025-06-09T18:37:00Z" w16du:dateUtc="2025-06-09T10:37:00Z">
        <w:r w:rsidRPr="008E2F31">
          <w:t xml:space="preserve">he </w:t>
        </w:r>
        <w:del w:id="84" w:author="Min Fan" w:date="2025-06-09T18:37:00Z" w16du:dateUtc="2025-06-09T10:37:00Z">
          <w:r w:rsidRPr="008E2F31" w:rsidDel="00E0615E">
            <w:delText xml:space="preserve">matched </w:delText>
          </w:r>
        </w:del>
        <w:r w:rsidRPr="008E2F31">
          <w:t xml:space="preserve">cohort included 84 OAC </w:t>
        </w:r>
        <w:r>
          <w:t>initiators</w:t>
        </w:r>
        <w:r w:rsidRPr="008E2F31">
          <w:t xml:space="preserve"> and 836 non-</w:t>
        </w:r>
        <w:del w:id="85" w:author="Min Fan" w:date="2025-06-09T18:37:00Z" w16du:dateUtc="2025-06-09T10:37:00Z">
          <w:r w:rsidRPr="0026132D" w:rsidDel="00E0615E">
            <w:delText xml:space="preserve"> </w:delText>
          </w:r>
        </w:del>
        <w:r>
          <w:t>initiators</w:t>
        </w:r>
        <w:r w:rsidRPr="008E2F31">
          <w:t>, with comparable age (median 66.67 vs. 67.95 years) and sex distribution (50% male in both groups).</w:t>
        </w:r>
      </w:moveTo>
      <w:moveToRangeEnd w:id="79"/>
      <w:ins w:id="86" w:author="Min Fan" w:date="2025-06-09T18:37:00Z" w16du:dateUtc="2025-06-09T10:37:00Z">
        <w:r>
          <w:rPr>
            <w:rFonts w:eastAsia="DengXian" w:hint="eastAsia"/>
            <w:lang w:eastAsia="zh-CN"/>
          </w:rPr>
          <w:t xml:space="preserve"> M</w:t>
        </w:r>
      </w:ins>
      <w:ins w:id="87" w:author="Min Fan" w:date="2025-06-09T18:15:00Z" w16du:dateUtc="2025-06-09T10:15:00Z">
        <w:r>
          <w:rPr>
            <w:rFonts w:eastAsia="DengXian" w:hint="eastAsia"/>
            <w:lang w:eastAsia="zh-CN"/>
          </w:rPr>
          <w:t>ost covariates</w:t>
        </w:r>
      </w:ins>
      <w:r w:rsidR="00A53B73" w:rsidRPr="008E2F31">
        <w:t xml:space="preserve"> </w:t>
      </w:r>
      <w:del w:id="88" w:author="Min Fan" w:date="2025-06-09T19:22:00Z" w16du:dateUtc="2025-06-09T11:22:00Z">
        <w:r w:rsidR="00A53B73" w:rsidRPr="008E2F31" w:rsidDel="00D64D4F">
          <w:delText xml:space="preserve">achieved </w:delText>
        </w:r>
      </w:del>
      <w:ins w:id="89" w:author="Min Fan" w:date="2025-06-09T19:22:00Z" w16du:dateUtc="2025-06-09T11:22:00Z">
        <w:r w:rsidR="00D64D4F">
          <w:t>were</w:t>
        </w:r>
        <w:r w:rsidR="00D64D4F" w:rsidRPr="008E2F31">
          <w:t xml:space="preserve"> </w:t>
        </w:r>
      </w:ins>
      <w:ins w:id="90" w:author="Min Fan" w:date="2025-06-09T18:37:00Z" w16du:dateUtc="2025-06-09T10:37:00Z">
        <w:r>
          <w:rPr>
            <w:rFonts w:eastAsia="DengXian" w:hint="eastAsia"/>
            <w:lang w:eastAsia="zh-CN"/>
          </w:rPr>
          <w:t xml:space="preserve">balanced </w:t>
        </w:r>
      </w:ins>
      <w:del w:id="91" w:author="Min Fan" w:date="2025-06-09T18:33:00Z" w16du:dateUtc="2025-06-09T10:33:00Z">
        <w:r w:rsidR="00A53B73" w:rsidRPr="008E2F31" w:rsidDel="00E0615E">
          <w:delText>balance</w:delText>
        </w:r>
      </w:del>
      <w:del w:id="92" w:author="Min Fan" w:date="2025-06-09T18:15:00Z" w16du:dateUtc="2025-06-09T10:15:00Z">
        <w:r w:rsidR="00A53B73" w:rsidRPr="008E2F31" w:rsidDel="00E0615E">
          <w:delText xml:space="preserve"> in </w:delText>
        </w:r>
        <w:r w:rsidR="00A53B73" w:rsidRPr="008E2F31" w:rsidDel="00E0615E">
          <w:rPr>
            <w:rFonts w:hint="eastAsia"/>
          </w:rPr>
          <w:delText xml:space="preserve">most </w:delText>
        </w:r>
        <w:r w:rsidR="00A53B73" w:rsidRPr="008E2F31" w:rsidDel="00E0615E">
          <w:delText>covariates</w:delText>
        </w:r>
      </w:del>
      <w:del w:id="93" w:author="Min Fan" w:date="2025-06-09T18:33:00Z" w16du:dateUtc="2025-06-09T10:33:00Z">
        <w:r w:rsidR="00A53B73" w:rsidRPr="008E2F31" w:rsidDel="00E0615E">
          <w:delText>, including demographics, comorbidities, and CHA₂DS₂-VASc scores (3.37 vs 3.39)</w:delText>
        </w:r>
      </w:del>
      <w:ins w:id="94" w:author="Min Fan" w:date="2025-06-09T18:33:00Z" w16du:dateUtc="2025-06-09T10:33:00Z">
        <w:r>
          <w:rPr>
            <w:rFonts w:eastAsia="DengXian" w:hint="eastAsia"/>
            <w:lang w:eastAsia="zh-CN"/>
          </w:rPr>
          <w:t xml:space="preserve">except </w:t>
        </w:r>
      </w:ins>
      <w:ins w:id="95" w:author="Min Fan" w:date="2025-06-09T18:35:00Z" w16du:dateUtc="2025-06-09T10:35:00Z">
        <w:r>
          <w:t xml:space="preserve">the </w:t>
        </w:r>
        <w:r w:rsidRPr="008E2F31">
          <w:t xml:space="preserve">time from atrial fibrillation diagnosis to </w:t>
        </w:r>
        <w:r>
          <w:t xml:space="preserve">the </w:t>
        </w:r>
        <w:r w:rsidRPr="008E2F31">
          <w:t>index date (median</w:t>
        </w:r>
        <w:r>
          <w:t>,</w:t>
        </w:r>
        <w:r w:rsidRPr="008E2F31">
          <w:t xml:space="preserve"> 17 vs. </w:t>
        </w:r>
        <w:r>
          <w:rPr>
            <w:rFonts w:eastAsia="DengXian" w:hint="eastAsia"/>
            <w:lang w:eastAsia="zh-CN"/>
          </w:rPr>
          <w:t>132</w:t>
        </w:r>
        <w:r w:rsidRPr="008E2F31">
          <w:t xml:space="preserve"> days)</w:t>
        </w:r>
      </w:ins>
      <w:del w:id="96" w:author="Min Fan" w:date="2025-06-09T18:33:00Z" w16du:dateUtc="2025-06-09T10:33:00Z">
        <w:r w:rsidR="00A53B73" w:rsidRPr="008E2F31" w:rsidDel="00E0615E">
          <w:delText xml:space="preserve">. However, </w:delText>
        </w:r>
      </w:del>
      <w:del w:id="97" w:author="Min Fan" w:date="2025-06-09T18:15:00Z" w16du:dateUtc="2025-06-09T10:15:00Z">
        <w:r w:rsidR="00A53B73" w:rsidRPr="008E2F31" w:rsidDel="00E0615E">
          <w:delText xml:space="preserve">residual </w:delText>
        </w:r>
      </w:del>
      <w:del w:id="98" w:author="Min Fan" w:date="2025-06-09T18:33:00Z" w16du:dateUtc="2025-06-09T10:33:00Z">
        <w:r w:rsidR="00A53B73" w:rsidRPr="008E2F31" w:rsidDel="00E0615E">
          <w:delText xml:space="preserve">imbalances </w:delText>
        </w:r>
      </w:del>
      <w:del w:id="99" w:author="Min Fan" w:date="2025-06-09T18:16:00Z" w16du:dateUtc="2025-06-09T10:16:00Z">
        <w:r w:rsidR="00A53B73" w:rsidRPr="008E2F31" w:rsidDel="00E0615E">
          <w:delText xml:space="preserve">persisted </w:delText>
        </w:r>
      </w:del>
      <w:del w:id="100" w:author="Min Fan" w:date="2025-06-09T18:33:00Z" w16du:dateUtc="2025-06-09T10:33:00Z">
        <w:r w:rsidR="00A53B73" w:rsidRPr="008E2F31" w:rsidDel="00E0615E">
          <w:delText xml:space="preserve">in </w:delText>
        </w:r>
      </w:del>
      <w:del w:id="101" w:author="Min Fan" w:date="2025-06-09T18:35:00Z" w16du:dateUtc="2025-06-09T10:35:00Z">
        <w:r w:rsidR="00A53B73" w:rsidRPr="008E2F31" w:rsidDel="00E0615E">
          <w:delText>baseline antiplatelet use (71.0% vs. 80.1%)</w:delText>
        </w:r>
      </w:del>
      <w:ins w:id="102" w:author="Min Fan" w:date="2025-06-09T18:33:00Z" w16du:dateUtc="2025-06-09T10:33:00Z">
        <w:r>
          <w:rPr>
            <w:rFonts w:eastAsia="DengXian" w:hint="eastAsia"/>
            <w:lang w:eastAsia="zh-CN"/>
          </w:rPr>
          <w:t xml:space="preserve">, </w:t>
        </w:r>
      </w:ins>
      <w:ins w:id="103" w:author="Min Fan" w:date="2025-06-09T18:34:00Z" w16du:dateUtc="2025-06-09T10:34:00Z">
        <w:r>
          <w:rPr>
            <w:rFonts w:eastAsia="DengXian" w:hint="eastAsia"/>
            <w:lang w:eastAsia="zh-CN"/>
          </w:rPr>
          <w:t xml:space="preserve">diabetes without chronic complication ( </w:t>
        </w:r>
      </w:ins>
      <w:ins w:id="104" w:author="Min Fan" w:date="2025-06-09T18:35:00Z" w16du:dateUtc="2025-06-09T10:35:00Z">
        <w:r>
          <w:rPr>
            <w:rFonts w:eastAsia="DengXian" w:hint="eastAsia"/>
            <w:lang w:eastAsia="zh-CN"/>
          </w:rPr>
          <w:t>1.2</w:t>
        </w:r>
      </w:ins>
      <w:ins w:id="105" w:author="Min Fan" w:date="2025-06-09T18:34:00Z" w16du:dateUtc="2025-06-09T10:34:00Z">
        <w:r>
          <w:rPr>
            <w:rFonts w:eastAsia="DengXian" w:hint="eastAsia"/>
            <w:lang w:eastAsia="zh-CN"/>
          </w:rPr>
          <w:t xml:space="preserve">% vs </w:t>
        </w:r>
      </w:ins>
      <w:ins w:id="106" w:author="Min Fan" w:date="2025-06-09T18:35:00Z" w16du:dateUtc="2025-06-09T10:35:00Z">
        <w:r>
          <w:rPr>
            <w:rFonts w:eastAsia="DengXian" w:hint="eastAsia"/>
            <w:lang w:eastAsia="zh-CN"/>
          </w:rPr>
          <w:t>0.2</w:t>
        </w:r>
      </w:ins>
      <w:ins w:id="107" w:author="Min Fan" w:date="2025-06-09T18:34:00Z" w16du:dateUtc="2025-06-09T10:34:00Z">
        <w:r>
          <w:rPr>
            <w:rFonts w:eastAsia="DengXian" w:hint="eastAsia"/>
            <w:lang w:eastAsia="zh-CN"/>
          </w:rPr>
          <w:t>%)</w:t>
        </w:r>
      </w:ins>
      <w:ins w:id="108" w:author="Min Fan" w:date="2025-06-09T18:35:00Z" w16du:dateUtc="2025-06-09T10:35:00Z">
        <w:r>
          <w:rPr>
            <w:rFonts w:eastAsia="DengXian" w:hint="eastAsia"/>
            <w:lang w:eastAsia="zh-CN"/>
          </w:rPr>
          <w:t xml:space="preserve">, and </w:t>
        </w:r>
        <w:r w:rsidRPr="008E2F31">
          <w:t>baseline antiplatelet use (</w:t>
        </w:r>
        <w:r>
          <w:rPr>
            <w:rFonts w:eastAsia="DengXian" w:hint="eastAsia"/>
            <w:lang w:eastAsia="zh-CN"/>
          </w:rPr>
          <w:t>17.3</w:t>
        </w:r>
        <w:r w:rsidRPr="008E2F31">
          <w:t xml:space="preserve">% vs. </w:t>
        </w:r>
        <w:r>
          <w:rPr>
            <w:rFonts w:eastAsia="DengXian" w:hint="eastAsia"/>
            <w:lang w:eastAsia="zh-CN"/>
          </w:rPr>
          <w:t>23.4</w:t>
        </w:r>
        <w:r w:rsidRPr="008E2F31">
          <w:t>%)</w:t>
        </w:r>
      </w:ins>
      <w:del w:id="109" w:author="Min Fan" w:date="2025-06-09T18:33:00Z" w16du:dateUtc="2025-06-09T10:33:00Z">
        <w:r w:rsidR="00A53B73" w:rsidRPr="008E2F31" w:rsidDel="00E0615E">
          <w:delText xml:space="preserve"> and </w:delText>
        </w:r>
      </w:del>
      <w:del w:id="110" w:author="Min Fan" w:date="2025-06-09T18:35:00Z" w16du:dateUtc="2025-06-09T10:35:00Z">
        <w:r w:rsidR="0026132D" w:rsidDel="00E0615E">
          <w:delText xml:space="preserve">the </w:delText>
        </w:r>
        <w:r w:rsidR="00A53B73" w:rsidRPr="008E2F31" w:rsidDel="00E0615E">
          <w:delText xml:space="preserve">time from atrial fibrillation diagnosis to </w:delText>
        </w:r>
        <w:r w:rsidR="0026132D" w:rsidDel="00E0615E">
          <w:delText xml:space="preserve">the </w:delText>
        </w:r>
        <w:r w:rsidR="00A53B73" w:rsidRPr="008E2F31" w:rsidDel="00E0615E">
          <w:delText>index date (median</w:delText>
        </w:r>
        <w:r w:rsidR="0026132D" w:rsidDel="00E0615E">
          <w:delText>,</w:delText>
        </w:r>
        <w:r w:rsidR="00A53B73" w:rsidRPr="008E2F31" w:rsidDel="00E0615E">
          <w:delText xml:space="preserve"> 17 vs. 149.5 days)</w:delText>
        </w:r>
      </w:del>
      <w:r w:rsidR="00A53B73" w:rsidRPr="008E2F31">
        <w:t xml:space="preserve">. </w:t>
      </w:r>
      <w:moveFromRangeStart w:id="111" w:author="Min Fan" w:date="2025-06-09T18:37:00Z" w:name="move200386642"/>
      <w:moveFrom w:id="112" w:author="Min Fan" w:date="2025-06-09T18:37:00Z" w16du:dateUtc="2025-06-09T10:37:00Z">
        <w:r w:rsidR="00A53B73" w:rsidRPr="008E2F31" w:rsidDel="00E0615E">
          <w:t xml:space="preserve">The matched cohort included 84 OAC </w:t>
        </w:r>
        <w:r w:rsidR="0026132D" w:rsidDel="00E0615E">
          <w:t>initiators</w:t>
        </w:r>
        <w:r w:rsidR="00A53B73" w:rsidRPr="008E2F31" w:rsidDel="00E0615E">
          <w:t xml:space="preserve"> and 836 non-</w:t>
        </w:r>
        <w:r w:rsidR="0026132D" w:rsidRPr="0026132D" w:rsidDel="00E0615E">
          <w:t xml:space="preserve"> </w:t>
        </w:r>
        <w:r w:rsidR="0026132D" w:rsidDel="00E0615E">
          <w:t>initiators</w:t>
        </w:r>
        <w:r w:rsidR="00A53B73" w:rsidRPr="008E2F31" w:rsidDel="00E0615E">
          <w:t>, with comparable age (median 66.67 vs. 67.95 years) and sex distribution (50% male in both groups).</w:t>
        </w:r>
      </w:moveFrom>
      <w:moveFromRangeEnd w:id="111"/>
    </w:p>
    <w:p w14:paraId="0A7B3E4C" w14:textId="362F152C" w:rsidR="004D2827" w:rsidRPr="00F7302A" w:rsidRDefault="0026132D" w:rsidP="00E0615E">
      <w:pPr>
        <w:pStyle w:val="MDPI22heading2"/>
        <w:rPr>
          <w:rFonts w:eastAsia="DengXian" w:hint="eastAsia"/>
          <w:lang w:eastAsia="zh-CN"/>
          <w:rPrChange w:id="113" w:author="Min Fan" w:date="2025-06-09T19:00:00Z" w16du:dateUtc="2025-06-09T11:00:00Z">
            <w:rPr>
              <w:i/>
            </w:rPr>
          </w:rPrChange>
        </w:rPr>
        <w:pPrChange w:id="114" w:author="Min Fan" w:date="2025-06-09T18:17:00Z" w16du:dateUtc="2025-06-09T10:17:00Z">
          <w:pPr/>
        </w:pPrChange>
      </w:pPr>
      <w:del w:id="115" w:author="Min Fan" w:date="2025-06-09T19:00:00Z" w16du:dateUtc="2025-06-09T11:00:00Z">
        <w:r w:rsidDel="00F7302A">
          <w:delText xml:space="preserve">Outome </w:delText>
        </w:r>
      </w:del>
      <w:ins w:id="116" w:author="Min Fan" w:date="2025-06-09T19:00:00Z" w16du:dateUtc="2025-06-09T11:00:00Z">
        <w:r w:rsidR="00F7302A">
          <w:rPr>
            <w:rFonts w:eastAsia="DengXian" w:hint="eastAsia"/>
            <w:lang w:eastAsia="zh-CN"/>
          </w:rPr>
          <w:t xml:space="preserve">Cumulative </w:t>
        </w:r>
      </w:ins>
      <w:r>
        <w:t>i</w:t>
      </w:r>
      <w:r w:rsidR="004D2827" w:rsidRPr="0026132D">
        <w:rPr>
          <w:rFonts w:hint="eastAsia"/>
        </w:rPr>
        <w:t xml:space="preserve">ncidence rate </w:t>
      </w:r>
      <w:ins w:id="117" w:author="Min Fan" w:date="2025-06-09T19:00:00Z" w16du:dateUtc="2025-06-09T11:00:00Z">
        <w:r w:rsidR="00F7302A">
          <w:rPr>
            <w:rFonts w:eastAsia="DengXian" w:hint="eastAsia"/>
            <w:lang w:eastAsia="zh-CN"/>
          </w:rPr>
          <w:t>difference between OAC initiators and non-initiators</w:t>
        </w:r>
      </w:ins>
    </w:p>
    <w:p w14:paraId="1D122D22" w14:textId="600EFEFC" w:rsidR="004E29FF" w:rsidRPr="008E2F31" w:rsidRDefault="00A53B73" w:rsidP="00E0615E">
      <w:pPr>
        <w:pStyle w:val="MDPI32textnoindent"/>
        <w:pPrChange w:id="118" w:author="Min Fan" w:date="2025-06-09T18:16:00Z" w16du:dateUtc="2025-06-09T10:16:00Z">
          <w:pPr/>
        </w:pPrChange>
      </w:pPr>
      <w:r w:rsidRPr="008E2F31">
        <w:t xml:space="preserve">Over </w:t>
      </w:r>
      <w:r w:rsidR="0026132D">
        <w:t>a</w:t>
      </w:r>
      <w:r w:rsidR="004E29FF" w:rsidRPr="008E2F31">
        <w:rPr>
          <w:rFonts w:hint="eastAsia"/>
        </w:rPr>
        <w:t xml:space="preserve"> median</w:t>
      </w:r>
      <w:r w:rsidR="0026132D">
        <w:t xml:space="preserve"> of</w:t>
      </w:r>
      <w:r w:rsidR="004E29FF" w:rsidRPr="008E2F31">
        <w:rPr>
          <w:rFonts w:hint="eastAsia"/>
        </w:rPr>
        <w:t xml:space="preserve"> </w:t>
      </w:r>
      <w:r w:rsidR="004E29FF" w:rsidRPr="008E2F31">
        <w:t>357</w:t>
      </w:r>
      <w:r w:rsidR="004E29FF" w:rsidRPr="008E2F31">
        <w:rPr>
          <w:rFonts w:hint="eastAsia"/>
        </w:rPr>
        <w:t xml:space="preserve"> days (Interqua</w:t>
      </w:r>
      <w:r w:rsidR="0026132D">
        <w:t>r</w:t>
      </w:r>
      <w:r w:rsidR="004E29FF" w:rsidRPr="008E2F31">
        <w:rPr>
          <w:rFonts w:hint="eastAsia"/>
        </w:rPr>
        <w:t xml:space="preserve">tile range: 90 </w:t>
      </w:r>
      <w:r w:rsidR="004E29FF" w:rsidRPr="008E2F31">
        <w:t>–</w:t>
      </w:r>
      <w:r w:rsidR="004E29FF" w:rsidRPr="008E2F31">
        <w:rPr>
          <w:rFonts w:hint="eastAsia"/>
        </w:rPr>
        <w:t xml:space="preserve"> 540 days), </w:t>
      </w:r>
      <w:r w:rsidR="004E29FF" w:rsidRPr="008E2F31">
        <w:t>the</w:t>
      </w:r>
      <w:r w:rsidR="004E29FF" w:rsidRPr="008E2F31">
        <w:rPr>
          <w:rFonts w:hint="eastAsia"/>
        </w:rPr>
        <w:t xml:space="preserve"> </w:t>
      </w:r>
      <w:ins w:id="119" w:author="Min Fan" w:date="2025-06-09T18:38:00Z" w16du:dateUtc="2025-06-09T10:38:00Z">
        <w:r w:rsidR="004C5289">
          <w:rPr>
            <w:rFonts w:eastAsia="DengXian" w:hint="eastAsia"/>
            <w:lang w:eastAsia="zh-CN"/>
          </w:rPr>
          <w:t>3-</w:t>
        </w:r>
      </w:ins>
      <w:ins w:id="120" w:author="Min Fan" w:date="2025-06-09T18:39:00Z" w16du:dateUtc="2025-06-09T10:39:00Z">
        <w:r w:rsidR="004C5289">
          <w:rPr>
            <w:rFonts w:eastAsia="DengXian" w:hint="eastAsia"/>
            <w:lang w:eastAsia="zh-CN"/>
          </w:rPr>
          <w:t xml:space="preserve">year </w:t>
        </w:r>
      </w:ins>
      <w:r w:rsidR="004E29FF" w:rsidRPr="008E2F31">
        <w:rPr>
          <w:rFonts w:hint="eastAsia"/>
        </w:rPr>
        <w:t xml:space="preserve">cumulative incidence of </w:t>
      </w:r>
      <w:del w:id="121" w:author="Min Fan" w:date="2025-06-09T18:38:00Z" w16du:dateUtc="2025-06-09T10:38:00Z">
        <w:r w:rsidR="004E29FF" w:rsidRPr="008E2F31" w:rsidDel="004C5289">
          <w:rPr>
            <w:rFonts w:hint="eastAsia"/>
          </w:rPr>
          <w:delText xml:space="preserve">ischemic </w:delText>
        </w:r>
      </w:del>
      <w:ins w:id="122" w:author="Min Fan" w:date="2025-06-09T18:38:00Z" w16du:dateUtc="2025-06-09T10:38:00Z">
        <w:r w:rsidR="004C5289">
          <w:rPr>
            <w:rFonts w:eastAsia="DengXian" w:hint="eastAsia"/>
            <w:lang w:eastAsia="zh-CN"/>
          </w:rPr>
          <w:t xml:space="preserve">composite </w:t>
        </w:r>
      </w:ins>
      <w:r w:rsidR="004E29FF" w:rsidRPr="008E2F31">
        <w:rPr>
          <w:rFonts w:hint="eastAsia"/>
        </w:rPr>
        <w:t xml:space="preserve">stroke </w:t>
      </w:r>
      <w:r w:rsidR="0026132D">
        <w:t>is</w:t>
      </w:r>
      <w:r w:rsidR="004E29FF" w:rsidRPr="008E2F31">
        <w:rPr>
          <w:rFonts w:hint="eastAsia"/>
        </w:rPr>
        <w:t xml:space="preserve"> similar between OAC </w:t>
      </w:r>
      <w:r w:rsidR="0026132D">
        <w:t>initiators</w:t>
      </w:r>
      <w:r w:rsidR="004E29FF" w:rsidRPr="008E2F31">
        <w:rPr>
          <w:rFonts w:hint="eastAsia"/>
        </w:rPr>
        <w:t xml:space="preserve"> and non-</w:t>
      </w:r>
      <w:r w:rsidR="0026132D">
        <w:t>initiators</w:t>
      </w:r>
      <w:r w:rsidR="004E29FF" w:rsidRPr="008E2F31">
        <w:rPr>
          <w:rFonts w:hint="eastAsia"/>
        </w:rPr>
        <w:t xml:space="preserve"> </w:t>
      </w:r>
      <w:ins w:id="123" w:author="Min Fan" w:date="2025-06-09T18:39:00Z" w16du:dateUtc="2025-06-09T10:39:00Z">
        <w:r w:rsidR="004C5289">
          <w:rPr>
            <w:rFonts w:eastAsia="DengXian" w:hint="eastAsia"/>
            <w:lang w:eastAsia="zh-CN"/>
          </w:rPr>
          <w:t>[</w:t>
        </w:r>
      </w:ins>
      <w:del w:id="124" w:author="Min Fan" w:date="2025-06-09T18:39:00Z" w16du:dateUtc="2025-06-09T10:39:00Z">
        <w:r w:rsidR="004E29FF" w:rsidRPr="008E2F31" w:rsidDel="004C5289">
          <w:rPr>
            <w:rFonts w:hint="eastAsia"/>
          </w:rPr>
          <w:delText>(</w:delText>
        </w:r>
      </w:del>
      <w:r w:rsidR="004E29FF" w:rsidRPr="008E2F31">
        <w:rPr>
          <w:rFonts w:hint="eastAsia"/>
        </w:rPr>
        <w:t>risk difference</w:t>
      </w:r>
      <w:ins w:id="125" w:author="Min Fan" w:date="2025-06-09T18:39:00Z" w16du:dateUtc="2025-06-09T10:39:00Z">
        <w:r w:rsidR="004C5289">
          <w:rPr>
            <w:rFonts w:eastAsia="DengXian" w:hint="eastAsia"/>
            <w:lang w:eastAsia="zh-CN"/>
          </w:rPr>
          <w:t>(RD)</w:t>
        </w:r>
      </w:ins>
      <w:r w:rsidR="004E29FF" w:rsidRPr="008E2F31">
        <w:rPr>
          <w:rFonts w:hint="eastAsia"/>
        </w:rPr>
        <w:t xml:space="preserve">: </w:t>
      </w:r>
      <w:ins w:id="126" w:author="Min Fan" w:date="2025-06-09T18:38:00Z" w16du:dateUtc="2025-06-09T10:38:00Z">
        <w:r w:rsidR="004C5289">
          <w:rPr>
            <w:rFonts w:eastAsia="DengXian" w:hint="eastAsia"/>
            <w:lang w:eastAsia="zh-CN"/>
          </w:rPr>
          <w:t>-</w:t>
        </w:r>
      </w:ins>
      <w:r w:rsidR="004E29FF" w:rsidRPr="008E2F31">
        <w:t>0.</w:t>
      </w:r>
      <w:del w:id="127" w:author="Min Fan" w:date="2025-06-09T18:38:00Z" w16du:dateUtc="2025-06-09T10:38:00Z">
        <w:r w:rsidR="004E29FF" w:rsidRPr="008E2F31" w:rsidDel="004C5289">
          <w:delText>10</w:delText>
        </w:r>
      </w:del>
      <w:ins w:id="128" w:author="Min Fan" w:date="2025-06-09T18:38:00Z" w16du:dateUtc="2025-06-09T10:38:00Z">
        <w:r w:rsidR="004C5289">
          <w:rPr>
            <w:rFonts w:eastAsia="DengXian" w:hint="eastAsia"/>
            <w:lang w:eastAsia="zh-CN"/>
          </w:rPr>
          <w:t>03</w:t>
        </w:r>
      </w:ins>
      <w:r w:rsidR="004E29FF" w:rsidRPr="008E2F31">
        <w:rPr>
          <w:rFonts w:hint="eastAsia"/>
        </w:rPr>
        <w:t>%, 95</w:t>
      </w:r>
      <w:r w:rsidR="0026132D">
        <w:t>%</w:t>
      </w:r>
      <w:r w:rsidR="004E29FF" w:rsidRPr="008E2F31">
        <w:rPr>
          <w:rFonts w:hint="eastAsia"/>
        </w:rPr>
        <w:t xml:space="preserve"> CI:</w:t>
      </w:r>
      <w:r w:rsidR="004E29FF" w:rsidRPr="008E2F31">
        <w:t xml:space="preserve"> -0.</w:t>
      </w:r>
      <w:del w:id="129" w:author="Min Fan" w:date="2025-06-09T18:38:00Z" w16du:dateUtc="2025-06-09T10:38:00Z">
        <w:r w:rsidR="004E29FF" w:rsidRPr="008E2F31" w:rsidDel="004C5289">
          <w:delText>05</w:delText>
        </w:r>
      </w:del>
      <w:ins w:id="130" w:author="Min Fan" w:date="2025-06-09T18:38:00Z" w16du:dateUtc="2025-06-09T10:38:00Z">
        <w:r w:rsidR="004C5289">
          <w:rPr>
            <w:rFonts w:eastAsia="DengXian" w:hint="eastAsia"/>
            <w:lang w:eastAsia="zh-CN"/>
          </w:rPr>
          <w:t>18</w:t>
        </w:r>
      </w:ins>
      <w:r w:rsidR="004E29FF" w:rsidRPr="008E2F31">
        <w:rPr>
          <w:rFonts w:hint="eastAsia"/>
        </w:rPr>
        <w:t>% to</w:t>
      </w:r>
      <w:r w:rsidR="004E29FF" w:rsidRPr="008E2F31">
        <w:t xml:space="preserve"> 0.</w:t>
      </w:r>
      <w:del w:id="131" w:author="Min Fan" w:date="2025-06-09T18:38:00Z" w16du:dateUtc="2025-06-09T10:38:00Z">
        <w:r w:rsidR="004E29FF" w:rsidRPr="008E2F31" w:rsidDel="004C5289">
          <w:delText>27</w:delText>
        </w:r>
      </w:del>
      <w:ins w:id="132" w:author="Min Fan" w:date="2025-06-09T18:38:00Z" w16du:dateUtc="2025-06-09T10:38:00Z">
        <w:r w:rsidR="004C5289">
          <w:rPr>
            <w:rFonts w:eastAsia="DengXian" w:hint="eastAsia"/>
            <w:lang w:eastAsia="zh-CN"/>
          </w:rPr>
          <w:t>11</w:t>
        </w:r>
      </w:ins>
      <w:r w:rsidR="0026132D">
        <w:t>%</w:t>
      </w:r>
      <w:ins w:id="133" w:author="Min Fan" w:date="2025-06-09T18:39:00Z" w16du:dateUtc="2025-06-09T10:39:00Z">
        <w:r w:rsidR="004C5289">
          <w:rPr>
            <w:rFonts w:eastAsia="DengXian" w:hint="eastAsia"/>
            <w:lang w:eastAsia="zh-CN"/>
          </w:rPr>
          <w:t xml:space="preserve"> ]</w:t>
        </w:r>
      </w:ins>
      <w:ins w:id="134" w:author="Min Fan" w:date="2025-06-09T18:41:00Z" w16du:dateUtc="2025-06-09T10:41:00Z">
        <w:r w:rsidR="004C5289">
          <w:rPr>
            <w:rFonts w:eastAsia="DengXian" w:hint="eastAsia"/>
            <w:lang w:eastAsia="zh-CN"/>
          </w:rPr>
          <w:t>.</w:t>
        </w:r>
      </w:ins>
      <w:del w:id="135" w:author="Min Fan" w:date="2025-06-09T18:39:00Z" w16du:dateUtc="2025-06-09T10:39:00Z">
        <w:r w:rsidR="004E29FF" w:rsidRPr="008E2F31" w:rsidDel="004C5289">
          <w:rPr>
            <w:rFonts w:hint="eastAsia"/>
          </w:rPr>
          <w:delText>).</w:delText>
        </w:r>
      </w:del>
      <w:r w:rsidR="004E29FF" w:rsidRPr="008E2F31">
        <w:rPr>
          <w:rFonts w:hint="eastAsia"/>
        </w:rPr>
        <w:t xml:space="preserve"> </w:t>
      </w:r>
      <w:ins w:id="136" w:author="Min Fan" w:date="2025-06-09T18:38:00Z" w16du:dateUtc="2025-06-09T10:38:00Z">
        <w:r w:rsidR="004C5289">
          <w:rPr>
            <w:rFonts w:eastAsia="DengXian" w:hint="eastAsia"/>
            <w:lang w:eastAsia="zh-CN"/>
          </w:rPr>
          <w:t xml:space="preserve">For </w:t>
        </w:r>
      </w:ins>
      <w:ins w:id="137" w:author="Min Fan" w:date="2025-06-09T19:23:00Z" w16du:dateUtc="2025-06-09T11:23:00Z">
        <w:r w:rsidR="00E34295">
          <w:rPr>
            <w:rFonts w:eastAsia="DengXian"/>
            <w:lang w:eastAsia="zh-CN"/>
          </w:rPr>
          <w:t xml:space="preserve">the </w:t>
        </w:r>
      </w:ins>
      <w:ins w:id="138" w:author="Min Fan" w:date="2025-06-09T18:38:00Z" w16du:dateUtc="2025-06-09T10:38:00Z">
        <w:r w:rsidR="004C5289">
          <w:rPr>
            <w:rFonts w:eastAsia="DengXian" w:hint="eastAsia"/>
            <w:lang w:eastAsia="zh-CN"/>
          </w:rPr>
          <w:t xml:space="preserve">safety outcome of composite bleeding events, the </w:t>
        </w:r>
        <w:r w:rsidR="004C5289">
          <w:rPr>
            <w:rFonts w:eastAsia="DengXian"/>
            <w:lang w:eastAsia="zh-CN"/>
          </w:rPr>
          <w:t>cumulative</w:t>
        </w:r>
        <w:r w:rsidR="004C5289">
          <w:rPr>
            <w:rFonts w:eastAsia="DengXian" w:hint="eastAsia"/>
            <w:lang w:eastAsia="zh-CN"/>
          </w:rPr>
          <w:t xml:space="preserve"> incidence at </w:t>
        </w:r>
      </w:ins>
      <w:ins w:id="139" w:author="Min Fan" w:date="2025-06-09T19:23:00Z" w16du:dateUtc="2025-06-09T11:23:00Z">
        <w:r w:rsidR="00E34295">
          <w:rPr>
            <w:rFonts w:eastAsia="DengXian"/>
            <w:lang w:eastAsia="zh-CN"/>
          </w:rPr>
          <w:t>3 years</w:t>
        </w:r>
      </w:ins>
      <w:ins w:id="140" w:author="Min Fan" w:date="2025-06-09T18:42:00Z" w16du:dateUtc="2025-06-09T10:42:00Z">
        <w:r w:rsidR="004C5289">
          <w:rPr>
            <w:rFonts w:eastAsia="DengXian" w:hint="eastAsia"/>
            <w:lang w:eastAsia="zh-CN"/>
          </w:rPr>
          <w:t xml:space="preserve"> </w:t>
        </w:r>
      </w:ins>
      <w:ins w:id="141" w:author="Min Fan" w:date="2025-06-09T18:39:00Z" w16du:dateUtc="2025-06-09T10:39:00Z">
        <w:r w:rsidR="004C5289">
          <w:rPr>
            <w:rFonts w:eastAsia="DengXian" w:hint="eastAsia"/>
            <w:lang w:eastAsia="zh-CN"/>
          </w:rPr>
          <w:t>is (</w:t>
        </w:r>
      </w:ins>
      <w:ins w:id="142" w:author="Min Fan" w:date="2025-06-09T18:40:00Z" w16du:dateUtc="2025-06-09T10:40:00Z">
        <w:r w:rsidR="004C5289">
          <w:rPr>
            <w:rFonts w:eastAsia="DengXian" w:hint="eastAsia"/>
            <w:lang w:eastAsia="zh-CN"/>
          </w:rPr>
          <w:t>RD: 0.12, 95%CI: -0.15 to 0.12</w:t>
        </w:r>
      </w:ins>
      <w:ins w:id="143" w:author="Min Fan" w:date="2025-06-09T18:39:00Z" w16du:dateUtc="2025-06-09T10:39:00Z">
        <w:r w:rsidR="004C5289">
          <w:rPr>
            <w:rFonts w:eastAsia="DengXian" w:hint="eastAsia"/>
            <w:lang w:eastAsia="zh-CN"/>
          </w:rPr>
          <w:t>)</w:t>
        </w:r>
      </w:ins>
      <w:ins w:id="144" w:author="Min Fan" w:date="2025-06-09T18:40:00Z" w16du:dateUtc="2025-06-09T10:40:00Z">
        <w:r w:rsidR="004C5289">
          <w:rPr>
            <w:rFonts w:eastAsia="DengXian" w:hint="eastAsia"/>
            <w:lang w:eastAsia="zh-CN"/>
          </w:rPr>
          <w:t>.</w:t>
        </w:r>
      </w:ins>
      <w:ins w:id="145" w:author="Min Fan" w:date="2025-06-09T18:44:00Z" w16du:dateUtc="2025-06-09T10:44:00Z">
        <w:r w:rsidR="004C5289">
          <w:rPr>
            <w:rFonts w:eastAsia="DengXian" w:hint="eastAsia"/>
            <w:lang w:eastAsia="zh-CN"/>
          </w:rPr>
          <w:t xml:space="preserve"> </w:t>
        </w:r>
      </w:ins>
      <w:ins w:id="146" w:author="Min Fan" w:date="2025-06-09T18:51:00Z" w16du:dateUtc="2025-06-09T10:51:00Z">
        <w:r w:rsidR="004C5289">
          <w:rPr>
            <w:rFonts w:eastAsia="DengXian" w:hint="eastAsia"/>
            <w:lang w:eastAsia="zh-CN"/>
          </w:rPr>
          <w:t xml:space="preserve">No statistically significant </w:t>
        </w:r>
      </w:ins>
      <w:ins w:id="147" w:author="Min Fan" w:date="2025-06-09T19:23:00Z" w16du:dateUtc="2025-06-09T11:23:00Z">
        <w:r w:rsidR="00E34295">
          <w:rPr>
            <w:rFonts w:eastAsia="DengXian"/>
            <w:lang w:eastAsia="zh-CN"/>
          </w:rPr>
          <w:t xml:space="preserve">differences </w:t>
        </w:r>
      </w:ins>
      <w:ins w:id="148" w:author="Min Fan" w:date="2025-06-09T18:51:00Z" w16du:dateUtc="2025-06-09T10:51:00Z">
        <w:r w:rsidR="004C5289">
          <w:rPr>
            <w:rFonts w:eastAsia="DengXian" w:hint="eastAsia"/>
            <w:lang w:eastAsia="zh-CN"/>
          </w:rPr>
          <w:t>were found in the subgroup analysis of sex or age group.</w:t>
        </w:r>
      </w:ins>
      <w:ins w:id="149" w:author="Min Fan" w:date="2025-06-09T18:52:00Z" w16du:dateUtc="2025-06-09T10:52:00Z">
        <w:r w:rsidR="0030029F">
          <w:rPr>
            <w:rFonts w:eastAsia="DengXian" w:hint="eastAsia"/>
            <w:lang w:eastAsia="zh-CN"/>
          </w:rPr>
          <w:t xml:space="preserve"> </w:t>
        </w:r>
      </w:ins>
      <w:ins w:id="150" w:author="Min Fan" w:date="2025-06-09T18:57:00Z" w16du:dateUtc="2025-06-09T10:57:00Z">
        <w:r w:rsidR="0030029F" w:rsidRPr="008E2F31">
          <w:rPr>
            <w:rFonts w:hint="eastAsia"/>
          </w:rPr>
          <w:t xml:space="preserve">The cumulative incidence curves for </w:t>
        </w:r>
      </w:ins>
      <w:ins w:id="151" w:author="Min Fan" w:date="2025-06-09T19:24:00Z" w16du:dateUtc="2025-06-09T11:24:00Z">
        <w:r w:rsidR="00E34295">
          <w:t xml:space="preserve">the </w:t>
        </w:r>
      </w:ins>
      <w:ins w:id="152" w:author="Min Fan" w:date="2025-06-09T18:57:00Z" w16du:dateUtc="2025-06-09T10:57:00Z">
        <w:r w:rsidR="0030029F" w:rsidRPr="008E2F31">
          <w:rPr>
            <w:rFonts w:hint="eastAsia"/>
          </w:rPr>
          <w:t xml:space="preserve">two groups are shown in Figure </w:t>
        </w:r>
      </w:ins>
      <w:ins w:id="153" w:author="Min Fan" w:date="2025-06-09T19:02:00Z" w16du:dateUtc="2025-06-09T11:02:00Z">
        <w:r w:rsidR="0013793A">
          <w:rPr>
            <w:rFonts w:eastAsia="DengXian" w:hint="eastAsia"/>
            <w:lang w:eastAsia="zh-CN"/>
          </w:rPr>
          <w:t>3</w:t>
        </w:r>
      </w:ins>
      <w:ins w:id="154" w:author="Min Fan" w:date="2025-06-09T18:57:00Z" w16du:dateUtc="2025-06-09T10:57:00Z">
        <w:r w:rsidR="0030029F" w:rsidRPr="008E2F31">
          <w:rPr>
            <w:rFonts w:hint="eastAsia"/>
          </w:rPr>
          <w:t>.</w:t>
        </w:r>
        <w:r w:rsidR="0030029F">
          <w:rPr>
            <w:rFonts w:eastAsia="DengXian" w:hint="eastAsia"/>
            <w:lang w:eastAsia="zh-CN"/>
          </w:rPr>
          <w:t xml:space="preserve"> </w:t>
        </w:r>
      </w:ins>
      <w:del w:id="155" w:author="Min Fan" w:date="2025-06-09T18:52:00Z" w16du:dateUtc="2025-06-09T10:52:00Z">
        <w:r w:rsidR="00D4388A" w:rsidRPr="008E2F31" w:rsidDel="0030029F">
          <w:rPr>
            <w:rFonts w:hint="eastAsia"/>
          </w:rPr>
          <w:delText>For haemorr</w:delText>
        </w:r>
        <w:r w:rsidR="0026132D" w:rsidDel="0030029F">
          <w:delText>hag</w:delText>
        </w:r>
        <w:r w:rsidR="00D4388A" w:rsidRPr="008E2F31" w:rsidDel="0030029F">
          <w:rPr>
            <w:rFonts w:hint="eastAsia"/>
          </w:rPr>
          <w:delText>ic stroke, the difference is statistical</w:delText>
        </w:r>
        <w:r w:rsidR="0026132D" w:rsidDel="0030029F">
          <w:delText>ly</w:delText>
        </w:r>
        <w:r w:rsidR="00D4388A" w:rsidRPr="008E2F31" w:rsidDel="0030029F">
          <w:rPr>
            <w:rFonts w:hint="eastAsia"/>
          </w:rPr>
          <w:delText xml:space="preserve"> </w:delText>
        </w:r>
        <w:r w:rsidR="0026132D" w:rsidDel="0030029F">
          <w:delText>in</w:delText>
        </w:r>
        <w:r w:rsidR="00D4388A" w:rsidRPr="008E2F31" w:rsidDel="0030029F">
          <w:rPr>
            <w:rFonts w:hint="eastAsia"/>
          </w:rPr>
          <w:delText>significant (</w:delText>
        </w:r>
      </w:del>
      <w:del w:id="156" w:author="Min Fan" w:date="2025-06-09T18:39:00Z" w16du:dateUtc="2025-06-09T10:39:00Z">
        <w:r w:rsidR="00D4388A" w:rsidRPr="008E2F31" w:rsidDel="004C5289">
          <w:rPr>
            <w:rFonts w:ascii="DengXian" w:eastAsia="DengXian" w:hAnsi="DengXian" w:hint="eastAsia"/>
            <w:lang w:eastAsia="zh-CN"/>
          </w:rPr>
          <w:delText>risk difference</w:delText>
        </w:r>
        <w:r w:rsidR="00D4388A" w:rsidRPr="008E2F31" w:rsidDel="004C5289">
          <w:rPr>
            <w:rFonts w:hint="eastAsia"/>
          </w:rPr>
          <w:delText>:</w:delText>
        </w:r>
      </w:del>
      <w:del w:id="157" w:author="Min Fan" w:date="2025-06-09T18:52:00Z" w16du:dateUtc="2025-06-09T10:52:00Z">
        <w:r w:rsidR="00CF7C42" w:rsidRPr="008E2F31" w:rsidDel="0030029F">
          <w:rPr>
            <w:rFonts w:hint="eastAsia"/>
          </w:rPr>
          <w:delText xml:space="preserve"> 0.01%, 95% CI: -0.23% to 0.16%</w:delText>
        </w:r>
        <w:r w:rsidR="00D4388A" w:rsidRPr="008E2F31" w:rsidDel="0030029F">
          <w:rPr>
            <w:rFonts w:hint="eastAsia"/>
          </w:rPr>
          <w:delText>)</w:delText>
        </w:r>
        <w:r w:rsidR="00CF7C42" w:rsidRPr="008E2F31" w:rsidDel="0030029F">
          <w:rPr>
            <w:rFonts w:hint="eastAsia"/>
          </w:rPr>
          <w:delText xml:space="preserve">. </w:delText>
        </w:r>
      </w:del>
      <w:del w:id="158" w:author="Min Fan" w:date="2025-06-09T18:57:00Z" w16du:dateUtc="2025-06-09T10:57:00Z">
        <w:r w:rsidR="004E29FF" w:rsidRPr="008E2F31" w:rsidDel="0030029F">
          <w:rPr>
            <w:rFonts w:hint="eastAsia"/>
          </w:rPr>
          <w:delText xml:space="preserve">The cumulative incidence curves for two groups are shown in Figure </w:delText>
        </w:r>
      </w:del>
      <w:del w:id="159" w:author="Min Fan" w:date="2025-06-09T18:17:00Z" w16du:dateUtc="2025-06-09T10:17:00Z">
        <w:r w:rsidR="004E29FF" w:rsidRPr="008E2F31" w:rsidDel="00E0615E">
          <w:rPr>
            <w:rFonts w:hint="eastAsia"/>
          </w:rPr>
          <w:delText>1</w:delText>
        </w:r>
      </w:del>
      <w:del w:id="160" w:author="Min Fan" w:date="2025-06-09T18:57:00Z" w16du:dateUtc="2025-06-09T10:57:00Z">
        <w:r w:rsidR="004E29FF" w:rsidRPr="008E2F31" w:rsidDel="0030029F">
          <w:rPr>
            <w:rFonts w:hint="eastAsia"/>
          </w:rPr>
          <w:delText xml:space="preserve">. </w:delText>
        </w:r>
      </w:del>
      <w:r w:rsidR="00D4388A" w:rsidRPr="008E2F31">
        <w:rPr>
          <w:rFonts w:hint="eastAsia"/>
        </w:rPr>
        <w:t xml:space="preserve">Most stratified </w:t>
      </w:r>
      <w:del w:id="161" w:author="Min Fan" w:date="2025-06-09T19:24:00Z" w16du:dateUtc="2025-06-09T11:24:00Z">
        <w:r w:rsidR="00D4388A" w:rsidRPr="008E2F31" w:rsidDel="00E34295">
          <w:rPr>
            <w:rFonts w:hint="eastAsia"/>
          </w:rPr>
          <w:delText xml:space="preserve">analysis </w:delText>
        </w:r>
      </w:del>
      <w:ins w:id="162" w:author="Min Fan" w:date="2025-06-09T19:24:00Z" w16du:dateUtc="2025-06-09T11:24:00Z">
        <w:r w:rsidR="00E34295">
          <w:t>analyses</w:t>
        </w:r>
        <w:r w:rsidR="00E34295" w:rsidRPr="008E2F31">
          <w:rPr>
            <w:rFonts w:hint="eastAsia"/>
          </w:rPr>
          <w:t xml:space="preserve"> </w:t>
        </w:r>
      </w:ins>
      <w:r w:rsidR="00D4388A" w:rsidRPr="008E2F31">
        <w:rPr>
          <w:rFonts w:hint="eastAsia"/>
        </w:rPr>
        <w:t xml:space="preserve">shown a similar results, illustrated in table 2, except that there is a significant difference for </w:t>
      </w:r>
      <w:del w:id="163" w:author="Min Fan" w:date="2025-06-09T18:58:00Z" w16du:dateUtc="2025-06-09T10:58:00Z">
        <w:r w:rsidR="00D4388A" w:rsidRPr="008E2F31" w:rsidDel="0030029F">
          <w:rPr>
            <w:rFonts w:hint="eastAsia"/>
          </w:rPr>
          <w:delText xml:space="preserve">haemorraghic </w:delText>
        </w:r>
      </w:del>
      <w:ins w:id="164" w:author="Min Fan" w:date="2025-06-09T18:58:00Z" w16du:dateUtc="2025-06-09T10:58:00Z">
        <w:r w:rsidR="0030029F">
          <w:rPr>
            <w:rFonts w:eastAsia="DengXian" w:hint="eastAsia"/>
            <w:lang w:eastAsia="zh-CN"/>
          </w:rPr>
          <w:t>composite stroke outcomes</w:t>
        </w:r>
        <w:r w:rsidR="0030029F" w:rsidRPr="008E2F31">
          <w:rPr>
            <w:rFonts w:hint="eastAsia"/>
          </w:rPr>
          <w:t xml:space="preserve"> </w:t>
        </w:r>
      </w:ins>
      <w:del w:id="165" w:author="Min Fan" w:date="2025-06-09T18:58:00Z" w16du:dateUtc="2025-06-09T10:58:00Z">
        <w:r w:rsidR="00D4388A" w:rsidRPr="008E2F31" w:rsidDel="0030029F">
          <w:rPr>
            <w:rFonts w:hint="eastAsia"/>
          </w:rPr>
          <w:delText xml:space="preserve">stroke </w:delText>
        </w:r>
      </w:del>
      <w:r w:rsidR="00D4388A" w:rsidRPr="008E2F31">
        <w:rPr>
          <w:rFonts w:hint="eastAsia"/>
        </w:rPr>
        <w:t xml:space="preserve">among </w:t>
      </w:r>
      <w:ins w:id="166" w:author="Min Fan" w:date="2025-06-09T18:58:00Z" w16du:dateUtc="2025-06-09T10:58:00Z">
        <w:r w:rsidR="0030029F">
          <w:rPr>
            <w:rFonts w:eastAsia="DengXian" w:hint="eastAsia"/>
            <w:lang w:eastAsia="zh-CN"/>
          </w:rPr>
          <w:t>male and females</w:t>
        </w:r>
      </w:ins>
      <w:del w:id="167" w:author="Min Fan" w:date="2025-06-09T18:58:00Z" w16du:dateUtc="2025-06-09T10:58:00Z">
        <w:r w:rsidR="00D4388A" w:rsidRPr="008E2F31" w:rsidDel="0030029F">
          <w:rPr>
            <w:rFonts w:hint="eastAsia"/>
          </w:rPr>
          <w:delText xml:space="preserve">younger population who aged less than 65 (risk ratio: </w:delText>
        </w:r>
        <w:r w:rsidR="00D4388A" w:rsidRPr="008E2F31" w:rsidDel="0030029F">
          <w:delText>6.29</w:delText>
        </w:r>
        <w:r w:rsidR="00D4388A" w:rsidRPr="008E2F31" w:rsidDel="0030029F">
          <w:rPr>
            <w:rFonts w:hint="eastAsia"/>
          </w:rPr>
          <w:delText xml:space="preserve">, 95% CI: </w:delText>
        </w:r>
        <w:r w:rsidR="00D4388A" w:rsidRPr="008E2F31" w:rsidDel="0030029F">
          <w:delText>1.01</w:delText>
        </w:r>
        <w:r w:rsidR="00D4388A" w:rsidRPr="008E2F31" w:rsidDel="0030029F">
          <w:rPr>
            <w:rFonts w:hint="eastAsia"/>
          </w:rPr>
          <w:delText xml:space="preserve"> to </w:delText>
        </w:r>
        <w:r w:rsidR="00D4388A" w:rsidRPr="008E2F31" w:rsidDel="0030029F">
          <w:delText>21.35)</w:delText>
        </w:r>
      </w:del>
      <w:r w:rsidR="00D4388A" w:rsidRPr="008E2F31">
        <w:rPr>
          <w:rFonts w:hint="eastAsia"/>
        </w:rPr>
        <w:t xml:space="preserve">. Similar estimation could be found in all sensitivity </w:t>
      </w:r>
      <w:del w:id="168" w:author="Min Fan" w:date="2025-06-09T19:24:00Z" w16du:dateUtc="2025-06-09T11:24:00Z">
        <w:r w:rsidR="00D4388A" w:rsidRPr="008E2F31" w:rsidDel="00E34295">
          <w:rPr>
            <w:rFonts w:hint="eastAsia"/>
          </w:rPr>
          <w:delText>analysis</w:delText>
        </w:r>
      </w:del>
      <w:ins w:id="169" w:author="Min Fan" w:date="2025-06-09T19:24:00Z" w16du:dateUtc="2025-06-09T11:24:00Z">
        <w:r w:rsidR="00E34295">
          <w:t>analyses</w:t>
        </w:r>
        <w:r w:rsidR="00E34295">
          <w:rPr>
            <w:rFonts w:eastAsia="DengXian" w:hint="eastAsia"/>
            <w:lang w:eastAsia="zh-CN"/>
          </w:rPr>
          <w:t xml:space="preserve"> </w:t>
        </w:r>
      </w:ins>
      <w:ins w:id="170" w:author="Min Fan" w:date="2025-06-09T18:58:00Z" w16du:dateUtc="2025-06-09T10:58:00Z">
        <w:r w:rsidR="0030029F">
          <w:rPr>
            <w:rFonts w:eastAsia="DengXian" w:hint="eastAsia"/>
            <w:lang w:eastAsia="zh-CN"/>
          </w:rPr>
          <w:t xml:space="preserve">(Supplementary </w:t>
        </w:r>
      </w:ins>
      <w:ins w:id="171" w:author="Min Fan" w:date="2025-06-09T19:24:00Z" w16du:dateUtc="2025-06-09T11:24:00Z">
        <w:r w:rsidR="00E34295">
          <w:rPr>
            <w:rFonts w:eastAsia="DengXian"/>
            <w:lang w:eastAsia="zh-CN"/>
          </w:rPr>
          <w:t>Table</w:t>
        </w:r>
      </w:ins>
      <w:ins w:id="172" w:author="Min Fan" w:date="2025-06-09T18:58:00Z" w16du:dateUtc="2025-06-09T10:58:00Z">
        <w:r w:rsidR="0030029F">
          <w:rPr>
            <w:rFonts w:eastAsia="DengXian" w:hint="eastAsia"/>
            <w:lang w:eastAsia="zh-CN"/>
          </w:rPr>
          <w:t xml:space="preserve"> 3)</w:t>
        </w:r>
      </w:ins>
      <w:r w:rsidR="00D4388A" w:rsidRPr="008E2F31">
        <w:rPr>
          <w:rFonts w:hint="eastAsia"/>
        </w:rPr>
        <w:t>.</w:t>
      </w:r>
    </w:p>
    <w:p w14:paraId="5C737BDD" w14:textId="77777777" w:rsidR="00F65DA4" w:rsidRDefault="00F65DA4" w:rsidP="00CD2D06">
      <w:pPr>
        <w:pStyle w:val="MDPI51figurecaption"/>
        <w:rPr>
          <w:rFonts w:eastAsia="DengXian"/>
          <w:lang w:eastAsia="zh-CN"/>
        </w:rPr>
      </w:pPr>
    </w:p>
    <w:p w14:paraId="03C81450" w14:textId="77777777" w:rsidR="00162BB1" w:rsidRDefault="00162BB1">
      <w:pPr>
        <w:rPr>
          <w:rFonts w:ascii="Palatino Linotype" w:eastAsia="Times New Roman" w:hAnsi="Palatino Linotype" w:cs="Times New Roman"/>
          <w:color w:val="000000"/>
          <w:sz w:val="18"/>
          <w:szCs w:val="20"/>
          <w:lang w:val="en-US" w:eastAsia="de-DE" w:bidi="en-US"/>
        </w:rPr>
      </w:pPr>
      <w:r>
        <w:br w:type="page"/>
      </w:r>
    </w:p>
    <w:p w14:paraId="600D9802" w14:textId="6C3DC523" w:rsidR="00A07E90" w:rsidRPr="004D2827" w:rsidRDefault="00CD2D06" w:rsidP="004D2827">
      <w:pPr>
        <w:pStyle w:val="MDPI51figurecaption"/>
        <w:rPr>
          <w:rFonts w:eastAsia="DengXian"/>
        </w:rPr>
      </w:pPr>
      <w:r w:rsidRPr="004D2827">
        <w:lastRenderedPageBreak/>
        <w:t xml:space="preserve">Figure </w:t>
      </w:r>
      <w:del w:id="173" w:author="Min Fan" w:date="2025-06-09T19:01:00Z" w16du:dateUtc="2025-06-09T11:01:00Z">
        <w:r w:rsidRPr="004D2827" w:rsidDel="00E76C7C">
          <w:fldChar w:fldCharType="begin"/>
        </w:r>
        <w:r w:rsidRPr="004D2827" w:rsidDel="00E76C7C">
          <w:delInstrText xml:space="preserve"> SEQ Figure \* ARABIC </w:delInstrText>
        </w:r>
        <w:r w:rsidRPr="004D2827" w:rsidDel="00E76C7C">
          <w:fldChar w:fldCharType="separate"/>
        </w:r>
        <w:r w:rsidRPr="004D2827" w:rsidDel="00E76C7C">
          <w:delText>1</w:delText>
        </w:r>
        <w:r w:rsidRPr="004D2827" w:rsidDel="00E76C7C">
          <w:fldChar w:fldCharType="end"/>
        </w:r>
      </w:del>
      <w:ins w:id="174" w:author="Min Fan" w:date="2025-06-09T19:01:00Z" w16du:dateUtc="2025-06-09T11:01:00Z">
        <w:r w:rsidR="00E76C7C">
          <w:rPr>
            <w:rFonts w:eastAsia="DengXian" w:hint="eastAsia"/>
            <w:lang w:eastAsia="zh-CN"/>
          </w:rPr>
          <w:t>2</w:t>
        </w:r>
      </w:ins>
      <w:r w:rsidR="00A07E90" w:rsidRPr="004D2827">
        <w:rPr>
          <w:rFonts w:eastAsia="DengXian" w:hint="eastAsia"/>
        </w:rPr>
        <w:t xml:space="preserve">. </w:t>
      </w:r>
      <w:r w:rsidR="00A07E90" w:rsidRPr="004D2827">
        <w:rPr>
          <w:rFonts w:eastAsia="DengXian"/>
        </w:rPr>
        <w:t>Flow chart of eligible patients of the target trial with end-stage renal failure patients who underwent peritoneal dialysis, a Hong Kong CDARS database for the public from 200</w:t>
      </w:r>
      <w:r w:rsidR="009C3228" w:rsidRPr="004D2827">
        <w:rPr>
          <w:rFonts w:eastAsia="DengXian" w:hint="eastAsia"/>
        </w:rPr>
        <w:t>7</w:t>
      </w:r>
      <w:r w:rsidR="00A07E90" w:rsidRPr="004D2827">
        <w:rPr>
          <w:rFonts w:eastAsia="DengXian"/>
        </w:rPr>
        <w:t xml:space="preserve"> to 202</w:t>
      </w:r>
      <w:r w:rsidR="009C3228" w:rsidRPr="004D2827">
        <w:rPr>
          <w:rFonts w:eastAsia="DengXian" w:hint="eastAsia"/>
        </w:rPr>
        <w:t>2</w:t>
      </w:r>
    </w:p>
    <w:p w14:paraId="717E6333" w14:textId="65E8D11B" w:rsidR="00A07E90" w:rsidRPr="00A07E90" w:rsidRDefault="00AB5B93" w:rsidP="00A07E90">
      <w:pPr>
        <w:spacing w:after="0" w:line="240" w:lineRule="auto"/>
        <w:rPr>
          <w:rFonts w:ascii="Times New Roman" w:eastAsia="Times New Roman" w:hAnsi="Times New Roman" w:cs="Times New Roman"/>
          <w:kern w:val="0"/>
          <w:lang w:val="en-GB" w:eastAsia="zh-CN"/>
          <w14:ligatures w14:val="none"/>
        </w:rPr>
      </w:pPr>
      <w:r>
        <w:rPr>
          <w:noProof/>
        </w:rPr>
        <w:drawing>
          <wp:inline distT="0" distB="0" distL="0" distR="0" wp14:anchorId="703264F5" wp14:editId="587A5031">
            <wp:extent cx="4201973" cy="8068666"/>
            <wp:effectExtent l="0" t="0" r="8255" b="889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05552" cy="8075538"/>
                    </a:xfrm>
                    <a:prstGeom prst="rect">
                      <a:avLst/>
                    </a:prstGeom>
                    <a:noFill/>
                    <a:ln>
                      <a:noFill/>
                    </a:ln>
                  </pic:spPr>
                </pic:pic>
              </a:graphicData>
            </a:graphic>
          </wp:inline>
        </w:drawing>
      </w:r>
    </w:p>
    <w:p w14:paraId="11B8AE73" w14:textId="77777777" w:rsidR="00AD0744" w:rsidRDefault="00AD0744">
      <w:pPr>
        <w:rPr>
          <w:rFonts w:ascii="Palatino Linotype" w:eastAsia="Times New Roman" w:hAnsi="Palatino Linotype" w:cs="Times New Roman"/>
          <w:color w:val="000000"/>
          <w:sz w:val="18"/>
          <w:szCs w:val="20"/>
          <w:lang w:val="en-US" w:eastAsia="de-DE" w:bidi="en-US"/>
        </w:rPr>
      </w:pPr>
      <w:r>
        <w:br w:type="page"/>
      </w:r>
    </w:p>
    <w:p w14:paraId="2BFE1193" w14:textId="77777777" w:rsidR="00C86ACB" w:rsidRDefault="00C86ACB" w:rsidP="00CD2D06">
      <w:pPr>
        <w:pStyle w:val="MDPI51figurecaption"/>
        <w:sectPr w:rsidR="00C86ACB">
          <w:pgSz w:w="11906" w:h="16838"/>
          <w:pgMar w:top="1440" w:right="1440" w:bottom="1440" w:left="1440" w:header="708" w:footer="708" w:gutter="0"/>
          <w:cols w:space="708"/>
          <w:docGrid w:linePitch="360"/>
        </w:sectPr>
      </w:pPr>
    </w:p>
    <w:p w14:paraId="3FD4A556" w14:textId="77777777" w:rsidR="00E77246" w:rsidRDefault="00E77246" w:rsidP="00E77246">
      <w:pPr>
        <w:pStyle w:val="MDPI41tablecaption"/>
        <w:rPr>
          <w:rFonts w:eastAsia="DengXian"/>
          <w:lang w:eastAsia="zh-CN"/>
        </w:rPr>
      </w:pPr>
      <w:r>
        <w:lastRenderedPageBreak/>
        <w:t xml:space="preserve">Table </w:t>
      </w:r>
      <w:r>
        <w:fldChar w:fldCharType="begin"/>
      </w:r>
      <w:r>
        <w:instrText xml:space="preserve"> SEQ Table \* ARABIC </w:instrText>
      </w:r>
      <w:r>
        <w:fldChar w:fldCharType="separate"/>
      </w:r>
      <w:r>
        <w:rPr>
          <w:noProof/>
        </w:rPr>
        <w:t>1</w:t>
      </w:r>
      <w:r>
        <w:fldChar w:fldCharType="end"/>
      </w:r>
      <w:r>
        <w:rPr>
          <w:rFonts w:eastAsia="DengXian" w:hint="eastAsia"/>
          <w:lang w:eastAsia="zh-CN"/>
        </w:rPr>
        <w:t xml:space="preserve"> Demographic </w:t>
      </w:r>
      <w:r>
        <w:rPr>
          <w:rFonts w:eastAsia="DengXian"/>
          <w:lang w:eastAsia="zh-CN"/>
        </w:rPr>
        <w:t>information</w:t>
      </w:r>
      <w:r>
        <w:rPr>
          <w:rFonts w:eastAsia="DengXian" w:hint="eastAsia"/>
          <w:lang w:eastAsia="zh-CN"/>
        </w:rPr>
        <w:t xml:space="preserve"> before and after the propensity score matching</w:t>
      </w:r>
    </w:p>
    <w:tbl>
      <w:tblPr>
        <w:tblStyle w:val="MDPI41threelinetable"/>
        <w:tblW w:w="15367" w:type="dxa"/>
        <w:tblLook w:val="04A0" w:firstRow="1" w:lastRow="0" w:firstColumn="1" w:lastColumn="0" w:noHBand="0" w:noVBand="1"/>
      </w:tblPr>
      <w:tblGrid>
        <w:gridCol w:w="4820"/>
        <w:gridCol w:w="2268"/>
        <w:gridCol w:w="2268"/>
        <w:gridCol w:w="770"/>
        <w:gridCol w:w="2200"/>
        <w:gridCol w:w="2275"/>
        <w:gridCol w:w="766"/>
      </w:tblGrid>
      <w:tr w:rsidR="00E77246" w:rsidRPr="0044085D" w14:paraId="1245A259" w14:textId="77777777" w:rsidTr="008F6E36">
        <w:trPr>
          <w:cnfStyle w:val="100000000000" w:firstRow="1" w:lastRow="0" w:firstColumn="0" w:lastColumn="0" w:oddVBand="0" w:evenVBand="0" w:oddHBand="0" w:evenHBand="0" w:firstRowFirstColumn="0" w:firstRowLastColumn="0" w:lastRowFirstColumn="0" w:lastRowLastColumn="0"/>
          <w:trHeight w:val="300"/>
        </w:trPr>
        <w:tc>
          <w:tcPr>
            <w:tcW w:w="4820" w:type="dxa"/>
            <w:vMerge w:val="restart"/>
            <w:noWrap/>
          </w:tcPr>
          <w:p w14:paraId="5BD79F65" w14:textId="77777777" w:rsidR="00E77246" w:rsidRDefault="00E77246" w:rsidP="008F6E36">
            <w:pPr>
              <w:pStyle w:val="MDPI42tablebody"/>
              <w:rPr>
                <w:rFonts w:eastAsia="DengXian"/>
                <w:lang w:eastAsia="zh-CN"/>
              </w:rPr>
            </w:pPr>
            <w:r>
              <w:rPr>
                <w:rFonts w:eastAsia="DengXian"/>
                <w:lang w:eastAsia="zh-CN"/>
              </w:rPr>
              <w:t>V</w:t>
            </w:r>
            <w:r>
              <w:rPr>
                <w:rFonts w:eastAsia="DengXian" w:hint="eastAsia"/>
                <w:lang w:eastAsia="zh-CN"/>
              </w:rPr>
              <w:t>ariables, n (%)</w:t>
            </w:r>
          </w:p>
        </w:tc>
        <w:tc>
          <w:tcPr>
            <w:tcW w:w="5306" w:type="dxa"/>
            <w:gridSpan w:val="3"/>
            <w:tcBorders>
              <w:top w:val="single" w:sz="8" w:space="0" w:color="auto"/>
              <w:right w:val="nil"/>
            </w:tcBorders>
            <w:noWrap/>
          </w:tcPr>
          <w:p w14:paraId="7A0AC6A5" w14:textId="77777777" w:rsidR="00E77246" w:rsidRPr="0044085D" w:rsidRDefault="00E77246" w:rsidP="008F6E36">
            <w:pPr>
              <w:pStyle w:val="MDPI42tablebody"/>
            </w:pPr>
            <w:r>
              <w:rPr>
                <w:rFonts w:eastAsia="DengXian" w:hint="eastAsia"/>
                <w:lang w:eastAsia="zh-CN"/>
              </w:rPr>
              <w:t>Before matching</w:t>
            </w:r>
          </w:p>
        </w:tc>
        <w:tc>
          <w:tcPr>
            <w:tcW w:w="5241" w:type="dxa"/>
            <w:gridSpan w:val="3"/>
            <w:tcBorders>
              <w:top w:val="single" w:sz="8" w:space="0" w:color="auto"/>
              <w:left w:val="nil"/>
            </w:tcBorders>
            <w:noWrap/>
          </w:tcPr>
          <w:p w14:paraId="0A73A9CC" w14:textId="77777777" w:rsidR="00E77246" w:rsidRPr="0044085D" w:rsidRDefault="00E77246" w:rsidP="008F6E36">
            <w:pPr>
              <w:pStyle w:val="MDPI42tablebody"/>
            </w:pPr>
            <w:r>
              <w:rPr>
                <w:rFonts w:eastAsia="DengXian" w:hint="eastAsia"/>
                <w:lang w:eastAsia="zh-CN"/>
              </w:rPr>
              <w:t>After matching</w:t>
            </w:r>
          </w:p>
        </w:tc>
      </w:tr>
      <w:tr w:rsidR="00E77246" w:rsidRPr="0044085D" w14:paraId="73E116A8" w14:textId="77777777" w:rsidTr="008F6E36">
        <w:trPr>
          <w:trHeight w:val="300"/>
        </w:trPr>
        <w:tc>
          <w:tcPr>
            <w:tcW w:w="4820" w:type="dxa"/>
            <w:vMerge/>
            <w:tcBorders>
              <w:bottom w:val="single" w:sz="4" w:space="0" w:color="auto"/>
            </w:tcBorders>
            <w:noWrap/>
            <w:vAlign w:val="top"/>
            <w:hideMark/>
          </w:tcPr>
          <w:p w14:paraId="1471DC65" w14:textId="77777777" w:rsidR="00E77246" w:rsidRPr="0044085D" w:rsidRDefault="00E77246" w:rsidP="008F6E36">
            <w:pPr>
              <w:pStyle w:val="MDPI42tablebody"/>
              <w:jc w:val="left"/>
              <w:rPr>
                <w:rFonts w:eastAsia="DengXian"/>
                <w:lang w:eastAsia="zh-CN"/>
              </w:rPr>
            </w:pPr>
          </w:p>
        </w:tc>
        <w:tc>
          <w:tcPr>
            <w:tcW w:w="2268" w:type="dxa"/>
            <w:tcBorders>
              <w:top w:val="single" w:sz="4" w:space="0" w:color="auto"/>
              <w:bottom w:val="single" w:sz="4" w:space="0" w:color="auto"/>
            </w:tcBorders>
            <w:noWrap/>
            <w:hideMark/>
          </w:tcPr>
          <w:p w14:paraId="6F20BAAC" w14:textId="77777777" w:rsidR="00E77246" w:rsidRDefault="00E77246" w:rsidP="009A1337">
            <w:pPr>
              <w:pStyle w:val="MDPI42tablebody"/>
              <w:jc w:val="right"/>
              <w:rPr>
                <w:rFonts w:eastAsia="DengXian"/>
                <w:b/>
                <w:bCs/>
                <w:lang w:eastAsia="zh-CN"/>
              </w:rPr>
            </w:pPr>
            <w:r w:rsidRPr="0044085D">
              <w:rPr>
                <w:rFonts w:eastAsia="DengXian" w:hint="eastAsia"/>
                <w:b/>
                <w:bCs/>
                <w:lang w:eastAsia="zh-CN"/>
              </w:rPr>
              <w:t>Non-users</w:t>
            </w:r>
            <w:r>
              <w:rPr>
                <w:rFonts w:eastAsia="DengXian" w:hint="eastAsia"/>
                <w:b/>
                <w:bCs/>
                <w:lang w:eastAsia="zh-CN"/>
              </w:rPr>
              <w:t xml:space="preserve"> </w:t>
            </w:r>
          </w:p>
          <w:p w14:paraId="55A64A39" w14:textId="136C122A" w:rsidR="00E77246" w:rsidRPr="0044085D" w:rsidRDefault="00E77246" w:rsidP="009A1337">
            <w:pPr>
              <w:pStyle w:val="MDPI42tablebody"/>
              <w:jc w:val="right"/>
              <w:rPr>
                <w:rFonts w:eastAsia="DengXian"/>
                <w:b/>
                <w:bCs/>
                <w:lang w:eastAsia="zh-CN"/>
              </w:rPr>
            </w:pPr>
            <w:r>
              <w:rPr>
                <w:rFonts w:eastAsia="DengXian" w:hint="eastAsia"/>
                <w:lang w:eastAsia="zh-CN"/>
              </w:rPr>
              <w:t>(N =</w:t>
            </w:r>
            <w:r w:rsidRPr="0044085D">
              <w:t xml:space="preserve"> </w:t>
            </w:r>
            <w:r w:rsidR="00870E05">
              <w:rPr>
                <w:rFonts w:eastAsia="DengXian" w:hint="eastAsia"/>
                <w:lang w:eastAsia="zh-CN"/>
              </w:rPr>
              <w:t>8149</w:t>
            </w:r>
            <w:r>
              <w:rPr>
                <w:rFonts w:eastAsia="DengXian" w:hint="eastAsia"/>
                <w:lang w:eastAsia="zh-CN"/>
              </w:rPr>
              <w:t>)</w:t>
            </w:r>
          </w:p>
        </w:tc>
        <w:tc>
          <w:tcPr>
            <w:tcW w:w="2268" w:type="dxa"/>
            <w:tcBorders>
              <w:top w:val="single" w:sz="4" w:space="0" w:color="auto"/>
              <w:bottom w:val="single" w:sz="4" w:space="0" w:color="auto"/>
            </w:tcBorders>
            <w:noWrap/>
            <w:hideMark/>
          </w:tcPr>
          <w:p w14:paraId="677A62B8" w14:textId="77777777" w:rsidR="00E77246" w:rsidRDefault="00E77246" w:rsidP="009A1337">
            <w:pPr>
              <w:pStyle w:val="MDPI42tablebody"/>
              <w:jc w:val="right"/>
              <w:rPr>
                <w:rFonts w:eastAsia="DengXian"/>
                <w:b/>
                <w:bCs/>
                <w:lang w:eastAsia="zh-CN"/>
              </w:rPr>
            </w:pPr>
            <w:r w:rsidRPr="0044085D">
              <w:rPr>
                <w:rFonts w:eastAsia="DengXian" w:hint="eastAsia"/>
                <w:b/>
                <w:bCs/>
                <w:lang w:eastAsia="zh-CN"/>
              </w:rPr>
              <w:t>Users</w:t>
            </w:r>
          </w:p>
          <w:p w14:paraId="5D2A09E7" w14:textId="07B6F3B2" w:rsidR="00E77246" w:rsidRPr="0044085D" w:rsidRDefault="00E77246" w:rsidP="009A1337">
            <w:pPr>
              <w:pStyle w:val="MDPI42tablebody"/>
              <w:jc w:val="right"/>
              <w:rPr>
                <w:rFonts w:eastAsia="DengXian"/>
                <w:b/>
                <w:bCs/>
                <w:lang w:eastAsia="zh-CN"/>
              </w:rPr>
            </w:pPr>
            <w:r>
              <w:rPr>
                <w:rFonts w:eastAsia="DengXian" w:hint="eastAsia"/>
                <w:b/>
                <w:bCs/>
                <w:lang w:eastAsia="zh-CN"/>
              </w:rPr>
              <w:t>(</w:t>
            </w:r>
            <w:r>
              <w:rPr>
                <w:rFonts w:eastAsia="DengXian" w:hint="eastAsia"/>
                <w:lang w:eastAsia="zh-CN"/>
              </w:rPr>
              <w:t>N =</w:t>
            </w:r>
            <w:r w:rsidRPr="0044085D">
              <w:t xml:space="preserve">  </w:t>
            </w:r>
            <w:r>
              <w:rPr>
                <w:rFonts w:eastAsia="DengXian" w:hint="eastAsia"/>
                <w:lang w:eastAsia="zh-CN"/>
              </w:rPr>
              <w:t>8</w:t>
            </w:r>
            <w:r w:rsidR="00870E05">
              <w:rPr>
                <w:rFonts w:eastAsia="DengXian" w:hint="eastAsia"/>
                <w:lang w:eastAsia="zh-CN"/>
              </w:rPr>
              <w:t>1</w:t>
            </w:r>
            <w:r>
              <w:rPr>
                <w:rFonts w:eastAsia="DengXian" w:hint="eastAsia"/>
                <w:b/>
                <w:bCs/>
                <w:lang w:eastAsia="zh-CN"/>
              </w:rPr>
              <w:t>)</w:t>
            </w:r>
          </w:p>
        </w:tc>
        <w:tc>
          <w:tcPr>
            <w:tcW w:w="770" w:type="dxa"/>
            <w:tcBorders>
              <w:top w:val="single" w:sz="4" w:space="0" w:color="auto"/>
              <w:bottom w:val="single" w:sz="4" w:space="0" w:color="auto"/>
            </w:tcBorders>
            <w:noWrap/>
            <w:hideMark/>
          </w:tcPr>
          <w:p w14:paraId="30CAD3B0" w14:textId="77777777" w:rsidR="00E77246" w:rsidRPr="0044085D" w:rsidRDefault="00E77246" w:rsidP="009A1337">
            <w:pPr>
              <w:pStyle w:val="MDPI42tablebody"/>
              <w:jc w:val="right"/>
              <w:rPr>
                <w:b/>
                <w:bCs/>
              </w:rPr>
            </w:pPr>
            <w:r w:rsidRPr="0044085D">
              <w:rPr>
                <w:b/>
                <w:bCs/>
              </w:rPr>
              <w:t>SMD</w:t>
            </w:r>
          </w:p>
        </w:tc>
        <w:tc>
          <w:tcPr>
            <w:tcW w:w="2200" w:type="dxa"/>
            <w:tcBorders>
              <w:top w:val="single" w:sz="4" w:space="0" w:color="auto"/>
              <w:bottom w:val="single" w:sz="4" w:space="0" w:color="auto"/>
            </w:tcBorders>
            <w:noWrap/>
            <w:hideMark/>
          </w:tcPr>
          <w:p w14:paraId="7027C892" w14:textId="77777777" w:rsidR="00E77246" w:rsidRDefault="00E77246" w:rsidP="009A1337">
            <w:pPr>
              <w:pStyle w:val="MDPI42tablebody"/>
              <w:jc w:val="right"/>
              <w:rPr>
                <w:rFonts w:eastAsia="DengXian"/>
                <w:b/>
                <w:bCs/>
                <w:lang w:eastAsia="zh-CN"/>
              </w:rPr>
            </w:pPr>
            <w:r w:rsidRPr="0044085D">
              <w:rPr>
                <w:rFonts w:eastAsia="DengXian" w:hint="eastAsia"/>
                <w:b/>
                <w:bCs/>
                <w:lang w:eastAsia="zh-CN"/>
              </w:rPr>
              <w:t>Non-users</w:t>
            </w:r>
          </w:p>
          <w:p w14:paraId="41468DBD" w14:textId="1142471A" w:rsidR="00E77246" w:rsidRPr="0044085D" w:rsidRDefault="00E77246" w:rsidP="009A1337">
            <w:pPr>
              <w:pStyle w:val="MDPI42tablebody"/>
              <w:jc w:val="right"/>
              <w:rPr>
                <w:rFonts w:eastAsia="DengXian"/>
                <w:b/>
                <w:bCs/>
                <w:lang w:eastAsia="zh-CN"/>
              </w:rPr>
            </w:pPr>
            <w:r>
              <w:rPr>
                <w:rFonts w:eastAsia="DengXian" w:hint="eastAsia"/>
                <w:b/>
                <w:bCs/>
                <w:lang w:eastAsia="zh-CN"/>
              </w:rPr>
              <w:t>(</w:t>
            </w:r>
            <w:r>
              <w:rPr>
                <w:rFonts w:eastAsia="DengXian" w:hint="eastAsia"/>
                <w:lang w:eastAsia="zh-CN"/>
              </w:rPr>
              <w:t>N =</w:t>
            </w:r>
            <w:r w:rsidRPr="0044085D">
              <w:t xml:space="preserve">  </w:t>
            </w:r>
            <w:r w:rsidR="00870E05">
              <w:rPr>
                <w:rFonts w:eastAsia="DengXian" w:hint="eastAsia"/>
                <w:lang w:eastAsia="zh-CN"/>
              </w:rPr>
              <w:t>806</w:t>
            </w:r>
            <w:r>
              <w:rPr>
                <w:rFonts w:eastAsia="DengXian" w:hint="eastAsia"/>
                <w:b/>
                <w:bCs/>
                <w:lang w:eastAsia="zh-CN"/>
              </w:rPr>
              <w:t>)</w:t>
            </w:r>
          </w:p>
        </w:tc>
        <w:tc>
          <w:tcPr>
            <w:tcW w:w="2275" w:type="dxa"/>
            <w:tcBorders>
              <w:top w:val="single" w:sz="4" w:space="0" w:color="auto"/>
              <w:bottom w:val="single" w:sz="4" w:space="0" w:color="auto"/>
            </w:tcBorders>
            <w:noWrap/>
            <w:hideMark/>
          </w:tcPr>
          <w:p w14:paraId="4AB85983" w14:textId="77777777" w:rsidR="00E77246" w:rsidRDefault="00E77246" w:rsidP="009A1337">
            <w:pPr>
              <w:pStyle w:val="MDPI42tablebody"/>
              <w:jc w:val="right"/>
              <w:rPr>
                <w:rFonts w:eastAsia="DengXian"/>
                <w:b/>
                <w:bCs/>
                <w:lang w:eastAsia="zh-CN"/>
              </w:rPr>
            </w:pPr>
            <w:r w:rsidRPr="0044085D">
              <w:rPr>
                <w:rFonts w:eastAsia="DengXian" w:hint="eastAsia"/>
                <w:b/>
                <w:bCs/>
                <w:lang w:eastAsia="zh-CN"/>
              </w:rPr>
              <w:t>Users</w:t>
            </w:r>
          </w:p>
          <w:p w14:paraId="1D4EC5DE" w14:textId="21D38D78" w:rsidR="00E77246" w:rsidRPr="0044085D" w:rsidRDefault="00E77246" w:rsidP="009A1337">
            <w:pPr>
              <w:pStyle w:val="MDPI42tablebody"/>
              <w:jc w:val="right"/>
              <w:rPr>
                <w:rFonts w:eastAsia="DengXian"/>
                <w:b/>
                <w:bCs/>
                <w:lang w:eastAsia="zh-CN"/>
              </w:rPr>
            </w:pPr>
            <w:r>
              <w:rPr>
                <w:rFonts w:eastAsia="DengXian" w:hint="eastAsia"/>
                <w:b/>
                <w:bCs/>
                <w:lang w:eastAsia="zh-CN"/>
              </w:rPr>
              <w:t>(</w:t>
            </w:r>
            <w:r>
              <w:rPr>
                <w:rFonts w:eastAsia="DengXian" w:hint="eastAsia"/>
                <w:lang w:eastAsia="zh-CN"/>
              </w:rPr>
              <w:t>N =</w:t>
            </w:r>
            <w:r w:rsidRPr="0044085D">
              <w:t xml:space="preserve">  </w:t>
            </w:r>
            <w:r w:rsidR="00870E05">
              <w:rPr>
                <w:rFonts w:eastAsia="DengXian" w:hint="eastAsia"/>
                <w:lang w:eastAsia="zh-CN"/>
              </w:rPr>
              <w:t>81</w:t>
            </w:r>
            <w:r>
              <w:rPr>
                <w:rFonts w:eastAsia="DengXian" w:hint="eastAsia"/>
                <w:b/>
                <w:bCs/>
                <w:lang w:eastAsia="zh-CN"/>
              </w:rPr>
              <w:t>)</w:t>
            </w:r>
          </w:p>
        </w:tc>
        <w:tc>
          <w:tcPr>
            <w:tcW w:w="766" w:type="dxa"/>
            <w:tcBorders>
              <w:top w:val="single" w:sz="4" w:space="0" w:color="auto"/>
              <w:bottom w:val="single" w:sz="4" w:space="0" w:color="auto"/>
            </w:tcBorders>
            <w:noWrap/>
            <w:hideMark/>
          </w:tcPr>
          <w:p w14:paraId="72098FDD" w14:textId="77777777" w:rsidR="00E77246" w:rsidRPr="0044085D" w:rsidRDefault="00E77246" w:rsidP="009A1337">
            <w:pPr>
              <w:pStyle w:val="MDPI42tablebody"/>
              <w:jc w:val="right"/>
              <w:rPr>
                <w:b/>
                <w:bCs/>
              </w:rPr>
            </w:pPr>
            <w:r w:rsidRPr="0044085D">
              <w:rPr>
                <w:b/>
                <w:bCs/>
              </w:rPr>
              <w:t>SMD</w:t>
            </w:r>
          </w:p>
        </w:tc>
      </w:tr>
      <w:tr w:rsidR="00870E05" w:rsidRPr="0044085D" w14:paraId="78EBEC3D" w14:textId="77777777" w:rsidTr="008F6E36">
        <w:trPr>
          <w:trHeight w:val="300"/>
        </w:trPr>
        <w:tc>
          <w:tcPr>
            <w:tcW w:w="4820" w:type="dxa"/>
            <w:tcBorders>
              <w:top w:val="single" w:sz="4" w:space="0" w:color="auto"/>
            </w:tcBorders>
            <w:noWrap/>
            <w:vAlign w:val="top"/>
            <w:hideMark/>
          </w:tcPr>
          <w:p w14:paraId="1D2F1129" w14:textId="77777777" w:rsidR="00870E05" w:rsidRPr="0044085D" w:rsidRDefault="00870E05" w:rsidP="00870E05">
            <w:pPr>
              <w:pStyle w:val="MDPI42tablebody"/>
              <w:jc w:val="left"/>
            </w:pPr>
            <w:r w:rsidRPr="0044085D">
              <w:t>Follow-up period (median [IQR])</w:t>
            </w:r>
          </w:p>
        </w:tc>
        <w:tc>
          <w:tcPr>
            <w:tcW w:w="2268" w:type="dxa"/>
            <w:tcBorders>
              <w:top w:val="single" w:sz="4" w:space="0" w:color="auto"/>
            </w:tcBorders>
            <w:noWrap/>
            <w:vAlign w:val="top"/>
            <w:hideMark/>
          </w:tcPr>
          <w:p w14:paraId="31B21B8D" w14:textId="4392DD5D" w:rsidR="00870E05" w:rsidRPr="0044085D" w:rsidRDefault="00870E05" w:rsidP="00870E05">
            <w:pPr>
              <w:pStyle w:val="MDPI42tablebody"/>
              <w:jc w:val="right"/>
            </w:pPr>
            <w:r w:rsidRPr="00E61996">
              <w:t>384.00 [162.00, 776.00]</w:t>
            </w:r>
          </w:p>
        </w:tc>
        <w:tc>
          <w:tcPr>
            <w:tcW w:w="2268" w:type="dxa"/>
            <w:tcBorders>
              <w:top w:val="single" w:sz="4" w:space="0" w:color="auto"/>
            </w:tcBorders>
            <w:noWrap/>
            <w:vAlign w:val="top"/>
            <w:hideMark/>
          </w:tcPr>
          <w:p w14:paraId="18D7B8E8" w14:textId="4CC3CF12" w:rsidR="00870E05" w:rsidRPr="0044085D" w:rsidRDefault="00870E05" w:rsidP="00870E05">
            <w:pPr>
              <w:pStyle w:val="MDPI42tablebody"/>
              <w:jc w:val="right"/>
            </w:pPr>
            <w:r w:rsidRPr="00E61996">
              <w:t>336.00 [157.00, 754.00]</w:t>
            </w:r>
          </w:p>
        </w:tc>
        <w:tc>
          <w:tcPr>
            <w:tcW w:w="770" w:type="dxa"/>
            <w:tcBorders>
              <w:top w:val="single" w:sz="4" w:space="0" w:color="auto"/>
            </w:tcBorders>
            <w:noWrap/>
            <w:vAlign w:val="top"/>
            <w:hideMark/>
          </w:tcPr>
          <w:p w14:paraId="26DD571A" w14:textId="77777777" w:rsidR="00870E05" w:rsidRPr="0044085D" w:rsidRDefault="00870E05" w:rsidP="00870E05">
            <w:pPr>
              <w:pStyle w:val="MDPI42tablebody"/>
              <w:jc w:val="right"/>
            </w:pPr>
            <w:r w:rsidRPr="00D573EA">
              <w:t xml:space="preserve"> 0.068</w:t>
            </w:r>
          </w:p>
        </w:tc>
        <w:tc>
          <w:tcPr>
            <w:tcW w:w="2200" w:type="dxa"/>
            <w:noWrap/>
            <w:vAlign w:val="top"/>
            <w:hideMark/>
          </w:tcPr>
          <w:p w14:paraId="14634A7A" w14:textId="1F99BC1A" w:rsidR="00870E05" w:rsidRPr="0044085D" w:rsidRDefault="00870E05" w:rsidP="00870E05">
            <w:pPr>
              <w:pStyle w:val="MDPI42tablebody"/>
              <w:jc w:val="right"/>
            </w:pPr>
            <w:r w:rsidRPr="00DB12C7">
              <w:t>364.00 [141.50, 671.75]</w:t>
            </w:r>
          </w:p>
        </w:tc>
        <w:tc>
          <w:tcPr>
            <w:tcW w:w="2275" w:type="dxa"/>
            <w:noWrap/>
            <w:vAlign w:val="top"/>
            <w:hideMark/>
          </w:tcPr>
          <w:p w14:paraId="402CEF7B" w14:textId="7B78B5B2" w:rsidR="00870E05" w:rsidRPr="0044085D" w:rsidRDefault="00870E05" w:rsidP="00870E05">
            <w:pPr>
              <w:pStyle w:val="MDPI42tablebody"/>
              <w:jc w:val="right"/>
            </w:pPr>
            <w:r w:rsidRPr="00DB12C7">
              <w:t>336.00 [157.00, 754.00]</w:t>
            </w:r>
          </w:p>
        </w:tc>
        <w:tc>
          <w:tcPr>
            <w:tcW w:w="766" w:type="dxa"/>
            <w:noWrap/>
            <w:vAlign w:val="top"/>
            <w:hideMark/>
          </w:tcPr>
          <w:p w14:paraId="16EC0E43" w14:textId="743C49C6" w:rsidR="00870E05" w:rsidRPr="0044085D" w:rsidRDefault="00870E05" w:rsidP="00870E05">
            <w:pPr>
              <w:pStyle w:val="MDPI42tablebody"/>
              <w:jc w:val="right"/>
            </w:pPr>
            <w:r w:rsidRPr="00DB12C7">
              <w:t xml:space="preserve"> 0.061</w:t>
            </w:r>
          </w:p>
        </w:tc>
      </w:tr>
      <w:tr w:rsidR="00870E05" w:rsidRPr="0044085D" w14:paraId="7B4AA3B1" w14:textId="77777777" w:rsidTr="008F6E36">
        <w:trPr>
          <w:trHeight w:val="300"/>
        </w:trPr>
        <w:tc>
          <w:tcPr>
            <w:tcW w:w="4820" w:type="dxa"/>
            <w:noWrap/>
            <w:vAlign w:val="top"/>
            <w:hideMark/>
          </w:tcPr>
          <w:p w14:paraId="0DD2E071" w14:textId="77777777" w:rsidR="00870E05" w:rsidRPr="0044085D" w:rsidRDefault="00870E05" w:rsidP="00870E05">
            <w:pPr>
              <w:pStyle w:val="MDPI42tablebody"/>
              <w:jc w:val="left"/>
            </w:pPr>
            <w:r w:rsidRPr="0044085D">
              <w:t>Sex</w:t>
            </w:r>
            <w:r>
              <w:rPr>
                <w:rFonts w:eastAsia="DengXian" w:hint="eastAsia"/>
                <w:lang w:eastAsia="zh-CN"/>
              </w:rPr>
              <w:t>,</w:t>
            </w:r>
            <w:r w:rsidRPr="0044085D">
              <w:t xml:space="preserve"> M</w:t>
            </w:r>
            <w:r>
              <w:rPr>
                <w:rFonts w:eastAsia="DengXian" w:hint="eastAsia"/>
                <w:lang w:eastAsia="zh-CN"/>
              </w:rPr>
              <w:t>ale</w:t>
            </w:r>
            <w:r w:rsidRPr="0044085D">
              <w:t xml:space="preserve"> (%)</w:t>
            </w:r>
          </w:p>
        </w:tc>
        <w:tc>
          <w:tcPr>
            <w:tcW w:w="2268" w:type="dxa"/>
            <w:noWrap/>
            <w:vAlign w:val="top"/>
            <w:hideMark/>
          </w:tcPr>
          <w:p w14:paraId="6DF90153" w14:textId="076FA304" w:rsidR="00870E05" w:rsidRPr="0044085D" w:rsidRDefault="00870E05" w:rsidP="00870E05">
            <w:pPr>
              <w:pStyle w:val="MDPI42tablebody"/>
              <w:jc w:val="right"/>
            </w:pPr>
            <w:r w:rsidRPr="00E61996">
              <w:t xml:space="preserve">  4192 ( 51.4) </w:t>
            </w:r>
          </w:p>
        </w:tc>
        <w:tc>
          <w:tcPr>
            <w:tcW w:w="2268" w:type="dxa"/>
            <w:noWrap/>
            <w:vAlign w:val="top"/>
            <w:hideMark/>
          </w:tcPr>
          <w:p w14:paraId="04B4C8CA" w14:textId="453FEAAC" w:rsidR="00870E05" w:rsidRPr="0044085D" w:rsidRDefault="00870E05" w:rsidP="00870E05">
            <w:pPr>
              <w:pStyle w:val="MDPI42tablebody"/>
              <w:jc w:val="right"/>
            </w:pPr>
            <w:r w:rsidRPr="00E61996">
              <w:t xml:space="preserve">    41 ( 50.6) </w:t>
            </w:r>
          </w:p>
        </w:tc>
        <w:tc>
          <w:tcPr>
            <w:tcW w:w="770" w:type="dxa"/>
            <w:noWrap/>
            <w:vAlign w:val="top"/>
            <w:hideMark/>
          </w:tcPr>
          <w:p w14:paraId="268795C5" w14:textId="77777777" w:rsidR="00870E05" w:rsidRPr="0044085D" w:rsidRDefault="00870E05" w:rsidP="00870E05">
            <w:pPr>
              <w:pStyle w:val="MDPI42tablebody"/>
              <w:jc w:val="right"/>
            </w:pPr>
            <w:r w:rsidRPr="00D573EA">
              <w:t xml:space="preserve"> 0.047</w:t>
            </w:r>
          </w:p>
        </w:tc>
        <w:tc>
          <w:tcPr>
            <w:tcW w:w="2200" w:type="dxa"/>
            <w:noWrap/>
            <w:vAlign w:val="top"/>
            <w:hideMark/>
          </w:tcPr>
          <w:p w14:paraId="3A897CBC" w14:textId="0BD0519E" w:rsidR="00870E05" w:rsidRPr="0044085D" w:rsidRDefault="00870E05" w:rsidP="00870E05">
            <w:pPr>
              <w:pStyle w:val="MDPI42tablebody"/>
              <w:jc w:val="right"/>
            </w:pPr>
            <w:r w:rsidRPr="00DB12C7">
              <w:t xml:space="preserve">   407 ( 50.5) </w:t>
            </w:r>
          </w:p>
        </w:tc>
        <w:tc>
          <w:tcPr>
            <w:tcW w:w="2275" w:type="dxa"/>
            <w:noWrap/>
            <w:vAlign w:val="top"/>
            <w:hideMark/>
          </w:tcPr>
          <w:p w14:paraId="47830DCA" w14:textId="5D780DC3" w:rsidR="00870E05" w:rsidRPr="0044085D" w:rsidRDefault="00870E05" w:rsidP="00870E05">
            <w:pPr>
              <w:pStyle w:val="MDPI42tablebody"/>
              <w:jc w:val="right"/>
            </w:pPr>
            <w:r w:rsidRPr="00DB12C7">
              <w:t xml:space="preserve">    41 ( 50.6) </w:t>
            </w:r>
          </w:p>
        </w:tc>
        <w:tc>
          <w:tcPr>
            <w:tcW w:w="766" w:type="dxa"/>
            <w:noWrap/>
            <w:vAlign w:val="top"/>
            <w:hideMark/>
          </w:tcPr>
          <w:p w14:paraId="09B4E1E4" w14:textId="74045531" w:rsidR="00870E05" w:rsidRPr="0044085D" w:rsidRDefault="00870E05" w:rsidP="00870E05">
            <w:pPr>
              <w:pStyle w:val="MDPI42tablebody"/>
              <w:jc w:val="right"/>
            </w:pPr>
            <w:r w:rsidRPr="00DB12C7">
              <w:t xml:space="preserve"> 0.002</w:t>
            </w:r>
          </w:p>
        </w:tc>
      </w:tr>
      <w:tr w:rsidR="00870E05" w:rsidRPr="0044085D" w14:paraId="3098F6F1" w14:textId="77777777" w:rsidTr="008F6E36">
        <w:trPr>
          <w:trHeight w:val="300"/>
        </w:trPr>
        <w:tc>
          <w:tcPr>
            <w:tcW w:w="4820" w:type="dxa"/>
            <w:noWrap/>
            <w:vAlign w:val="top"/>
            <w:hideMark/>
          </w:tcPr>
          <w:p w14:paraId="7976C285" w14:textId="77777777" w:rsidR="00870E05" w:rsidRPr="0044085D" w:rsidRDefault="00870E05" w:rsidP="00870E05">
            <w:pPr>
              <w:pStyle w:val="MDPI42tablebody"/>
              <w:jc w:val="left"/>
            </w:pPr>
            <w:r w:rsidRPr="0044085D">
              <w:t>Age at index date (Years) (median [IQR])</w:t>
            </w:r>
          </w:p>
        </w:tc>
        <w:tc>
          <w:tcPr>
            <w:tcW w:w="2268" w:type="dxa"/>
            <w:noWrap/>
            <w:vAlign w:val="top"/>
            <w:hideMark/>
          </w:tcPr>
          <w:p w14:paraId="5C116705" w14:textId="562BBA58" w:rsidR="00870E05" w:rsidRPr="0044085D" w:rsidRDefault="00870E05" w:rsidP="00870E05">
            <w:pPr>
              <w:pStyle w:val="MDPI42tablebody"/>
              <w:jc w:val="right"/>
            </w:pPr>
            <w:r w:rsidRPr="00E61996">
              <w:t xml:space="preserve"> 68.13 [59.75, 75.75]</w:t>
            </w:r>
          </w:p>
        </w:tc>
        <w:tc>
          <w:tcPr>
            <w:tcW w:w="2268" w:type="dxa"/>
            <w:noWrap/>
            <w:vAlign w:val="top"/>
            <w:hideMark/>
          </w:tcPr>
          <w:p w14:paraId="22AA0AA7" w14:textId="09924F5F" w:rsidR="00870E05" w:rsidRPr="0044085D" w:rsidRDefault="00870E05" w:rsidP="00870E05">
            <w:pPr>
              <w:pStyle w:val="MDPI42tablebody"/>
              <w:jc w:val="right"/>
            </w:pPr>
            <w:r w:rsidRPr="00E61996">
              <w:t xml:space="preserve"> 66.06 [61.27, 73.08]</w:t>
            </w:r>
          </w:p>
        </w:tc>
        <w:tc>
          <w:tcPr>
            <w:tcW w:w="770" w:type="dxa"/>
            <w:noWrap/>
            <w:vAlign w:val="top"/>
            <w:hideMark/>
          </w:tcPr>
          <w:p w14:paraId="7067685B" w14:textId="77777777" w:rsidR="00870E05" w:rsidRPr="0044085D" w:rsidRDefault="00870E05" w:rsidP="00870E05">
            <w:pPr>
              <w:pStyle w:val="MDPI42tablebody"/>
              <w:jc w:val="right"/>
            </w:pPr>
            <w:r w:rsidRPr="00D573EA">
              <w:t xml:space="preserve"> 0.027</w:t>
            </w:r>
          </w:p>
        </w:tc>
        <w:tc>
          <w:tcPr>
            <w:tcW w:w="2200" w:type="dxa"/>
            <w:noWrap/>
            <w:vAlign w:val="top"/>
            <w:hideMark/>
          </w:tcPr>
          <w:p w14:paraId="4A1B5408" w14:textId="2CDC3F59" w:rsidR="00870E05" w:rsidRPr="0044085D" w:rsidRDefault="00870E05" w:rsidP="00870E05">
            <w:pPr>
              <w:pStyle w:val="MDPI42tablebody"/>
              <w:jc w:val="right"/>
            </w:pPr>
            <w:r w:rsidRPr="00DB12C7">
              <w:t xml:space="preserve"> 67.56 [60.66, 75.31]</w:t>
            </w:r>
          </w:p>
        </w:tc>
        <w:tc>
          <w:tcPr>
            <w:tcW w:w="2275" w:type="dxa"/>
            <w:noWrap/>
            <w:vAlign w:val="top"/>
            <w:hideMark/>
          </w:tcPr>
          <w:p w14:paraId="1573A32E" w14:textId="2A557A19" w:rsidR="00870E05" w:rsidRPr="0044085D" w:rsidRDefault="00870E05" w:rsidP="00870E05">
            <w:pPr>
              <w:pStyle w:val="MDPI42tablebody"/>
              <w:jc w:val="right"/>
            </w:pPr>
            <w:r w:rsidRPr="00DB12C7">
              <w:t xml:space="preserve"> 66.06 [61.27, 73.08]</w:t>
            </w:r>
          </w:p>
        </w:tc>
        <w:tc>
          <w:tcPr>
            <w:tcW w:w="766" w:type="dxa"/>
            <w:noWrap/>
            <w:vAlign w:val="top"/>
            <w:hideMark/>
          </w:tcPr>
          <w:p w14:paraId="1047E13F" w14:textId="43FC1CA8" w:rsidR="00870E05" w:rsidRPr="0044085D" w:rsidRDefault="00870E05" w:rsidP="00870E05">
            <w:pPr>
              <w:pStyle w:val="MDPI42tablebody"/>
              <w:jc w:val="right"/>
            </w:pPr>
            <w:r w:rsidRPr="00DB12C7">
              <w:t xml:space="preserve"> 0.006</w:t>
            </w:r>
          </w:p>
        </w:tc>
      </w:tr>
      <w:tr w:rsidR="00870E05" w:rsidRPr="0044085D" w14:paraId="4994C098" w14:textId="77777777" w:rsidTr="008F6E36">
        <w:trPr>
          <w:trHeight w:val="300"/>
        </w:trPr>
        <w:tc>
          <w:tcPr>
            <w:tcW w:w="4820" w:type="dxa"/>
            <w:noWrap/>
            <w:vAlign w:val="top"/>
            <w:hideMark/>
          </w:tcPr>
          <w:p w14:paraId="77465935" w14:textId="77777777" w:rsidR="00870E05" w:rsidRPr="0044085D" w:rsidRDefault="00870E05" w:rsidP="00870E05">
            <w:pPr>
              <w:pStyle w:val="MDPI42tablebody"/>
              <w:jc w:val="left"/>
            </w:pPr>
            <w:r w:rsidRPr="0044085D">
              <w:t>Time from AF to Index date (Days) (median [IQR])</w:t>
            </w:r>
          </w:p>
        </w:tc>
        <w:tc>
          <w:tcPr>
            <w:tcW w:w="2268" w:type="dxa"/>
            <w:noWrap/>
            <w:vAlign w:val="top"/>
            <w:hideMark/>
          </w:tcPr>
          <w:p w14:paraId="60D94867" w14:textId="6E5D81EC" w:rsidR="00870E05" w:rsidRPr="0044085D" w:rsidRDefault="00870E05" w:rsidP="00870E05">
            <w:pPr>
              <w:pStyle w:val="MDPI42tablebody"/>
              <w:jc w:val="right"/>
            </w:pPr>
            <w:r w:rsidRPr="00E61996">
              <w:t>364.00 [152.00, 739.00]</w:t>
            </w:r>
          </w:p>
        </w:tc>
        <w:tc>
          <w:tcPr>
            <w:tcW w:w="2268" w:type="dxa"/>
            <w:noWrap/>
            <w:vAlign w:val="top"/>
            <w:hideMark/>
          </w:tcPr>
          <w:p w14:paraId="0ABB84E4" w14:textId="1643B171" w:rsidR="00870E05" w:rsidRPr="0044085D" w:rsidRDefault="00870E05" w:rsidP="00870E05">
            <w:pPr>
              <w:pStyle w:val="MDPI42tablebody"/>
              <w:jc w:val="right"/>
            </w:pPr>
            <w:r w:rsidRPr="00E61996">
              <w:t xml:space="preserve"> 17.00 [8.00, 100.00]</w:t>
            </w:r>
          </w:p>
        </w:tc>
        <w:tc>
          <w:tcPr>
            <w:tcW w:w="770" w:type="dxa"/>
            <w:noWrap/>
            <w:vAlign w:val="top"/>
            <w:hideMark/>
          </w:tcPr>
          <w:p w14:paraId="56E5E0C4" w14:textId="77777777" w:rsidR="00870E05" w:rsidRPr="0044085D" w:rsidRDefault="00870E05" w:rsidP="00870E05">
            <w:pPr>
              <w:pStyle w:val="MDPI42tablebody"/>
              <w:jc w:val="right"/>
            </w:pPr>
            <w:r w:rsidRPr="00D573EA">
              <w:t xml:space="preserve"> 0.835</w:t>
            </w:r>
          </w:p>
        </w:tc>
        <w:tc>
          <w:tcPr>
            <w:tcW w:w="2200" w:type="dxa"/>
            <w:noWrap/>
            <w:vAlign w:val="top"/>
            <w:hideMark/>
          </w:tcPr>
          <w:p w14:paraId="4BEC930C" w14:textId="046BF093" w:rsidR="00870E05" w:rsidRPr="0044085D" w:rsidRDefault="00870E05" w:rsidP="00870E05">
            <w:pPr>
              <w:pStyle w:val="MDPI42tablebody"/>
              <w:jc w:val="right"/>
            </w:pPr>
            <w:r w:rsidRPr="00DB12C7">
              <w:t>132.00 [59.00, 274.00]</w:t>
            </w:r>
          </w:p>
        </w:tc>
        <w:tc>
          <w:tcPr>
            <w:tcW w:w="2275" w:type="dxa"/>
            <w:noWrap/>
            <w:vAlign w:val="top"/>
            <w:hideMark/>
          </w:tcPr>
          <w:p w14:paraId="4DD21703" w14:textId="552704A1" w:rsidR="00870E05" w:rsidRPr="0044085D" w:rsidRDefault="00870E05" w:rsidP="00870E05">
            <w:pPr>
              <w:pStyle w:val="MDPI42tablebody"/>
              <w:jc w:val="right"/>
            </w:pPr>
            <w:r w:rsidRPr="00DB12C7">
              <w:t xml:space="preserve"> 17.00 [8.00, 100.00]</w:t>
            </w:r>
          </w:p>
        </w:tc>
        <w:tc>
          <w:tcPr>
            <w:tcW w:w="766" w:type="dxa"/>
            <w:noWrap/>
            <w:vAlign w:val="top"/>
            <w:hideMark/>
          </w:tcPr>
          <w:p w14:paraId="0FC9BE43" w14:textId="19DB8275" w:rsidR="00870E05" w:rsidRPr="0044085D" w:rsidRDefault="00870E05" w:rsidP="00870E05">
            <w:pPr>
              <w:pStyle w:val="MDPI42tablebody"/>
              <w:jc w:val="right"/>
            </w:pPr>
            <w:r w:rsidRPr="00DB12C7">
              <w:t xml:space="preserve"> 0.395</w:t>
            </w:r>
          </w:p>
        </w:tc>
      </w:tr>
      <w:tr w:rsidR="00870E05" w:rsidRPr="0044085D" w14:paraId="73271372" w14:textId="77777777" w:rsidTr="008F6E36">
        <w:trPr>
          <w:trHeight w:val="300"/>
        </w:trPr>
        <w:tc>
          <w:tcPr>
            <w:tcW w:w="4820" w:type="dxa"/>
            <w:noWrap/>
            <w:vAlign w:val="top"/>
            <w:hideMark/>
          </w:tcPr>
          <w:p w14:paraId="6AAD6028" w14:textId="77777777" w:rsidR="00870E05" w:rsidRPr="0044085D" w:rsidRDefault="00870E05" w:rsidP="00870E05">
            <w:pPr>
              <w:pStyle w:val="MDPI42tablebody"/>
              <w:jc w:val="left"/>
            </w:pPr>
            <w:r w:rsidRPr="0044085D">
              <w:t>CHA₂DS₂-VASc Score (mean (SD))</w:t>
            </w:r>
          </w:p>
        </w:tc>
        <w:tc>
          <w:tcPr>
            <w:tcW w:w="2268" w:type="dxa"/>
            <w:noWrap/>
            <w:vAlign w:val="top"/>
            <w:hideMark/>
          </w:tcPr>
          <w:p w14:paraId="184ECFAD" w14:textId="5DF7C8E5" w:rsidR="00870E05" w:rsidRPr="0044085D" w:rsidRDefault="00870E05" w:rsidP="00870E05">
            <w:pPr>
              <w:pStyle w:val="MDPI42tablebody"/>
              <w:jc w:val="right"/>
            </w:pPr>
            <w:r w:rsidRPr="00E61996">
              <w:t xml:space="preserve">  3.23 (1.40)</w:t>
            </w:r>
          </w:p>
        </w:tc>
        <w:tc>
          <w:tcPr>
            <w:tcW w:w="2268" w:type="dxa"/>
            <w:noWrap/>
            <w:vAlign w:val="top"/>
            <w:hideMark/>
          </w:tcPr>
          <w:p w14:paraId="2281DDF7" w14:textId="6D5022D7" w:rsidR="00870E05" w:rsidRPr="0044085D" w:rsidRDefault="00870E05" w:rsidP="00870E05">
            <w:pPr>
              <w:pStyle w:val="MDPI42tablebody"/>
              <w:jc w:val="right"/>
            </w:pPr>
            <w:r w:rsidRPr="00E61996">
              <w:t xml:space="preserve">  3.27 (1.41)</w:t>
            </w:r>
          </w:p>
        </w:tc>
        <w:tc>
          <w:tcPr>
            <w:tcW w:w="770" w:type="dxa"/>
            <w:noWrap/>
            <w:vAlign w:val="top"/>
            <w:hideMark/>
          </w:tcPr>
          <w:p w14:paraId="6B2D1675" w14:textId="77777777" w:rsidR="00870E05" w:rsidRPr="0044085D" w:rsidRDefault="00870E05" w:rsidP="00870E05">
            <w:pPr>
              <w:pStyle w:val="MDPI42tablebody"/>
              <w:jc w:val="right"/>
            </w:pPr>
            <w:r w:rsidRPr="00D573EA">
              <w:t xml:space="preserve"> 0.030</w:t>
            </w:r>
          </w:p>
        </w:tc>
        <w:tc>
          <w:tcPr>
            <w:tcW w:w="2200" w:type="dxa"/>
            <w:noWrap/>
            <w:vAlign w:val="top"/>
            <w:hideMark/>
          </w:tcPr>
          <w:p w14:paraId="3BC37C84" w14:textId="4F53AC8D" w:rsidR="00870E05" w:rsidRPr="0044085D" w:rsidRDefault="00870E05" w:rsidP="00870E05">
            <w:pPr>
              <w:pStyle w:val="MDPI42tablebody"/>
              <w:jc w:val="right"/>
            </w:pPr>
            <w:r w:rsidRPr="00DB12C7">
              <w:t xml:space="preserve">  3.28 (1.42)</w:t>
            </w:r>
          </w:p>
        </w:tc>
        <w:tc>
          <w:tcPr>
            <w:tcW w:w="2275" w:type="dxa"/>
            <w:noWrap/>
            <w:vAlign w:val="top"/>
            <w:hideMark/>
          </w:tcPr>
          <w:p w14:paraId="558CB117" w14:textId="626628DB" w:rsidR="00870E05" w:rsidRPr="0044085D" w:rsidRDefault="00870E05" w:rsidP="00870E05">
            <w:pPr>
              <w:pStyle w:val="MDPI42tablebody"/>
              <w:jc w:val="right"/>
            </w:pPr>
            <w:r w:rsidRPr="00DB12C7">
              <w:t xml:space="preserve">  3.27 (1.41)</w:t>
            </w:r>
          </w:p>
        </w:tc>
        <w:tc>
          <w:tcPr>
            <w:tcW w:w="766" w:type="dxa"/>
            <w:noWrap/>
            <w:vAlign w:val="top"/>
            <w:hideMark/>
          </w:tcPr>
          <w:p w14:paraId="117290BB" w14:textId="4B1CDBD5" w:rsidR="00870E05" w:rsidRPr="0044085D" w:rsidRDefault="00870E05" w:rsidP="00870E05">
            <w:pPr>
              <w:pStyle w:val="MDPI42tablebody"/>
              <w:jc w:val="right"/>
            </w:pPr>
            <w:r w:rsidRPr="00DB12C7">
              <w:t xml:space="preserve"> 0.006</w:t>
            </w:r>
          </w:p>
        </w:tc>
      </w:tr>
      <w:tr w:rsidR="00870E05" w:rsidRPr="0044085D" w14:paraId="09F5E093" w14:textId="77777777" w:rsidTr="008F6E36">
        <w:trPr>
          <w:trHeight w:val="300"/>
        </w:trPr>
        <w:tc>
          <w:tcPr>
            <w:tcW w:w="4820" w:type="dxa"/>
            <w:noWrap/>
            <w:vAlign w:val="top"/>
            <w:hideMark/>
          </w:tcPr>
          <w:p w14:paraId="3D22017D" w14:textId="77777777" w:rsidR="00870E05" w:rsidRPr="0044085D" w:rsidRDefault="00870E05" w:rsidP="00870E05">
            <w:pPr>
              <w:pStyle w:val="MDPI42tablebody"/>
              <w:jc w:val="left"/>
            </w:pPr>
            <w:r w:rsidRPr="0044085D">
              <w:t xml:space="preserve">Congestive Heart Failure </w:t>
            </w:r>
          </w:p>
        </w:tc>
        <w:tc>
          <w:tcPr>
            <w:tcW w:w="2268" w:type="dxa"/>
            <w:noWrap/>
            <w:vAlign w:val="top"/>
            <w:hideMark/>
          </w:tcPr>
          <w:p w14:paraId="5C9FE2AA" w14:textId="06F84AA2" w:rsidR="00870E05" w:rsidRPr="0044085D" w:rsidRDefault="00870E05" w:rsidP="00870E05">
            <w:pPr>
              <w:pStyle w:val="MDPI42tablebody"/>
              <w:jc w:val="right"/>
            </w:pPr>
            <w:r w:rsidRPr="00E61996">
              <w:t xml:space="preserve">  2640 ( 32.4) </w:t>
            </w:r>
          </w:p>
        </w:tc>
        <w:tc>
          <w:tcPr>
            <w:tcW w:w="2268" w:type="dxa"/>
            <w:noWrap/>
            <w:vAlign w:val="top"/>
            <w:hideMark/>
          </w:tcPr>
          <w:p w14:paraId="7CC76DD1" w14:textId="709786F0" w:rsidR="00870E05" w:rsidRPr="0044085D" w:rsidRDefault="00870E05" w:rsidP="00870E05">
            <w:pPr>
              <w:pStyle w:val="MDPI42tablebody"/>
              <w:jc w:val="right"/>
            </w:pPr>
            <w:r w:rsidRPr="00E61996">
              <w:t xml:space="preserve">    27 ( 33.3) </w:t>
            </w:r>
          </w:p>
        </w:tc>
        <w:tc>
          <w:tcPr>
            <w:tcW w:w="770" w:type="dxa"/>
            <w:noWrap/>
            <w:vAlign w:val="top"/>
            <w:hideMark/>
          </w:tcPr>
          <w:p w14:paraId="09CCF7DF" w14:textId="77777777" w:rsidR="00870E05" w:rsidRPr="0044085D" w:rsidRDefault="00870E05" w:rsidP="00870E05">
            <w:pPr>
              <w:pStyle w:val="MDPI42tablebody"/>
              <w:jc w:val="right"/>
            </w:pPr>
            <w:r w:rsidRPr="00D573EA">
              <w:t xml:space="preserve"> 0.058</w:t>
            </w:r>
          </w:p>
        </w:tc>
        <w:tc>
          <w:tcPr>
            <w:tcW w:w="2200" w:type="dxa"/>
            <w:noWrap/>
            <w:vAlign w:val="top"/>
            <w:hideMark/>
          </w:tcPr>
          <w:p w14:paraId="174DCCC1" w14:textId="4EE1B801" w:rsidR="00870E05" w:rsidRPr="0044085D" w:rsidRDefault="00870E05" w:rsidP="00870E05">
            <w:pPr>
              <w:pStyle w:val="MDPI42tablebody"/>
              <w:jc w:val="right"/>
            </w:pPr>
            <w:r w:rsidRPr="00DB12C7">
              <w:t xml:space="preserve">   266 ( 33.0) </w:t>
            </w:r>
          </w:p>
        </w:tc>
        <w:tc>
          <w:tcPr>
            <w:tcW w:w="2275" w:type="dxa"/>
            <w:noWrap/>
            <w:vAlign w:val="top"/>
            <w:hideMark/>
          </w:tcPr>
          <w:p w14:paraId="1EB4B812" w14:textId="375B0606" w:rsidR="00870E05" w:rsidRPr="0044085D" w:rsidRDefault="00870E05" w:rsidP="00870E05">
            <w:pPr>
              <w:pStyle w:val="MDPI42tablebody"/>
              <w:jc w:val="right"/>
            </w:pPr>
            <w:r w:rsidRPr="00DB12C7">
              <w:t xml:space="preserve">    27 ( 33.3) </w:t>
            </w:r>
          </w:p>
        </w:tc>
        <w:tc>
          <w:tcPr>
            <w:tcW w:w="766" w:type="dxa"/>
            <w:noWrap/>
            <w:vAlign w:val="top"/>
            <w:hideMark/>
          </w:tcPr>
          <w:p w14:paraId="1606479C" w14:textId="1A83C93F" w:rsidR="00870E05" w:rsidRPr="0044085D" w:rsidRDefault="00870E05" w:rsidP="00870E05">
            <w:pPr>
              <w:pStyle w:val="MDPI42tablebody"/>
              <w:jc w:val="right"/>
            </w:pPr>
            <w:r w:rsidRPr="00DB12C7">
              <w:t xml:space="preserve"> 0.007</w:t>
            </w:r>
          </w:p>
        </w:tc>
      </w:tr>
      <w:tr w:rsidR="00870E05" w:rsidRPr="0044085D" w14:paraId="230F397C" w14:textId="77777777" w:rsidTr="008F6E36">
        <w:trPr>
          <w:trHeight w:val="300"/>
        </w:trPr>
        <w:tc>
          <w:tcPr>
            <w:tcW w:w="4820" w:type="dxa"/>
            <w:noWrap/>
            <w:vAlign w:val="top"/>
            <w:hideMark/>
          </w:tcPr>
          <w:p w14:paraId="38B52405" w14:textId="77777777" w:rsidR="00870E05" w:rsidRPr="0044085D" w:rsidRDefault="00870E05" w:rsidP="00870E05">
            <w:pPr>
              <w:pStyle w:val="MDPI42tablebody"/>
              <w:jc w:val="left"/>
            </w:pPr>
            <w:r w:rsidRPr="0044085D">
              <w:t xml:space="preserve">Myocardial infarction </w:t>
            </w:r>
          </w:p>
        </w:tc>
        <w:tc>
          <w:tcPr>
            <w:tcW w:w="2268" w:type="dxa"/>
            <w:noWrap/>
            <w:vAlign w:val="top"/>
            <w:hideMark/>
          </w:tcPr>
          <w:p w14:paraId="1833ABA3" w14:textId="7CF79BC8" w:rsidR="00870E05" w:rsidRPr="0044085D" w:rsidRDefault="00870E05" w:rsidP="00870E05">
            <w:pPr>
              <w:pStyle w:val="MDPI42tablebody"/>
              <w:jc w:val="right"/>
            </w:pPr>
            <w:r w:rsidRPr="00E61996">
              <w:t xml:space="preserve">  2640 ( 32.4) </w:t>
            </w:r>
          </w:p>
        </w:tc>
        <w:tc>
          <w:tcPr>
            <w:tcW w:w="2268" w:type="dxa"/>
            <w:noWrap/>
            <w:vAlign w:val="top"/>
            <w:hideMark/>
          </w:tcPr>
          <w:p w14:paraId="114C3B33" w14:textId="6B8B81D0" w:rsidR="00870E05" w:rsidRPr="0044085D" w:rsidRDefault="00870E05" w:rsidP="00870E05">
            <w:pPr>
              <w:pStyle w:val="MDPI42tablebody"/>
              <w:jc w:val="right"/>
            </w:pPr>
            <w:r w:rsidRPr="00E61996">
              <w:t xml:space="preserve">    27 ( 33.3) </w:t>
            </w:r>
          </w:p>
        </w:tc>
        <w:tc>
          <w:tcPr>
            <w:tcW w:w="770" w:type="dxa"/>
            <w:noWrap/>
            <w:vAlign w:val="top"/>
            <w:hideMark/>
          </w:tcPr>
          <w:p w14:paraId="3487C2BC" w14:textId="77777777" w:rsidR="00870E05" w:rsidRPr="0044085D" w:rsidRDefault="00870E05" w:rsidP="00870E05">
            <w:pPr>
              <w:pStyle w:val="MDPI42tablebody"/>
              <w:jc w:val="right"/>
            </w:pPr>
            <w:r w:rsidRPr="00D573EA">
              <w:t xml:space="preserve"> 0.313</w:t>
            </w:r>
          </w:p>
        </w:tc>
        <w:tc>
          <w:tcPr>
            <w:tcW w:w="2200" w:type="dxa"/>
            <w:noWrap/>
            <w:vAlign w:val="top"/>
            <w:hideMark/>
          </w:tcPr>
          <w:p w14:paraId="57466A68" w14:textId="4F8104C6" w:rsidR="00870E05" w:rsidRPr="0044085D" w:rsidRDefault="00870E05" w:rsidP="00870E05">
            <w:pPr>
              <w:pStyle w:val="MDPI42tablebody"/>
              <w:jc w:val="right"/>
            </w:pPr>
            <w:r w:rsidRPr="00DB12C7">
              <w:t xml:space="preserve">   266 ( 33.0) </w:t>
            </w:r>
          </w:p>
        </w:tc>
        <w:tc>
          <w:tcPr>
            <w:tcW w:w="2275" w:type="dxa"/>
            <w:noWrap/>
            <w:vAlign w:val="top"/>
            <w:hideMark/>
          </w:tcPr>
          <w:p w14:paraId="436CF5E4" w14:textId="7501C50D" w:rsidR="00870E05" w:rsidRPr="0044085D" w:rsidRDefault="00870E05" w:rsidP="00870E05">
            <w:pPr>
              <w:pStyle w:val="MDPI42tablebody"/>
              <w:jc w:val="right"/>
            </w:pPr>
            <w:r w:rsidRPr="00DB12C7">
              <w:t xml:space="preserve">    27 ( 33.3) </w:t>
            </w:r>
          </w:p>
        </w:tc>
        <w:tc>
          <w:tcPr>
            <w:tcW w:w="766" w:type="dxa"/>
            <w:noWrap/>
            <w:vAlign w:val="top"/>
            <w:hideMark/>
          </w:tcPr>
          <w:p w14:paraId="46220B10" w14:textId="4C25F1E3" w:rsidR="00870E05" w:rsidRPr="0044085D" w:rsidRDefault="00870E05" w:rsidP="00870E05">
            <w:pPr>
              <w:pStyle w:val="MDPI42tablebody"/>
              <w:jc w:val="right"/>
            </w:pPr>
            <w:r w:rsidRPr="00DB12C7">
              <w:t xml:space="preserve"> 0.007</w:t>
            </w:r>
          </w:p>
        </w:tc>
      </w:tr>
      <w:tr w:rsidR="00870E05" w:rsidRPr="0044085D" w14:paraId="05F6FFC9" w14:textId="77777777" w:rsidTr="008F6E36">
        <w:trPr>
          <w:trHeight w:val="300"/>
        </w:trPr>
        <w:tc>
          <w:tcPr>
            <w:tcW w:w="4820" w:type="dxa"/>
            <w:noWrap/>
            <w:vAlign w:val="top"/>
            <w:hideMark/>
          </w:tcPr>
          <w:p w14:paraId="1A1D0744" w14:textId="77777777" w:rsidR="00870E05" w:rsidRPr="0044085D" w:rsidRDefault="00870E05" w:rsidP="00870E05">
            <w:pPr>
              <w:pStyle w:val="MDPI42tablebody"/>
              <w:jc w:val="left"/>
            </w:pPr>
            <w:r w:rsidRPr="0044085D">
              <w:t xml:space="preserve">Peripheral vascular disease </w:t>
            </w:r>
          </w:p>
        </w:tc>
        <w:tc>
          <w:tcPr>
            <w:tcW w:w="2268" w:type="dxa"/>
            <w:noWrap/>
            <w:vAlign w:val="top"/>
            <w:hideMark/>
          </w:tcPr>
          <w:p w14:paraId="66AC7E8A" w14:textId="35C4BFE1" w:rsidR="00870E05" w:rsidRPr="0044085D" w:rsidRDefault="00870E05" w:rsidP="00870E05">
            <w:pPr>
              <w:pStyle w:val="MDPI42tablebody"/>
              <w:jc w:val="right"/>
            </w:pPr>
            <w:r w:rsidRPr="00E61996">
              <w:t xml:space="preserve">  1327 ( 16.3) </w:t>
            </w:r>
          </w:p>
        </w:tc>
        <w:tc>
          <w:tcPr>
            <w:tcW w:w="2268" w:type="dxa"/>
            <w:noWrap/>
            <w:vAlign w:val="top"/>
            <w:hideMark/>
          </w:tcPr>
          <w:p w14:paraId="027F4EE0" w14:textId="5E52C076" w:rsidR="00870E05" w:rsidRPr="0044085D" w:rsidRDefault="00870E05" w:rsidP="00870E05">
            <w:pPr>
              <w:pStyle w:val="MDPI42tablebody"/>
              <w:jc w:val="right"/>
            </w:pPr>
            <w:r w:rsidRPr="00E61996">
              <w:t xml:space="preserve">    23 ( 28.4) </w:t>
            </w:r>
          </w:p>
        </w:tc>
        <w:tc>
          <w:tcPr>
            <w:tcW w:w="770" w:type="dxa"/>
            <w:noWrap/>
            <w:vAlign w:val="top"/>
            <w:hideMark/>
          </w:tcPr>
          <w:p w14:paraId="69019993" w14:textId="77777777" w:rsidR="00870E05" w:rsidRPr="0044085D" w:rsidRDefault="00870E05" w:rsidP="00870E05">
            <w:pPr>
              <w:pStyle w:val="MDPI42tablebody"/>
              <w:jc w:val="right"/>
            </w:pPr>
            <w:r w:rsidRPr="00D573EA">
              <w:t xml:space="preserve"> 0.074</w:t>
            </w:r>
          </w:p>
        </w:tc>
        <w:tc>
          <w:tcPr>
            <w:tcW w:w="2200" w:type="dxa"/>
            <w:noWrap/>
            <w:vAlign w:val="top"/>
            <w:hideMark/>
          </w:tcPr>
          <w:p w14:paraId="7D6D9111" w14:textId="0ABF0D0A" w:rsidR="00870E05" w:rsidRPr="0044085D" w:rsidRDefault="00870E05" w:rsidP="00870E05">
            <w:pPr>
              <w:pStyle w:val="MDPI42tablebody"/>
              <w:jc w:val="right"/>
            </w:pPr>
            <w:r w:rsidRPr="00DB12C7">
              <w:t xml:space="preserve">   204 ( 25.3) </w:t>
            </w:r>
          </w:p>
        </w:tc>
        <w:tc>
          <w:tcPr>
            <w:tcW w:w="2275" w:type="dxa"/>
            <w:noWrap/>
            <w:vAlign w:val="top"/>
            <w:hideMark/>
          </w:tcPr>
          <w:p w14:paraId="6F6322E6" w14:textId="3A462144" w:rsidR="00870E05" w:rsidRPr="0044085D" w:rsidRDefault="00870E05" w:rsidP="00870E05">
            <w:pPr>
              <w:pStyle w:val="MDPI42tablebody"/>
              <w:jc w:val="right"/>
            </w:pPr>
            <w:r w:rsidRPr="00DB12C7">
              <w:t xml:space="preserve">    23 ( 28.4) </w:t>
            </w:r>
          </w:p>
        </w:tc>
        <w:tc>
          <w:tcPr>
            <w:tcW w:w="766" w:type="dxa"/>
            <w:noWrap/>
            <w:vAlign w:val="top"/>
            <w:hideMark/>
          </w:tcPr>
          <w:p w14:paraId="493EB6C8" w14:textId="056345EC" w:rsidR="00870E05" w:rsidRPr="0044085D" w:rsidRDefault="00870E05" w:rsidP="00870E05">
            <w:pPr>
              <w:pStyle w:val="MDPI42tablebody"/>
              <w:jc w:val="right"/>
            </w:pPr>
            <w:r w:rsidRPr="00DB12C7">
              <w:t xml:space="preserve"> 0.070</w:t>
            </w:r>
          </w:p>
        </w:tc>
      </w:tr>
      <w:tr w:rsidR="00870E05" w:rsidRPr="0044085D" w14:paraId="38D78DF6" w14:textId="77777777" w:rsidTr="008F6E36">
        <w:trPr>
          <w:trHeight w:val="300"/>
        </w:trPr>
        <w:tc>
          <w:tcPr>
            <w:tcW w:w="4820" w:type="dxa"/>
            <w:noWrap/>
            <w:vAlign w:val="top"/>
            <w:hideMark/>
          </w:tcPr>
          <w:p w14:paraId="6FBF6F6C" w14:textId="77777777" w:rsidR="00870E05" w:rsidRPr="0044085D" w:rsidRDefault="00870E05" w:rsidP="00870E05">
            <w:pPr>
              <w:pStyle w:val="MDPI42tablebody"/>
              <w:jc w:val="left"/>
            </w:pPr>
            <w:r w:rsidRPr="0044085D">
              <w:t xml:space="preserve">Cerebrovascular disease </w:t>
            </w:r>
          </w:p>
        </w:tc>
        <w:tc>
          <w:tcPr>
            <w:tcW w:w="2268" w:type="dxa"/>
            <w:noWrap/>
            <w:vAlign w:val="top"/>
            <w:hideMark/>
          </w:tcPr>
          <w:p w14:paraId="1E228549" w14:textId="6721D727" w:rsidR="00870E05" w:rsidRPr="0044085D" w:rsidRDefault="00870E05" w:rsidP="00870E05">
            <w:pPr>
              <w:pStyle w:val="MDPI42tablebody"/>
              <w:jc w:val="right"/>
            </w:pPr>
            <w:r w:rsidRPr="00E61996">
              <w:t xml:space="preserve">   850 ( 10.4) </w:t>
            </w:r>
          </w:p>
        </w:tc>
        <w:tc>
          <w:tcPr>
            <w:tcW w:w="2268" w:type="dxa"/>
            <w:noWrap/>
            <w:vAlign w:val="top"/>
            <w:hideMark/>
          </w:tcPr>
          <w:p w14:paraId="2D600F85" w14:textId="189014DF" w:rsidR="00870E05" w:rsidRPr="0044085D" w:rsidRDefault="00870E05" w:rsidP="00870E05">
            <w:pPr>
              <w:pStyle w:val="MDPI42tablebody"/>
              <w:jc w:val="right"/>
            </w:pPr>
            <w:r w:rsidRPr="00E61996">
              <w:t xml:space="preserve">     6 (  7.4) </w:t>
            </w:r>
          </w:p>
        </w:tc>
        <w:tc>
          <w:tcPr>
            <w:tcW w:w="770" w:type="dxa"/>
            <w:noWrap/>
            <w:vAlign w:val="top"/>
            <w:hideMark/>
          </w:tcPr>
          <w:p w14:paraId="59403E87" w14:textId="77777777" w:rsidR="00870E05" w:rsidRPr="0044085D" w:rsidRDefault="00870E05" w:rsidP="00870E05">
            <w:pPr>
              <w:pStyle w:val="MDPI42tablebody"/>
              <w:jc w:val="right"/>
            </w:pPr>
            <w:r w:rsidRPr="00D573EA">
              <w:t xml:space="preserve"> 0.071</w:t>
            </w:r>
          </w:p>
        </w:tc>
        <w:tc>
          <w:tcPr>
            <w:tcW w:w="2200" w:type="dxa"/>
            <w:noWrap/>
            <w:vAlign w:val="top"/>
            <w:hideMark/>
          </w:tcPr>
          <w:p w14:paraId="10AB9963" w14:textId="1BE53AF5" w:rsidR="00870E05" w:rsidRPr="0044085D" w:rsidRDefault="00870E05" w:rsidP="00870E05">
            <w:pPr>
              <w:pStyle w:val="MDPI42tablebody"/>
              <w:jc w:val="right"/>
            </w:pPr>
            <w:r w:rsidRPr="00DB12C7">
              <w:t xml:space="preserve">    77 (  9.6) </w:t>
            </w:r>
          </w:p>
        </w:tc>
        <w:tc>
          <w:tcPr>
            <w:tcW w:w="2275" w:type="dxa"/>
            <w:noWrap/>
            <w:vAlign w:val="top"/>
            <w:hideMark/>
          </w:tcPr>
          <w:p w14:paraId="2228245D" w14:textId="3E52C18D" w:rsidR="00870E05" w:rsidRPr="0044085D" w:rsidRDefault="00870E05" w:rsidP="00870E05">
            <w:pPr>
              <w:pStyle w:val="MDPI42tablebody"/>
              <w:jc w:val="right"/>
            </w:pPr>
            <w:r w:rsidRPr="00DB12C7">
              <w:t xml:space="preserve">     6 (  7.4) </w:t>
            </w:r>
          </w:p>
        </w:tc>
        <w:tc>
          <w:tcPr>
            <w:tcW w:w="766" w:type="dxa"/>
            <w:noWrap/>
            <w:vAlign w:val="top"/>
            <w:hideMark/>
          </w:tcPr>
          <w:p w14:paraId="7907BC81" w14:textId="04DB751F" w:rsidR="00870E05" w:rsidRPr="0044085D" w:rsidRDefault="00870E05" w:rsidP="00870E05">
            <w:pPr>
              <w:pStyle w:val="MDPI42tablebody"/>
              <w:jc w:val="right"/>
            </w:pPr>
            <w:r w:rsidRPr="00DB12C7">
              <w:t xml:space="preserve"> 0.077</w:t>
            </w:r>
          </w:p>
        </w:tc>
      </w:tr>
      <w:tr w:rsidR="00870E05" w:rsidRPr="0044085D" w14:paraId="5533EB8F" w14:textId="77777777" w:rsidTr="008F6E36">
        <w:trPr>
          <w:trHeight w:val="300"/>
        </w:trPr>
        <w:tc>
          <w:tcPr>
            <w:tcW w:w="4820" w:type="dxa"/>
            <w:noWrap/>
            <w:vAlign w:val="top"/>
            <w:hideMark/>
          </w:tcPr>
          <w:p w14:paraId="406DDBD3" w14:textId="77777777" w:rsidR="00870E05" w:rsidRPr="0044085D" w:rsidRDefault="00870E05" w:rsidP="00870E05">
            <w:pPr>
              <w:pStyle w:val="MDPI42tablebody"/>
              <w:jc w:val="left"/>
            </w:pPr>
            <w:r w:rsidRPr="0044085D">
              <w:t xml:space="preserve">Chronic obstructive pulmonary disease </w:t>
            </w:r>
          </w:p>
        </w:tc>
        <w:tc>
          <w:tcPr>
            <w:tcW w:w="2268" w:type="dxa"/>
            <w:noWrap/>
            <w:vAlign w:val="top"/>
            <w:hideMark/>
          </w:tcPr>
          <w:p w14:paraId="5197161A" w14:textId="68FB72C7" w:rsidR="00870E05" w:rsidRPr="0044085D" w:rsidRDefault="00870E05" w:rsidP="00870E05">
            <w:pPr>
              <w:pStyle w:val="MDPI42tablebody"/>
              <w:jc w:val="right"/>
            </w:pPr>
            <w:r w:rsidRPr="00E61996">
              <w:t xml:space="preserve">   521 (  6.4) </w:t>
            </w:r>
          </w:p>
        </w:tc>
        <w:tc>
          <w:tcPr>
            <w:tcW w:w="2268" w:type="dxa"/>
            <w:noWrap/>
            <w:vAlign w:val="top"/>
            <w:hideMark/>
          </w:tcPr>
          <w:p w14:paraId="2C37C53A" w14:textId="6E65FFE0" w:rsidR="00870E05" w:rsidRPr="0044085D" w:rsidRDefault="00870E05" w:rsidP="00870E05">
            <w:pPr>
              <w:pStyle w:val="MDPI42tablebody"/>
              <w:jc w:val="right"/>
            </w:pPr>
            <w:r w:rsidRPr="00E61996">
              <w:t xml:space="preserve">     6 (  7.4) </w:t>
            </w:r>
          </w:p>
        </w:tc>
        <w:tc>
          <w:tcPr>
            <w:tcW w:w="770" w:type="dxa"/>
            <w:noWrap/>
            <w:vAlign w:val="top"/>
            <w:hideMark/>
          </w:tcPr>
          <w:p w14:paraId="72961D7B" w14:textId="77777777" w:rsidR="00870E05" w:rsidRPr="0044085D" w:rsidRDefault="00870E05" w:rsidP="00870E05">
            <w:pPr>
              <w:pStyle w:val="MDPI42tablebody"/>
              <w:jc w:val="right"/>
            </w:pPr>
            <w:r w:rsidRPr="00D573EA">
              <w:t xml:space="preserve"> 0.113</w:t>
            </w:r>
          </w:p>
        </w:tc>
        <w:tc>
          <w:tcPr>
            <w:tcW w:w="2200" w:type="dxa"/>
            <w:noWrap/>
            <w:vAlign w:val="top"/>
            <w:hideMark/>
          </w:tcPr>
          <w:p w14:paraId="03F5E89B" w14:textId="25A308E9" w:rsidR="00870E05" w:rsidRPr="0044085D" w:rsidRDefault="00870E05" w:rsidP="00870E05">
            <w:pPr>
              <w:pStyle w:val="MDPI42tablebody"/>
              <w:jc w:val="right"/>
            </w:pPr>
            <w:r w:rsidRPr="00DB12C7">
              <w:t xml:space="preserve">    53 (  6.6) </w:t>
            </w:r>
          </w:p>
        </w:tc>
        <w:tc>
          <w:tcPr>
            <w:tcW w:w="2275" w:type="dxa"/>
            <w:noWrap/>
            <w:vAlign w:val="top"/>
            <w:hideMark/>
          </w:tcPr>
          <w:p w14:paraId="0BE92B99" w14:textId="70BACDE9" w:rsidR="00870E05" w:rsidRPr="0044085D" w:rsidRDefault="00870E05" w:rsidP="00870E05">
            <w:pPr>
              <w:pStyle w:val="MDPI42tablebody"/>
              <w:jc w:val="right"/>
            </w:pPr>
            <w:r w:rsidRPr="00DB12C7">
              <w:t xml:space="preserve">     6 (  7.4) </w:t>
            </w:r>
          </w:p>
        </w:tc>
        <w:tc>
          <w:tcPr>
            <w:tcW w:w="766" w:type="dxa"/>
            <w:noWrap/>
            <w:vAlign w:val="top"/>
            <w:hideMark/>
          </w:tcPr>
          <w:p w14:paraId="0B3A4349" w14:textId="7691D65F" w:rsidR="00870E05" w:rsidRPr="0044085D" w:rsidRDefault="00870E05" w:rsidP="00870E05">
            <w:pPr>
              <w:pStyle w:val="MDPI42tablebody"/>
              <w:jc w:val="right"/>
            </w:pPr>
            <w:r w:rsidRPr="00DB12C7">
              <w:t xml:space="preserve"> 0.033</w:t>
            </w:r>
          </w:p>
        </w:tc>
      </w:tr>
      <w:tr w:rsidR="00870E05" w:rsidRPr="0044085D" w14:paraId="6868E7E8" w14:textId="77777777" w:rsidTr="008F6E36">
        <w:trPr>
          <w:trHeight w:val="300"/>
        </w:trPr>
        <w:tc>
          <w:tcPr>
            <w:tcW w:w="4820" w:type="dxa"/>
            <w:noWrap/>
            <w:vAlign w:val="top"/>
            <w:hideMark/>
          </w:tcPr>
          <w:p w14:paraId="43E0B4F3" w14:textId="77777777" w:rsidR="00870E05" w:rsidRPr="0044085D" w:rsidRDefault="00870E05" w:rsidP="00870E05">
            <w:pPr>
              <w:pStyle w:val="MDPI42tablebody"/>
              <w:jc w:val="left"/>
            </w:pPr>
            <w:r w:rsidRPr="0044085D">
              <w:t xml:space="preserve">Dementia </w:t>
            </w:r>
          </w:p>
        </w:tc>
        <w:tc>
          <w:tcPr>
            <w:tcW w:w="2268" w:type="dxa"/>
            <w:noWrap/>
            <w:vAlign w:val="top"/>
            <w:hideMark/>
          </w:tcPr>
          <w:p w14:paraId="1E8AAC9D" w14:textId="1C70F70A" w:rsidR="00870E05" w:rsidRPr="0044085D" w:rsidRDefault="00870E05" w:rsidP="00870E05">
            <w:pPr>
              <w:pStyle w:val="MDPI42tablebody"/>
              <w:jc w:val="right"/>
            </w:pPr>
            <w:r w:rsidRPr="00E61996">
              <w:t xml:space="preserve">  1018 ( 12.5) </w:t>
            </w:r>
          </w:p>
        </w:tc>
        <w:tc>
          <w:tcPr>
            <w:tcW w:w="2268" w:type="dxa"/>
            <w:noWrap/>
            <w:vAlign w:val="top"/>
            <w:hideMark/>
          </w:tcPr>
          <w:p w14:paraId="490CD0CF" w14:textId="13BAE197" w:rsidR="00870E05" w:rsidRPr="0044085D" w:rsidRDefault="00870E05" w:rsidP="00870E05">
            <w:pPr>
              <w:pStyle w:val="MDPI42tablebody"/>
              <w:jc w:val="right"/>
            </w:pPr>
            <w:r w:rsidRPr="00E61996">
              <w:t xml:space="preserve">     7 (  8.6) </w:t>
            </w:r>
          </w:p>
        </w:tc>
        <w:tc>
          <w:tcPr>
            <w:tcW w:w="770" w:type="dxa"/>
            <w:noWrap/>
            <w:vAlign w:val="top"/>
            <w:hideMark/>
          </w:tcPr>
          <w:p w14:paraId="0BB383DF" w14:textId="77777777" w:rsidR="00870E05" w:rsidRPr="0044085D" w:rsidRDefault="00870E05" w:rsidP="00870E05">
            <w:pPr>
              <w:pStyle w:val="MDPI42tablebody"/>
              <w:jc w:val="right"/>
            </w:pPr>
            <w:r w:rsidRPr="00D573EA">
              <w:t xml:space="preserve"> 0.078</w:t>
            </w:r>
          </w:p>
        </w:tc>
        <w:tc>
          <w:tcPr>
            <w:tcW w:w="2200" w:type="dxa"/>
            <w:noWrap/>
            <w:vAlign w:val="top"/>
            <w:hideMark/>
          </w:tcPr>
          <w:p w14:paraId="00D6C05B" w14:textId="696ED317" w:rsidR="00870E05" w:rsidRPr="0044085D" w:rsidRDefault="00870E05" w:rsidP="00870E05">
            <w:pPr>
              <w:pStyle w:val="MDPI42tablebody"/>
              <w:jc w:val="right"/>
            </w:pPr>
            <w:r w:rsidRPr="00DB12C7">
              <w:t xml:space="preserve">    66 (  8.2) </w:t>
            </w:r>
          </w:p>
        </w:tc>
        <w:tc>
          <w:tcPr>
            <w:tcW w:w="2275" w:type="dxa"/>
            <w:noWrap/>
            <w:vAlign w:val="top"/>
            <w:hideMark/>
          </w:tcPr>
          <w:p w14:paraId="499E1B54" w14:textId="637FA669" w:rsidR="00870E05" w:rsidRPr="0044085D" w:rsidRDefault="00870E05" w:rsidP="00870E05">
            <w:pPr>
              <w:pStyle w:val="MDPI42tablebody"/>
              <w:jc w:val="right"/>
            </w:pPr>
            <w:r w:rsidRPr="00DB12C7">
              <w:t xml:space="preserve">     7 (  8.6) </w:t>
            </w:r>
          </w:p>
        </w:tc>
        <w:tc>
          <w:tcPr>
            <w:tcW w:w="766" w:type="dxa"/>
            <w:noWrap/>
            <w:vAlign w:val="top"/>
            <w:hideMark/>
          </w:tcPr>
          <w:p w14:paraId="518B4F2A" w14:textId="6B76D553" w:rsidR="00870E05" w:rsidRPr="0044085D" w:rsidRDefault="00870E05" w:rsidP="00870E05">
            <w:pPr>
              <w:pStyle w:val="MDPI42tablebody"/>
              <w:jc w:val="right"/>
            </w:pPr>
            <w:r w:rsidRPr="00DB12C7">
              <w:t xml:space="preserve"> 0.016</w:t>
            </w:r>
          </w:p>
        </w:tc>
      </w:tr>
      <w:tr w:rsidR="00870E05" w:rsidRPr="0044085D" w14:paraId="38DB7540" w14:textId="77777777" w:rsidTr="008F6E36">
        <w:trPr>
          <w:trHeight w:val="300"/>
        </w:trPr>
        <w:tc>
          <w:tcPr>
            <w:tcW w:w="4820" w:type="dxa"/>
            <w:noWrap/>
            <w:vAlign w:val="top"/>
            <w:hideMark/>
          </w:tcPr>
          <w:p w14:paraId="1B958D78" w14:textId="77777777" w:rsidR="00870E05" w:rsidRPr="0044085D" w:rsidRDefault="00870E05" w:rsidP="00870E05">
            <w:pPr>
              <w:pStyle w:val="MDPI42tablebody"/>
              <w:jc w:val="left"/>
            </w:pPr>
            <w:r w:rsidRPr="0044085D">
              <w:t xml:space="preserve">Paralysis </w:t>
            </w:r>
          </w:p>
        </w:tc>
        <w:tc>
          <w:tcPr>
            <w:tcW w:w="2268" w:type="dxa"/>
            <w:noWrap/>
            <w:vAlign w:val="top"/>
            <w:hideMark/>
          </w:tcPr>
          <w:p w14:paraId="5360F46F" w14:textId="0BBD0A5B" w:rsidR="00870E05" w:rsidRPr="0044085D" w:rsidRDefault="00870E05" w:rsidP="00870E05">
            <w:pPr>
              <w:pStyle w:val="MDPI42tablebody"/>
              <w:jc w:val="right"/>
            </w:pPr>
            <w:r w:rsidRPr="00E61996">
              <w:t xml:space="preserve">   145 (  1.8) </w:t>
            </w:r>
          </w:p>
        </w:tc>
        <w:tc>
          <w:tcPr>
            <w:tcW w:w="2268" w:type="dxa"/>
            <w:noWrap/>
            <w:vAlign w:val="top"/>
            <w:hideMark/>
          </w:tcPr>
          <w:p w14:paraId="498E16DF" w14:textId="188DA53B" w:rsidR="00870E05" w:rsidRPr="0044085D" w:rsidRDefault="00870E05" w:rsidP="00870E05">
            <w:pPr>
              <w:pStyle w:val="MDPI42tablebody"/>
              <w:jc w:val="right"/>
            </w:pPr>
            <w:r w:rsidRPr="00E61996">
              <w:t xml:space="preserve">     0 (  0.0) </w:t>
            </w:r>
          </w:p>
        </w:tc>
        <w:tc>
          <w:tcPr>
            <w:tcW w:w="770" w:type="dxa"/>
            <w:noWrap/>
            <w:vAlign w:val="top"/>
            <w:hideMark/>
          </w:tcPr>
          <w:p w14:paraId="6B104CF7" w14:textId="77777777" w:rsidR="00870E05" w:rsidRPr="0044085D" w:rsidRDefault="00870E05" w:rsidP="00870E05">
            <w:pPr>
              <w:pStyle w:val="MDPI42tablebody"/>
              <w:jc w:val="right"/>
            </w:pPr>
            <w:r w:rsidRPr="00D573EA">
              <w:t xml:space="preserve"> 0.133</w:t>
            </w:r>
          </w:p>
        </w:tc>
        <w:tc>
          <w:tcPr>
            <w:tcW w:w="2200" w:type="dxa"/>
            <w:noWrap/>
            <w:vAlign w:val="top"/>
            <w:hideMark/>
          </w:tcPr>
          <w:p w14:paraId="6B658568" w14:textId="40610390" w:rsidR="00870E05" w:rsidRPr="0044085D" w:rsidRDefault="00870E05" w:rsidP="00870E05">
            <w:pPr>
              <w:pStyle w:val="MDPI42tablebody"/>
              <w:jc w:val="right"/>
            </w:pPr>
            <w:r w:rsidRPr="00DB12C7">
              <w:t xml:space="preserve">     1 (  0.1) </w:t>
            </w:r>
          </w:p>
        </w:tc>
        <w:tc>
          <w:tcPr>
            <w:tcW w:w="2275" w:type="dxa"/>
            <w:noWrap/>
            <w:vAlign w:val="top"/>
            <w:hideMark/>
          </w:tcPr>
          <w:p w14:paraId="30BBD35B" w14:textId="79D82B85" w:rsidR="00870E05" w:rsidRPr="0044085D" w:rsidRDefault="00870E05" w:rsidP="00870E05">
            <w:pPr>
              <w:pStyle w:val="MDPI42tablebody"/>
              <w:jc w:val="right"/>
            </w:pPr>
            <w:r w:rsidRPr="00DB12C7">
              <w:t xml:space="preserve">     0 (  0.0) </w:t>
            </w:r>
          </w:p>
        </w:tc>
        <w:tc>
          <w:tcPr>
            <w:tcW w:w="766" w:type="dxa"/>
            <w:noWrap/>
            <w:vAlign w:val="top"/>
            <w:hideMark/>
          </w:tcPr>
          <w:p w14:paraId="30A8052E" w14:textId="3000E335" w:rsidR="00870E05" w:rsidRPr="0044085D" w:rsidRDefault="00870E05" w:rsidP="00870E05">
            <w:pPr>
              <w:pStyle w:val="MDPI42tablebody"/>
              <w:jc w:val="right"/>
            </w:pPr>
            <w:r w:rsidRPr="00DB12C7">
              <w:t xml:space="preserve"> 0.050</w:t>
            </w:r>
          </w:p>
        </w:tc>
      </w:tr>
      <w:tr w:rsidR="00870E05" w:rsidRPr="0044085D" w14:paraId="04E4F111" w14:textId="77777777" w:rsidTr="008F6E36">
        <w:trPr>
          <w:trHeight w:val="300"/>
        </w:trPr>
        <w:tc>
          <w:tcPr>
            <w:tcW w:w="4820" w:type="dxa"/>
            <w:noWrap/>
            <w:vAlign w:val="top"/>
            <w:hideMark/>
          </w:tcPr>
          <w:p w14:paraId="562DF349" w14:textId="77777777" w:rsidR="00870E05" w:rsidRPr="0044085D" w:rsidRDefault="00870E05" w:rsidP="00870E05">
            <w:pPr>
              <w:pStyle w:val="MDPI42tablebody"/>
              <w:jc w:val="left"/>
            </w:pPr>
            <w:r w:rsidRPr="0044085D">
              <w:t xml:space="preserve">Diabetes </w:t>
            </w:r>
          </w:p>
        </w:tc>
        <w:tc>
          <w:tcPr>
            <w:tcW w:w="2268" w:type="dxa"/>
            <w:noWrap/>
            <w:vAlign w:val="top"/>
            <w:hideMark/>
          </w:tcPr>
          <w:p w14:paraId="3BDB2BF5" w14:textId="1BF90F20" w:rsidR="00870E05" w:rsidRPr="0044085D" w:rsidRDefault="00870E05" w:rsidP="00870E05">
            <w:pPr>
              <w:pStyle w:val="MDPI42tablebody"/>
              <w:jc w:val="right"/>
            </w:pPr>
            <w:r w:rsidRPr="00E61996">
              <w:t xml:space="preserve">    16 (  0.2) </w:t>
            </w:r>
          </w:p>
        </w:tc>
        <w:tc>
          <w:tcPr>
            <w:tcW w:w="2268" w:type="dxa"/>
            <w:noWrap/>
            <w:vAlign w:val="top"/>
            <w:hideMark/>
          </w:tcPr>
          <w:p w14:paraId="62323A2E" w14:textId="142CFB5B" w:rsidR="00870E05" w:rsidRPr="0044085D" w:rsidRDefault="00870E05" w:rsidP="00870E05">
            <w:pPr>
              <w:pStyle w:val="MDPI42tablebody"/>
              <w:jc w:val="right"/>
            </w:pPr>
            <w:r w:rsidRPr="00E61996">
              <w:t xml:space="preserve">     0 (  0.0) </w:t>
            </w:r>
          </w:p>
        </w:tc>
        <w:tc>
          <w:tcPr>
            <w:tcW w:w="770" w:type="dxa"/>
            <w:noWrap/>
            <w:vAlign w:val="top"/>
            <w:hideMark/>
          </w:tcPr>
          <w:p w14:paraId="3BEEF14B" w14:textId="77777777" w:rsidR="00870E05" w:rsidRPr="0044085D" w:rsidRDefault="00870E05" w:rsidP="00870E05">
            <w:pPr>
              <w:pStyle w:val="MDPI42tablebody"/>
              <w:jc w:val="right"/>
            </w:pPr>
            <w:r w:rsidRPr="00D573EA">
              <w:t xml:space="preserve"> 0.178</w:t>
            </w:r>
          </w:p>
        </w:tc>
        <w:tc>
          <w:tcPr>
            <w:tcW w:w="2200" w:type="dxa"/>
            <w:noWrap/>
            <w:vAlign w:val="top"/>
            <w:hideMark/>
          </w:tcPr>
          <w:p w14:paraId="58ABAA61" w14:textId="3A07070D" w:rsidR="00870E05" w:rsidRPr="0044085D" w:rsidRDefault="00870E05" w:rsidP="00870E05">
            <w:pPr>
              <w:pStyle w:val="MDPI42tablebody"/>
              <w:jc w:val="right"/>
            </w:pPr>
            <w:r w:rsidRPr="00DB12C7">
              <w:t xml:space="preserve">   806 (100.0) </w:t>
            </w:r>
          </w:p>
        </w:tc>
        <w:tc>
          <w:tcPr>
            <w:tcW w:w="2275" w:type="dxa"/>
            <w:noWrap/>
            <w:vAlign w:val="top"/>
            <w:hideMark/>
          </w:tcPr>
          <w:p w14:paraId="4CB426CD" w14:textId="19324FBB" w:rsidR="00870E05" w:rsidRPr="0044085D" w:rsidRDefault="00870E05" w:rsidP="00870E05">
            <w:pPr>
              <w:pStyle w:val="MDPI42tablebody"/>
              <w:jc w:val="right"/>
            </w:pPr>
            <w:r w:rsidRPr="00DB12C7">
              <w:t xml:space="preserve">    81 (100.0) </w:t>
            </w:r>
          </w:p>
        </w:tc>
        <w:tc>
          <w:tcPr>
            <w:tcW w:w="766" w:type="dxa"/>
            <w:noWrap/>
            <w:vAlign w:val="top"/>
            <w:hideMark/>
          </w:tcPr>
          <w:p w14:paraId="36415EF7" w14:textId="6389BA4C" w:rsidR="00870E05" w:rsidRPr="0044085D" w:rsidRDefault="00870E05" w:rsidP="00870E05">
            <w:pPr>
              <w:pStyle w:val="MDPI42tablebody"/>
              <w:jc w:val="right"/>
            </w:pPr>
            <w:r w:rsidRPr="00DB12C7">
              <w:t>&lt;0.001</w:t>
            </w:r>
          </w:p>
        </w:tc>
      </w:tr>
      <w:tr w:rsidR="00870E05" w:rsidRPr="0044085D" w14:paraId="27357B2F" w14:textId="77777777" w:rsidTr="008F6E36">
        <w:trPr>
          <w:trHeight w:val="300"/>
        </w:trPr>
        <w:tc>
          <w:tcPr>
            <w:tcW w:w="4820" w:type="dxa"/>
            <w:noWrap/>
            <w:vAlign w:val="top"/>
            <w:hideMark/>
          </w:tcPr>
          <w:p w14:paraId="5E00C9A7" w14:textId="77777777" w:rsidR="00870E05" w:rsidRPr="0044085D" w:rsidRDefault="00870E05" w:rsidP="00870E05">
            <w:pPr>
              <w:pStyle w:val="MDPI42tablebody"/>
              <w:jc w:val="left"/>
            </w:pPr>
            <w:r w:rsidRPr="0044085D">
              <w:t xml:space="preserve">Mild liver disease </w:t>
            </w:r>
          </w:p>
        </w:tc>
        <w:tc>
          <w:tcPr>
            <w:tcW w:w="2268" w:type="dxa"/>
            <w:noWrap/>
            <w:vAlign w:val="top"/>
            <w:hideMark/>
          </w:tcPr>
          <w:p w14:paraId="5F44F983" w14:textId="31A8C151" w:rsidR="00870E05" w:rsidRPr="0044085D" w:rsidRDefault="00870E05" w:rsidP="00870E05">
            <w:pPr>
              <w:pStyle w:val="MDPI42tablebody"/>
              <w:jc w:val="right"/>
            </w:pPr>
            <w:r w:rsidRPr="00E61996">
              <w:t xml:space="preserve">  4214 ( 51.7) </w:t>
            </w:r>
          </w:p>
        </w:tc>
        <w:tc>
          <w:tcPr>
            <w:tcW w:w="2268" w:type="dxa"/>
            <w:noWrap/>
            <w:vAlign w:val="top"/>
            <w:hideMark/>
          </w:tcPr>
          <w:p w14:paraId="7424FB5E" w14:textId="3AB87FC2" w:rsidR="00870E05" w:rsidRPr="0044085D" w:rsidRDefault="00870E05" w:rsidP="00870E05">
            <w:pPr>
              <w:pStyle w:val="MDPI42tablebody"/>
              <w:jc w:val="right"/>
            </w:pPr>
            <w:r w:rsidRPr="00E61996">
              <w:t xml:space="preserve">    49 ( 60.5) </w:t>
            </w:r>
          </w:p>
        </w:tc>
        <w:tc>
          <w:tcPr>
            <w:tcW w:w="770" w:type="dxa"/>
            <w:noWrap/>
            <w:vAlign w:val="top"/>
            <w:hideMark/>
          </w:tcPr>
          <w:p w14:paraId="49CC2AC0" w14:textId="77777777" w:rsidR="00870E05" w:rsidRPr="0044085D" w:rsidRDefault="00870E05" w:rsidP="00870E05">
            <w:pPr>
              <w:pStyle w:val="MDPI42tablebody"/>
              <w:jc w:val="right"/>
            </w:pPr>
            <w:r w:rsidRPr="00D573EA">
              <w:t xml:space="preserve"> 0.018</w:t>
            </w:r>
          </w:p>
        </w:tc>
        <w:tc>
          <w:tcPr>
            <w:tcW w:w="2200" w:type="dxa"/>
            <w:noWrap/>
            <w:vAlign w:val="top"/>
            <w:hideMark/>
          </w:tcPr>
          <w:p w14:paraId="3890ED47" w14:textId="27FEF9FC" w:rsidR="00870E05" w:rsidRPr="0044085D" w:rsidRDefault="00870E05" w:rsidP="00870E05">
            <w:pPr>
              <w:pStyle w:val="MDPI42tablebody"/>
              <w:jc w:val="right"/>
            </w:pPr>
            <w:r w:rsidRPr="00DB12C7">
              <w:t xml:space="preserve">   473 ( 58.7) </w:t>
            </w:r>
          </w:p>
        </w:tc>
        <w:tc>
          <w:tcPr>
            <w:tcW w:w="2275" w:type="dxa"/>
            <w:noWrap/>
            <w:vAlign w:val="top"/>
            <w:hideMark/>
          </w:tcPr>
          <w:p w14:paraId="2AEB9B5B" w14:textId="699FCAFB" w:rsidR="00870E05" w:rsidRPr="0044085D" w:rsidRDefault="00870E05" w:rsidP="00870E05">
            <w:pPr>
              <w:pStyle w:val="MDPI42tablebody"/>
              <w:jc w:val="right"/>
            </w:pPr>
            <w:r w:rsidRPr="00DB12C7">
              <w:t xml:space="preserve">    49 ( 60.5) </w:t>
            </w:r>
          </w:p>
        </w:tc>
        <w:tc>
          <w:tcPr>
            <w:tcW w:w="766" w:type="dxa"/>
            <w:noWrap/>
            <w:vAlign w:val="top"/>
            <w:hideMark/>
          </w:tcPr>
          <w:p w14:paraId="2BB3AE61" w14:textId="1CA94789" w:rsidR="00870E05" w:rsidRPr="0044085D" w:rsidRDefault="00870E05" w:rsidP="00870E05">
            <w:pPr>
              <w:pStyle w:val="MDPI42tablebody"/>
              <w:jc w:val="right"/>
            </w:pPr>
            <w:r w:rsidRPr="00DB12C7">
              <w:t xml:space="preserve"> 0.037</w:t>
            </w:r>
          </w:p>
        </w:tc>
      </w:tr>
      <w:tr w:rsidR="00870E05" w:rsidRPr="0044085D" w14:paraId="73465221" w14:textId="77777777" w:rsidTr="008F6E36">
        <w:trPr>
          <w:trHeight w:val="300"/>
        </w:trPr>
        <w:tc>
          <w:tcPr>
            <w:tcW w:w="4820" w:type="dxa"/>
            <w:noWrap/>
            <w:vAlign w:val="top"/>
            <w:hideMark/>
          </w:tcPr>
          <w:p w14:paraId="49C3798A" w14:textId="77777777" w:rsidR="00870E05" w:rsidRPr="0044085D" w:rsidRDefault="00870E05" w:rsidP="00870E05">
            <w:pPr>
              <w:pStyle w:val="MDPI42tablebody"/>
              <w:jc w:val="left"/>
            </w:pPr>
            <w:r w:rsidRPr="0044085D">
              <w:t xml:space="preserve">Moderate-severe liver disease </w:t>
            </w:r>
          </w:p>
        </w:tc>
        <w:tc>
          <w:tcPr>
            <w:tcW w:w="2268" w:type="dxa"/>
            <w:noWrap/>
            <w:vAlign w:val="top"/>
            <w:hideMark/>
          </w:tcPr>
          <w:p w14:paraId="6B1A7733" w14:textId="40C44D16" w:rsidR="00870E05" w:rsidRPr="0044085D" w:rsidRDefault="00870E05" w:rsidP="00870E05">
            <w:pPr>
              <w:pStyle w:val="MDPI42tablebody"/>
              <w:jc w:val="right"/>
            </w:pPr>
            <w:r w:rsidRPr="00E61996">
              <w:t xml:space="preserve">   171 (  2.1) </w:t>
            </w:r>
          </w:p>
        </w:tc>
        <w:tc>
          <w:tcPr>
            <w:tcW w:w="2268" w:type="dxa"/>
            <w:noWrap/>
            <w:vAlign w:val="top"/>
            <w:hideMark/>
          </w:tcPr>
          <w:p w14:paraId="715BD816" w14:textId="0DD83632" w:rsidR="00870E05" w:rsidRPr="0044085D" w:rsidRDefault="00870E05" w:rsidP="00870E05">
            <w:pPr>
              <w:pStyle w:val="MDPI42tablebody"/>
              <w:jc w:val="right"/>
            </w:pPr>
            <w:r w:rsidRPr="00E61996">
              <w:t xml:space="preserve">     2 (  2.5) </w:t>
            </w:r>
          </w:p>
        </w:tc>
        <w:tc>
          <w:tcPr>
            <w:tcW w:w="770" w:type="dxa"/>
            <w:noWrap/>
            <w:vAlign w:val="top"/>
            <w:hideMark/>
          </w:tcPr>
          <w:p w14:paraId="6B7DA7DF" w14:textId="77777777" w:rsidR="00870E05" w:rsidRPr="0044085D" w:rsidRDefault="00870E05" w:rsidP="00870E05">
            <w:pPr>
              <w:pStyle w:val="MDPI42tablebody"/>
              <w:jc w:val="right"/>
            </w:pPr>
            <w:r w:rsidRPr="00D573EA">
              <w:t xml:space="preserve"> 0.035</w:t>
            </w:r>
          </w:p>
        </w:tc>
        <w:tc>
          <w:tcPr>
            <w:tcW w:w="2200" w:type="dxa"/>
            <w:noWrap/>
            <w:vAlign w:val="top"/>
            <w:hideMark/>
          </w:tcPr>
          <w:p w14:paraId="4E9DF4CC" w14:textId="5A9A1566" w:rsidR="00870E05" w:rsidRPr="0044085D" w:rsidRDefault="00870E05" w:rsidP="00870E05">
            <w:pPr>
              <w:pStyle w:val="MDPI42tablebody"/>
              <w:jc w:val="right"/>
            </w:pPr>
            <w:r w:rsidRPr="00DB12C7">
              <w:t xml:space="preserve">    24 (  3.0) </w:t>
            </w:r>
          </w:p>
        </w:tc>
        <w:tc>
          <w:tcPr>
            <w:tcW w:w="2275" w:type="dxa"/>
            <w:noWrap/>
            <w:vAlign w:val="top"/>
            <w:hideMark/>
          </w:tcPr>
          <w:p w14:paraId="1CC50769" w14:textId="33675D6A" w:rsidR="00870E05" w:rsidRPr="0044085D" w:rsidRDefault="00870E05" w:rsidP="00870E05">
            <w:pPr>
              <w:pStyle w:val="MDPI42tablebody"/>
              <w:jc w:val="right"/>
            </w:pPr>
            <w:r w:rsidRPr="00DB12C7">
              <w:t xml:space="preserve">     2 (  2.5) </w:t>
            </w:r>
          </w:p>
        </w:tc>
        <w:tc>
          <w:tcPr>
            <w:tcW w:w="766" w:type="dxa"/>
            <w:noWrap/>
            <w:vAlign w:val="top"/>
            <w:hideMark/>
          </w:tcPr>
          <w:p w14:paraId="4DB9FDB1" w14:textId="438EE3AE" w:rsidR="00870E05" w:rsidRPr="0044085D" w:rsidRDefault="00870E05" w:rsidP="00870E05">
            <w:pPr>
              <w:pStyle w:val="MDPI42tablebody"/>
              <w:jc w:val="right"/>
            </w:pPr>
            <w:r w:rsidRPr="00DB12C7">
              <w:t xml:space="preserve"> 0.031</w:t>
            </w:r>
          </w:p>
        </w:tc>
      </w:tr>
      <w:tr w:rsidR="00870E05" w:rsidRPr="0044085D" w14:paraId="2E949F19" w14:textId="77777777" w:rsidTr="008F6E36">
        <w:trPr>
          <w:trHeight w:val="300"/>
        </w:trPr>
        <w:tc>
          <w:tcPr>
            <w:tcW w:w="4820" w:type="dxa"/>
            <w:noWrap/>
            <w:vAlign w:val="top"/>
            <w:hideMark/>
          </w:tcPr>
          <w:p w14:paraId="6BC9AC3B" w14:textId="77777777" w:rsidR="00870E05" w:rsidRPr="0044085D" w:rsidRDefault="00870E05" w:rsidP="00870E05">
            <w:pPr>
              <w:pStyle w:val="MDPI42tablebody"/>
              <w:jc w:val="left"/>
            </w:pPr>
            <w:r w:rsidRPr="0044085D">
              <w:t xml:space="preserve">Ulcers </w:t>
            </w:r>
          </w:p>
        </w:tc>
        <w:tc>
          <w:tcPr>
            <w:tcW w:w="2268" w:type="dxa"/>
            <w:noWrap/>
            <w:vAlign w:val="top"/>
            <w:hideMark/>
          </w:tcPr>
          <w:p w14:paraId="32E1312C" w14:textId="38BADFC0" w:rsidR="00870E05" w:rsidRPr="0044085D" w:rsidRDefault="00870E05" w:rsidP="00870E05">
            <w:pPr>
              <w:pStyle w:val="MDPI42tablebody"/>
              <w:jc w:val="right"/>
            </w:pPr>
            <w:r w:rsidRPr="00E61996">
              <w:t xml:space="preserve">    74 (  0.9) </w:t>
            </w:r>
          </w:p>
        </w:tc>
        <w:tc>
          <w:tcPr>
            <w:tcW w:w="2268" w:type="dxa"/>
            <w:noWrap/>
            <w:vAlign w:val="top"/>
            <w:hideMark/>
          </w:tcPr>
          <w:p w14:paraId="04282175" w14:textId="0A7A3E0C" w:rsidR="00870E05" w:rsidRPr="0044085D" w:rsidRDefault="00870E05" w:rsidP="00870E05">
            <w:pPr>
              <w:pStyle w:val="MDPI42tablebody"/>
              <w:jc w:val="right"/>
            </w:pPr>
            <w:r w:rsidRPr="00E61996">
              <w:t xml:space="preserve">     1 (  1.2) </w:t>
            </w:r>
          </w:p>
        </w:tc>
        <w:tc>
          <w:tcPr>
            <w:tcW w:w="770" w:type="dxa"/>
            <w:noWrap/>
            <w:vAlign w:val="top"/>
            <w:hideMark/>
          </w:tcPr>
          <w:p w14:paraId="12982906" w14:textId="77777777" w:rsidR="00870E05" w:rsidRPr="0044085D" w:rsidRDefault="00870E05" w:rsidP="00870E05">
            <w:pPr>
              <w:pStyle w:val="MDPI42tablebody"/>
              <w:jc w:val="right"/>
            </w:pPr>
            <w:r w:rsidRPr="00D573EA">
              <w:t xml:space="preserve"> 0.011</w:t>
            </w:r>
          </w:p>
        </w:tc>
        <w:tc>
          <w:tcPr>
            <w:tcW w:w="2200" w:type="dxa"/>
            <w:noWrap/>
            <w:vAlign w:val="top"/>
            <w:hideMark/>
          </w:tcPr>
          <w:p w14:paraId="726A8266" w14:textId="27ABFB6D" w:rsidR="00870E05" w:rsidRPr="0044085D" w:rsidRDefault="00870E05" w:rsidP="00870E05">
            <w:pPr>
              <w:pStyle w:val="MDPI42tablebody"/>
              <w:jc w:val="right"/>
            </w:pPr>
            <w:r w:rsidRPr="00DB12C7">
              <w:t xml:space="preserve">     5 (  0.6) </w:t>
            </w:r>
          </w:p>
        </w:tc>
        <w:tc>
          <w:tcPr>
            <w:tcW w:w="2275" w:type="dxa"/>
            <w:noWrap/>
            <w:vAlign w:val="top"/>
            <w:hideMark/>
          </w:tcPr>
          <w:p w14:paraId="7B197E3C" w14:textId="2C9B8546" w:rsidR="00870E05" w:rsidRPr="0044085D" w:rsidRDefault="00870E05" w:rsidP="00870E05">
            <w:pPr>
              <w:pStyle w:val="MDPI42tablebody"/>
              <w:jc w:val="right"/>
            </w:pPr>
            <w:r w:rsidRPr="00DB12C7">
              <w:t xml:space="preserve">     1 (  1.2) </w:t>
            </w:r>
          </w:p>
        </w:tc>
        <w:tc>
          <w:tcPr>
            <w:tcW w:w="766" w:type="dxa"/>
            <w:noWrap/>
            <w:vAlign w:val="top"/>
            <w:hideMark/>
          </w:tcPr>
          <w:p w14:paraId="1C0CB551" w14:textId="7C2FAC14" w:rsidR="00870E05" w:rsidRPr="0044085D" w:rsidRDefault="00870E05" w:rsidP="00870E05">
            <w:pPr>
              <w:pStyle w:val="MDPI42tablebody"/>
              <w:jc w:val="right"/>
            </w:pPr>
            <w:r w:rsidRPr="00DB12C7">
              <w:t xml:space="preserve"> 0.064</w:t>
            </w:r>
          </w:p>
        </w:tc>
      </w:tr>
      <w:tr w:rsidR="00870E05" w:rsidRPr="0044085D" w14:paraId="04CE614C" w14:textId="77777777" w:rsidTr="008F6E36">
        <w:trPr>
          <w:trHeight w:val="300"/>
        </w:trPr>
        <w:tc>
          <w:tcPr>
            <w:tcW w:w="4820" w:type="dxa"/>
            <w:noWrap/>
            <w:vAlign w:val="top"/>
            <w:hideMark/>
          </w:tcPr>
          <w:p w14:paraId="16A83E2D" w14:textId="77777777" w:rsidR="00870E05" w:rsidRPr="0044085D" w:rsidRDefault="00870E05" w:rsidP="00870E05">
            <w:pPr>
              <w:pStyle w:val="MDPI42tablebody"/>
              <w:jc w:val="left"/>
            </w:pPr>
            <w:r w:rsidRPr="0044085D">
              <w:t xml:space="preserve">Asthma </w:t>
            </w:r>
          </w:p>
        </w:tc>
        <w:tc>
          <w:tcPr>
            <w:tcW w:w="2268" w:type="dxa"/>
            <w:noWrap/>
            <w:vAlign w:val="top"/>
            <w:hideMark/>
          </w:tcPr>
          <w:p w14:paraId="4F6611BF" w14:textId="51D23700" w:rsidR="00870E05" w:rsidRPr="0044085D" w:rsidRDefault="00870E05" w:rsidP="00870E05">
            <w:pPr>
              <w:pStyle w:val="MDPI42tablebody"/>
              <w:jc w:val="right"/>
            </w:pPr>
            <w:r w:rsidRPr="00E61996">
              <w:t xml:space="preserve">  1166 ( 14.3) </w:t>
            </w:r>
          </w:p>
        </w:tc>
        <w:tc>
          <w:tcPr>
            <w:tcW w:w="2268" w:type="dxa"/>
            <w:noWrap/>
            <w:vAlign w:val="top"/>
            <w:hideMark/>
          </w:tcPr>
          <w:p w14:paraId="19C3BE95" w14:textId="517F44B9" w:rsidR="00870E05" w:rsidRPr="0044085D" w:rsidRDefault="00870E05" w:rsidP="00870E05">
            <w:pPr>
              <w:pStyle w:val="MDPI42tablebody"/>
              <w:jc w:val="right"/>
            </w:pPr>
            <w:r w:rsidRPr="00E61996">
              <w:t xml:space="preserve">    12 ( 14.8) </w:t>
            </w:r>
          </w:p>
        </w:tc>
        <w:tc>
          <w:tcPr>
            <w:tcW w:w="770" w:type="dxa"/>
            <w:noWrap/>
            <w:vAlign w:val="top"/>
            <w:hideMark/>
          </w:tcPr>
          <w:p w14:paraId="057306B7" w14:textId="77777777" w:rsidR="00870E05" w:rsidRPr="0044085D" w:rsidRDefault="00870E05" w:rsidP="00870E05">
            <w:pPr>
              <w:pStyle w:val="MDPI42tablebody"/>
              <w:jc w:val="right"/>
            </w:pPr>
            <w:r w:rsidRPr="00D573EA">
              <w:t xml:space="preserve"> 0.102</w:t>
            </w:r>
          </w:p>
        </w:tc>
        <w:tc>
          <w:tcPr>
            <w:tcW w:w="2200" w:type="dxa"/>
            <w:noWrap/>
            <w:vAlign w:val="top"/>
            <w:hideMark/>
          </w:tcPr>
          <w:p w14:paraId="28D550E1" w14:textId="57E4B452" w:rsidR="00870E05" w:rsidRPr="0044085D" w:rsidRDefault="00870E05" w:rsidP="00870E05">
            <w:pPr>
              <w:pStyle w:val="MDPI42tablebody"/>
              <w:jc w:val="right"/>
            </w:pPr>
            <w:r w:rsidRPr="00DB12C7">
              <w:t xml:space="preserve">   118 ( 14.6) </w:t>
            </w:r>
          </w:p>
        </w:tc>
        <w:tc>
          <w:tcPr>
            <w:tcW w:w="2275" w:type="dxa"/>
            <w:noWrap/>
            <w:vAlign w:val="top"/>
            <w:hideMark/>
          </w:tcPr>
          <w:p w14:paraId="1A8C9CA2" w14:textId="58DC3B68" w:rsidR="00870E05" w:rsidRPr="0044085D" w:rsidRDefault="00870E05" w:rsidP="00870E05">
            <w:pPr>
              <w:pStyle w:val="MDPI42tablebody"/>
              <w:jc w:val="right"/>
            </w:pPr>
            <w:r w:rsidRPr="00DB12C7">
              <w:t xml:space="preserve">    12 ( 14.8) </w:t>
            </w:r>
          </w:p>
        </w:tc>
        <w:tc>
          <w:tcPr>
            <w:tcW w:w="766" w:type="dxa"/>
            <w:noWrap/>
            <w:vAlign w:val="top"/>
            <w:hideMark/>
          </w:tcPr>
          <w:p w14:paraId="1F61C4FA" w14:textId="0E274E8A" w:rsidR="00870E05" w:rsidRPr="0044085D" w:rsidRDefault="00870E05" w:rsidP="00870E05">
            <w:pPr>
              <w:pStyle w:val="MDPI42tablebody"/>
              <w:jc w:val="right"/>
            </w:pPr>
            <w:r w:rsidRPr="00DB12C7">
              <w:t xml:space="preserve"> 0.005</w:t>
            </w:r>
          </w:p>
        </w:tc>
      </w:tr>
      <w:tr w:rsidR="00870E05" w:rsidRPr="0044085D" w14:paraId="26C01CC9" w14:textId="77777777" w:rsidTr="008F6E36">
        <w:trPr>
          <w:trHeight w:val="300"/>
        </w:trPr>
        <w:tc>
          <w:tcPr>
            <w:tcW w:w="4820" w:type="dxa"/>
            <w:noWrap/>
            <w:vAlign w:val="top"/>
            <w:hideMark/>
          </w:tcPr>
          <w:p w14:paraId="7C77561B" w14:textId="77777777" w:rsidR="00870E05" w:rsidRPr="0044085D" w:rsidRDefault="00870E05" w:rsidP="00870E05">
            <w:pPr>
              <w:pStyle w:val="MDPI42tablebody"/>
              <w:jc w:val="left"/>
            </w:pPr>
            <w:r w:rsidRPr="0044085D">
              <w:t xml:space="preserve">Rheumatoid arthritis </w:t>
            </w:r>
          </w:p>
        </w:tc>
        <w:tc>
          <w:tcPr>
            <w:tcW w:w="2268" w:type="dxa"/>
            <w:noWrap/>
            <w:vAlign w:val="top"/>
            <w:hideMark/>
          </w:tcPr>
          <w:p w14:paraId="092F3E2D" w14:textId="2F7049FF" w:rsidR="00870E05" w:rsidRPr="0044085D" w:rsidRDefault="00870E05" w:rsidP="00870E05">
            <w:pPr>
              <w:pStyle w:val="MDPI42tablebody"/>
              <w:jc w:val="right"/>
            </w:pPr>
            <w:r w:rsidRPr="00E61996">
              <w:t xml:space="preserve">   368 (  4.5) </w:t>
            </w:r>
          </w:p>
        </w:tc>
        <w:tc>
          <w:tcPr>
            <w:tcW w:w="2268" w:type="dxa"/>
            <w:noWrap/>
            <w:vAlign w:val="top"/>
            <w:hideMark/>
          </w:tcPr>
          <w:p w14:paraId="7470FB44" w14:textId="288B2F80" w:rsidR="00870E05" w:rsidRPr="0044085D" w:rsidRDefault="00870E05" w:rsidP="00870E05">
            <w:pPr>
              <w:pStyle w:val="MDPI42tablebody"/>
              <w:jc w:val="right"/>
            </w:pPr>
            <w:r w:rsidRPr="00E61996">
              <w:t xml:space="preserve">     2 (  2.5) </w:t>
            </w:r>
          </w:p>
        </w:tc>
        <w:tc>
          <w:tcPr>
            <w:tcW w:w="770" w:type="dxa"/>
            <w:noWrap/>
            <w:vAlign w:val="top"/>
            <w:hideMark/>
          </w:tcPr>
          <w:p w14:paraId="2D646560" w14:textId="77777777" w:rsidR="00870E05" w:rsidRPr="0044085D" w:rsidRDefault="00870E05" w:rsidP="00870E05">
            <w:pPr>
              <w:pStyle w:val="MDPI42tablebody"/>
              <w:jc w:val="right"/>
            </w:pPr>
            <w:r w:rsidRPr="00D573EA">
              <w:t xml:space="preserve"> 0.057</w:t>
            </w:r>
          </w:p>
        </w:tc>
        <w:tc>
          <w:tcPr>
            <w:tcW w:w="2200" w:type="dxa"/>
            <w:noWrap/>
            <w:vAlign w:val="top"/>
            <w:hideMark/>
          </w:tcPr>
          <w:p w14:paraId="7F91EF82" w14:textId="415E47D7" w:rsidR="00870E05" w:rsidRPr="0044085D" w:rsidRDefault="00870E05" w:rsidP="00870E05">
            <w:pPr>
              <w:pStyle w:val="MDPI42tablebody"/>
              <w:jc w:val="right"/>
            </w:pPr>
            <w:r w:rsidRPr="00DB12C7">
              <w:t xml:space="preserve">    12 (  1.5) </w:t>
            </w:r>
          </w:p>
        </w:tc>
        <w:tc>
          <w:tcPr>
            <w:tcW w:w="2275" w:type="dxa"/>
            <w:noWrap/>
            <w:vAlign w:val="top"/>
            <w:hideMark/>
          </w:tcPr>
          <w:p w14:paraId="1C9E540D" w14:textId="10958C74" w:rsidR="00870E05" w:rsidRPr="0044085D" w:rsidRDefault="00870E05" w:rsidP="00870E05">
            <w:pPr>
              <w:pStyle w:val="MDPI42tablebody"/>
              <w:jc w:val="right"/>
            </w:pPr>
            <w:r w:rsidRPr="00DB12C7">
              <w:t xml:space="preserve">     2 (  2.5) </w:t>
            </w:r>
          </w:p>
        </w:tc>
        <w:tc>
          <w:tcPr>
            <w:tcW w:w="766" w:type="dxa"/>
            <w:noWrap/>
            <w:vAlign w:val="top"/>
            <w:hideMark/>
          </w:tcPr>
          <w:p w14:paraId="010B3A16" w14:textId="4E084B4B" w:rsidR="00870E05" w:rsidRPr="0044085D" w:rsidRDefault="00870E05" w:rsidP="00870E05">
            <w:pPr>
              <w:pStyle w:val="MDPI42tablebody"/>
              <w:jc w:val="right"/>
            </w:pPr>
            <w:r w:rsidRPr="00DB12C7">
              <w:t xml:space="preserve"> 0.070</w:t>
            </w:r>
          </w:p>
        </w:tc>
      </w:tr>
      <w:tr w:rsidR="00870E05" w:rsidRPr="0044085D" w14:paraId="2BF90747" w14:textId="77777777" w:rsidTr="008F6E36">
        <w:trPr>
          <w:trHeight w:val="300"/>
        </w:trPr>
        <w:tc>
          <w:tcPr>
            <w:tcW w:w="4820" w:type="dxa"/>
            <w:noWrap/>
            <w:vAlign w:val="top"/>
            <w:hideMark/>
          </w:tcPr>
          <w:p w14:paraId="331D06BD" w14:textId="77777777" w:rsidR="00870E05" w:rsidRPr="0044085D" w:rsidRDefault="00870E05" w:rsidP="00870E05">
            <w:pPr>
              <w:pStyle w:val="MDPI42tablebody"/>
              <w:jc w:val="left"/>
            </w:pPr>
            <w:r w:rsidRPr="0044085D">
              <w:t xml:space="preserve">Malignancy </w:t>
            </w:r>
          </w:p>
        </w:tc>
        <w:tc>
          <w:tcPr>
            <w:tcW w:w="2268" w:type="dxa"/>
            <w:noWrap/>
            <w:vAlign w:val="top"/>
            <w:hideMark/>
          </w:tcPr>
          <w:p w14:paraId="7B985D15" w14:textId="5C9D5BA9" w:rsidR="00870E05" w:rsidRPr="0044085D" w:rsidRDefault="00870E05" w:rsidP="00870E05">
            <w:pPr>
              <w:pStyle w:val="MDPI42tablebody"/>
              <w:jc w:val="right"/>
            </w:pPr>
            <w:r w:rsidRPr="00E61996">
              <w:t xml:space="preserve">    57 (  0.7) </w:t>
            </w:r>
          </w:p>
        </w:tc>
        <w:tc>
          <w:tcPr>
            <w:tcW w:w="2268" w:type="dxa"/>
            <w:noWrap/>
            <w:vAlign w:val="top"/>
            <w:hideMark/>
          </w:tcPr>
          <w:p w14:paraId="1F37DDB6" w14:textId="6F34AF3D" w:rsidR="00870E05" w:rsidRPr="0044085D" w:rsidRDefault="00870E05" w:rsidP="00870E05">
            <w:pPr>
              <w:pStyle w:val="MDPI42tablebody"/>
              <w:jc w:val="right"/>
            </w:pPr>
            <w:r w:rsidRPr="00E61996">
              <w:t xml:space="preserve">     1 (  1.2) </w:t>
            </w:r>
          </w:p>
        </w:tc>
        <w:tc>
          <w:tcPr>
            <w:tcW w:w="770" w:type="dxa"/>
            <w:noWrap/>
            <w:vAlign w:val="top"/>
            <w:hideMark/>
          </w:tcPr>
          <w:p w14:paraId="3D4160B7" w14:textId="77777777" w:rsidR="00870E05" w:rsidRPr="0044085D" w:rsidRDefault="00870E05" w:rsidP="00870E05">
            <w:pPr>
              <w:pStyle w:val="MDPI42tablebody"/>
              <w:jc w:val="right"/>
            </w:pPr>
            <w:r w:rsidRPr="00D573EA">
              <w:t xml:space="preserve"> 0.048</w:t>
            </w:r>
          </w:p>
        </w:tc>
        <w:tc>
          <w:tcPr>
            <w:tcW w:w="2200" w:type="dxa"/>
            <w:noWrap/>
            <w:vAlign w:val="top"/>
            <w:hideMark/>
          </w:tcPr>
          <w:p w14:paraId="10281EE8" w14:textId="611644E7" w:rsidR="00870E05" w:rsidRPr="0044085D" w:rsidRDefault="00870E05" w:rsidP="00870E05">
            <w:pPr>
              <w:pStyle w:val="MDPI42tablebody"/>
              <w:jc w:val="right"/>
            </w:pPr>
            <w:r w:rsidRPr="00DB12C7">
              <w:t xml:space="preserve">     7 (  0.9) </w:t>
            </w:r>
          </w:p>
        </w:tc>
        <w:tc>
          <w:tcPr>
            <w:tcW w:w="2275" w:type="dxa"/>
            <w:noWrap/>
            <w:vAlign w:val="top"/>
            <w:hideMark/>
          </w:tcPr>
          <w:p w14:paraId="6E365643" w14:textId="6E3A3DB7" w:rsidR="00870E05" w:rsidRPr="0044085D" w:rsidRDefault="00870E05" w:rsidP="00870E05">
            <w:pPr>
              <w:pStyle w:val="MDPI42tablebody"/>
              <w:jc w:val="right"/>
            </w:pPr>
            <w:r w:rsidRPr="00DB12C7">
              <w:t xml:space="preserve">     1 (  1.2) </w:t>
            </w:r>
          </w:p>
        </w:tc>
        <w:tc>
          <w:tcPr>
            <w:tcW w:w="766" w:type="dxa"/>
            <w:noWrap/>
            <w:vAlign w:val="top"/>
            <w:hideMark/>
          </w:tcPr>
          <w:p w14:paraId="35983A15" w14:textId="039ECEFC" w:rsidR="00870E05" w:rsidRPr="0044085D" w:rsidRDefault="00870E05" w:rsidP="00870E05">
            <w:pPr>
              <w:pStyle w:val="MDPI42tablebody"/>
              <w:jc w:val="right"/>
            </w:pPr>
            <w:r w:rsidRPr="00DB12C7">
              <w:t xml:space="preserve"> 0.036</w:t>
            </w:r>
          </w:p>
        </w:tc>
      </w:tr>
      <w:tr w:rsidR="00870E05" w:rsidRPr="0044085D" w14:paraId="65C9EC63" w14:textId="77777777" w:rsidTr="008F6E36">
        <w:trPr>
          <w:trHeight w:val="300"/>
        </w:trPr>
        <w:tc>
          <w:tcPr>
            <w:tcW w:w="4820" w:type="dxa"/>
            <w:noWrap/>
            <w:vAlign w:val="top"/>
            <w:hideMark/>
          </w:tcPr>
          <w:p w14:paraId="0B990BDC" w14:textId="77777777" w:rsidR="00870E05" w:rsidRPr="0044085D" w:rsidRDefault="00870E05" w:rsidP="00870E05">
            <w:pPr>
              <w:pStyle w:val="MDPI42tablebody"/>
              <w:jc w:val="left"/>
            </w:pPr>
            <w:r w:rsidRPr="0044085D">
              <w:t xml:space="preserve">Metastatic solid tumour </w:t>
            </w:r>
          </w:p>
        </w:tc>
        <w:tc>
          <w:tcPr>
            <w:tcW w:w="2268" w:type="dxa"/>
            <w:noWrap/>
            <w:vAlign w:val="top"/>
            <w:hideMark/>
          </w:tcPr>
          <w:p w14:paraId="09689AF7" w14:textId="7DBE6E31" w:rsidR="00870E05" w:rsidRPr="0044085D" w:rsidRDefault="00870E05" w:rsidP="00870E05">
            <w:pPr>
              <w:pStyle w:val="MDPI42tablebody"/>
              <w:jc w:val="right"/>
            </w:pPr>
            <w:r w:rsidRPr="00E61996">
              <w:t xml:space="preserve">   725 (  8.9) </w:t>
            </w:r>
          </w:p>
        </w:tc>
        <w:tc>
          <w:tcPr>
            <w:tcW w:w="2268" w:type="dxa"/>
            <w:noWrap/>
            <w:vAlign w:val="top"/>
            <w:hideMark/>
          </w:tcPr>
          <w:p w14:paraId="0D0DB75F" w14:textId="56E59498" w:rsidR="00870E05" w:rsidRPr="0044085D" w:rsidRDefault="00870E05" w:rsidP="00870E05">
            <w:pPr>
              <w:pStyle w:val="MDPI42tablebody"/>
              <w:jc w:val="right"/>
            </w:pPr>
            <w:r w:rsidRPr="00E61996">
              <w:t xml:space="preserve">     7 (  8.6) </w:t>
            </w:r>
          </w:p>
        </w:tc>
        <w:tc>
          <w:tcPr>
            <w:tcW w:w="770" w:type="dxa"/>
            <w:noWrap/>
            <w:vAlign w:val="top"/>
            <w:hideMark/>
          </w:tcPr>
          <w:p w14:paraId="62406F7B" w14:textId="77777777" w:rsidR="00870E05" w:rsidRPr="0044085D" w:rsidRDefault="00870E05" w:rsidP="00870E05">
            <w:pPr>
              <w:pStyle w:val="MDPI42tablebody"/>
              <w:jc w:val="right"/>
            </w:pPr>
            <w:r w:rsidRPr="00D573EA">
              <w:t xml:space="preserve"> 0.069</w:t>
            </w:r>
          </w:p>
        </w:tc>
        <w:tc>
          <w:tcPr>
            <w:tcW w:w="2200" w:type="dxa"/>
            <w:noWrap/>
            <w:vAlign w:val="top"/>
            <w:hideMark/>
          </w:tcPr>
          <w:p w14:paraId="5D01B5D2" w14:textId="41965391" w:rsidR="00870E05" w:rsidRPr="0044085D" w:rsidRDefault="00870E05" w:rsidP="00870E05">
            <w:pPr>
              <w:pStyle w:val="MDPI42tablebody"/>
              <w:jc w:val="right"/>
            </w:pPr>
            <w:r w:rsidRPr="00DB12C7">
              <w:t xml:space="preserve">    50 (  6.2) </w:t>
            </w:r>
          </w:p>
        </w:tc>
        <w:tc>
          <w:tcPr>
            <w:tcW w:w="2275" w:type="dxa"/>
            <w:noWrap/>
            <w:vAlign w:val="top"/>
            <w:hideMark/>
          </w:tcPr>
          <w:p w14:paraId="25A927F6" w14:textId="0160B856" w:rsidR="00870E05" w:rsidRPr="0044085D" w:rsidRDefault="00870E05" w:rsidP="00870E05">
            <w:pPr>
              <w:pStyle w:val="MDPI42tablebody"/>
              <w:jc w:val="right"/>
            </w:pPr>
            <w:r w:rsidRPr="00DB12C7">
              <w:t xml:space="preserve">     7 (  8.6) </w:t>
            </w:r>
          </w:p>
        </w:tc>
        <w:tc>
          <w:tcPr>
            <w:tcW w:w="766" w:type="dxa"/>
            <w:noWrap/>
            <w:vAlign w:val="top"/>
            <w:hideMark/>
          </w:tcPr>
          <w:p w14:paraId="656EC6B5" w14:textId="015B7EBB" w:rsidR="00870E05" w:rsidRPr="0044085D" w:rsidRDefault="00870E05" w:rsidP="00870E05">
            <w:pPr>
              <w:pStyle w:val="MDPI42tablebody"/>
              <w:jc w:val="right"/>
            </w:pPr>
            <w:r w:rsidRPr="00DB12C7">
              <w:t xml:space="preserve"> 0.093</w:t>
            </w:r>
          </w:p>
        </w:tc>
      </w:tr>
      <w:tr w:rsidR="00870E05" w:rsidRPr="0044085D" w14:paraId="5081FDF3" w14:textId="77777777" w:rsidTr="008F6E36">
        <w:trPr>
          <w:trHeight w:val="300"/>
        </w:trPr>
        <w:tc>
          <w:tcPr>
            <w:tcW w:w="4820" w:type="dxa"/>
            <w:noWrap/>
            <w:vAlign w:val="top"/>
            <w:hideMark/>
          </w:tcPr>
          <w:p w14:paraId="0E7E7B9E" w14:textId="77777777" w:rsidR="00870E05" w:rsidRPr="0044085D" w:rsidRDefault="00870E05" w:rsidP="00870E05">
            <w:pPr>
              <w:pStyle w:val="MDPI42tablebody"/>
              <w:jc w:val="left"/>
            </w:pPr>
            <w:r w:rsidRPr="0044085D">
              <w:t xml:space="preserve">Diabetes without chronic complication </w:t>
            </w:r>
          </w:p>
        </w:tc>
        <w:tc>
          <w:tcPr>
            <w:tcW w:w="2268" w:type="dxa"/>
            <w:noWrap/>
            <w:vAlign w:val="top"/>
            <w:hideMark/>
          </w:tcPr>
          <w:p w14:paraId="25591439" w14:textId="66E4512D" w:rsidR="00870E05" w:rsidRPr="0044085D" w:rsidRDefault="00870E05" w:rsidP="00870E05">
            <w:pPr>
              <w:pStyle w:val="MDPI42tablebody"/>
              <w:jc w:val="right"/>
            </w:pPr>
            <w:r w:rsidRPr="00E61996">
              <w:t xml:space="preserve">    29 (  0.4) </w:t>
            </w:r>
          </w:p>
        </w:tc>
        <w:tc>
          <w:tcPr>
            <w:tcW w:w="2268" w:type="dxa"/>
            <w:noWrap/>
            <w:vAlign w:val="top"/>
            <w:hideMark/>
          </w:tcPr>
          <w:p w14:paraId="65698E8B" w14:textId="2716F775" w:rsidR="00870E05" w:rsidRPr="0044085D" w:rsidRDefault="00870E05" w:rsidP="00870E05">
            <w:pPr>
              <w:pStyle w:val="MDPI42tablebody"/>
              <w:jc w:val="right"/>
            </w:pPr>
            <w:r w:rsidRPr="00E61996">
              <w:t xml:space="preserve">     1 (  1.2) </w:t>
            </w:r>
          </w:p>
        </w:tc>
        <w:tc>
          <w:tcPr>
            <w:tcW w:w="770" w:type="dxa"/>
            <w:noWrap/>
            <w:vAlign w:val="top"/>
            <w:hideMark/>
          </w:tcPr>
          <w:p w14:paraId="1D8E6169" w14:textId="77777777" w:rsidR="00870E05" w:rsidRPr="0044085D" w:rsidRDefault="00870E05" w:rsidP="00870E05">
            <w:pPr>
              <w:pStyle w:val="MDPI42tablebody"/>
              <w:jc w:val="right"/>
            </w:pPr>
            <w:r w:rsidRPr="00D573EA">
              <w:t xml:space="preserve"> 0.149</w:t>
            </w:r>
          </w:p>
        </w:tc>
        <w:tc>
          <w:tcPr>
            <w:tcW w:w="2200" w:type="dxa"/>
            <w:noWrap/>
            <w:vAlign w:val="top"/>
            <w:hideMark/>
          </w:tcPr>
          <w:p w14:paraId="7A3BB6BB" w14:textId="25561882" w:rsidR="00870E05" w:rsidRPr="0044085D" w:rsidRDefault="00870E05" w:rsidP="00870E05">
            <w:pPr>
              <w:pStyle w:val="MDPI42tablebody"/>
              <w:jc w:val="right"/>
            </w:pPr>
            <w:r w:rsidRPr="00DB12C7">
              <w:t xml:space="preserve">     2 (  0.2) </w:t>
            </w:r>
          </w:p>
        </w:tc>
        <w:tc>
          <w:tcPr>
            <w:tcW w:w="2275" w:type="dxa"/>
            <w:noWrap/>
            <w:vAlign w:val="top"/>
            <w:hideMark/>
          </w:tcPr>
          <w:p w14:paraId="5FDE2FF9" w14:textId="0585E2EC" w:rsidR="00870E05" w:rsidRPr="0044085D" w:rsidRDefault="00870E05" w:rsidP="00870E05">
            <w:pPr>
              <w:pStyle w:val="MDPI42tablebody"/>
              <w:jc w:val="right"/>
            </w:pPr>
            <w:r w:rsidRPr="00DB12C7">
              <w:t xml:space="preserve">     1 (  1.2) </w:t>
            </w:r>
          </w:p>
        </w:tc>
        <w:tc>
          <w:tcPr>
            <w:tcW w:w="766" w:type="dxa"/>
            <w:noWrap/>
            <w:vAlign w:val="top"/>
            <w:hideMark/>
          </w:tcPr>
          <w:p w14:paraId="69E35007" w14:textId="6C42AEAE" w:rsidR="00870E05" w:rsidRPr="0044085D" w:rsidRDefault="00870E05" w:rsidP="00870E05">
            <w:pPr>
              <w:pStyle w:val="MDPI42tablebody"/>
              <w:jc w:val="right"/>
            </w:pPr>
            <w:r w:rsidRPr="00DB12C7">
              <w:t xml:space="preserve"> 0.115</w:t>
            </w:r>
          </w:p>
        </w:tc>
      </w:tr>
      <w:tr w:rsidR="00870E05" w:rsidRPr="0044085D" w14:paraId="48A87B87" w14:textId="77777777" w:rsidTr="008F6E36">
        <w:trPr>
          <w:trHeight w:val="300"/>
        </w:trPr>
        <w:tc>
          <w:tcPr>
            <w:tcW w:w="4820" w:type="dxa"/>
            <w:noWrap/>
            <w:vAlign w:val="top"/>
            <w:hideMark/>
          </w:tcPr>
          <w:p w14:paraId="25F83237" w14:textId="77777777" w:rsidR="00870E05" w:rsidRPr="0044085D" w:rsidRDefault="00870E05" w:rsidP="00870E05">
            <w:pPr>
              <w:pStyle w:val="MDPI42tablebody"/>
              <w:jc w:val="left"/>
            </w:pPr>
            <w:r w:rsidRPr="0044085D">
              <w:t xml:space="preserve">Diabetes with chronic complication </w:t>
            </w:r>
          </w:p>
        </w:tc>
        <w:tc>
          <w:tcPr>
            <w:tcW w:w="2268" w:type="dxa"/>
            <w:noWrap/>
            <w:vAlign w:val="top"/>
            <w:hideMark/>
          </w:tcPr>
          <w:p w14:paraId="3DAB20C7" w14:textId="63D0C4A2" w:rsidR="00870E05" w:rsidRPr="0044085D" w:rsidRDefault="00870E05" w:rsidP="00870E05">
            <w:pPr>
              <w:pStyle w:val="MDPI42tablebody"/>
              <w:jc w:val="right"/>
            </w:pPr>
            <w:r w:rsidRPr="00E61996">
              <w:t xml:space="preserve">  3399 ( 41.7) </w:t>
            </w:r>
          </w:p>
        </w:tc>
        <w:tc>
          <w:tcPr>
            <w:tcW w:w="2268" w:type="dxa"/>
            <w:noWrap/>
            <w:vAlign w:val="top"/>
            <w:hideMark/>
          </w:tcPr>
          <w:p w14:paraId="69153FFE" w14:textId="39579590" w:rsidR="00870E05" w:rsidRPr="0044085D" w:rsidRDefault="00870E05" w:rsidP="00870E05">
            <w:pPr>
              <w:pStyle w:val="MDPI42tablebody"/>
              <w:jc w:val="right"/>
            </w:pPr>
            <w:r w:rsidRPr="00E61996">
              <w:t xml:space="preserve">    39 ( 48.1) </w:t>
            </w:r>
          </w:p>
        </w:tc>
        <w:tc>
          <w:tcPr>
            <w:tcW w:w="770" w:type="dxa"/>
            <w:noWrap/>
            <w:vAlign w:val="top"/>
            <w:hideMark/>
          </w:tcPr>
          <w:p w14:paraId="6F44DAF9" w14:textId="77777777" w:rsidR="00870E05" w:rsidRPr="0044085D" w:rsidRDefault="00870E05" w:rsidP="00870E05">
            <w:pPr>
              <w:pStyle w:val="MDPI42tablebody"/>
              <w:jc w:val="right"/>
            </w:pPr>
            <w:r w:rsidRPr="00D573EA">
              <w:t xml:space="preserve"> 0.147</w:t>
            </w:r>
          </w:p>
        </w:tc>
        <w:tc>
          <w:tcPr>
            <w:tcW w:w="2200" w:type="dxa"/>
            <w:noWrap/>
            <w:vAlign w:val="top"/>
            <w:hideMark/>
          </w:tcPr>
          <w:p w14:paraId="3F916B48" w14:textId="50534BE0" w:rsidR="00870E05" w:rsidRPr="0044085D" w:rsidRDefault="00870E05" w:rsidP="00870E05">
            <w:pPr>
              <w:pStyle w:val="MDPI42tablebody"/>
              <w:jc w:val="right"/>
            </w:pPr>
            <w:r w:rsidRPr="00DB12C7">
              <w:t xml:space="preserve">   375 ( 46.5) </w:t>
            </w:r>
          </w:p>
        </w:tc>
        <w:tc>
          <w:tcPr>
            <w:tcW w:w="2275" w:type="dxa"/>
            <w:noWrap/>
            <w:vAlign w:val="top"/>
            <w:hideMark/>
          </w:tcPr>
          <w:p w14:paraId="48CD877E" w14:textId="6744C75C" w:rsidR="00870E05" w:rsidRPr="0044085D" w:rsidRDefault="00870E05" w:rsidP="00870E05">
            <w:pPr>
              <w:pStyle w:val="MDPI42tablebody"/>
              <w:jc w:val="right"/>
            </w:pPr>
            <w:r w:rsidRPr="00DB12C7">
              <w:t xml:space="preserve">    39 ( 48.1) </w:t>
            </w:r>
          </w:p>
        </w:tc>
        <w:tc>
          <w:tcPr>
            <w:tcW w:w="766" w:type="dxa"/>
            <w:noWrap/>
            <w:vAlign w:val="top"/>
            <w:hideMark/>
          </w:tcPr>
          <w:p w14:paraId="0FD3BA8D" w14:textId="41D4F8FB" w:rsidR="00870E05" w:rsidRPr="0044085D" w:rsidRDefault="00870E05" w:rsidP="00870E05">
            <w:pPr>
              <w:pStyle w:val="MDPI42tablebody"/>
              <w:jc w:val="right"/>
            </w:pPr>
            <w:r w:rsidRPr="00DB12C7">
              <w:t xml:space="preserve"> 0.032</w:t>
            </w:r>
          </w:p>
        </w:tc>
      </w:tr>
      <w:tr w:rsidR="00870E05" w:rsidRPr="0044085D" w14:paraId="7F993526" w14:textId="77777777" w:rsidTr="008F6E36">
        <w:trPr>
          <w:trHeight w:val="300"/>
        </w:trPr>
        <w:tc>
          <w:tcPr>
            <w:tcW w:w="4820" w:type="dxa"/>
            <w:noWrap/>
            <w:vAlign w:val="top"/>
            <w:hideMark/>
          </w:tcPr>
          <w:p w14:paraId="0297CEC0" w14:textId="77777777" w:rsidR="00870E05" w:rsidRPr="0044085D" w:rsidRDefault="00870E05" w:rsidP="00870E05">
            <w:pPr>
              <w:pStyle w:val="MDPI42tablebody"/>
              <w:jc w:val="left"/>
            </w:pPr>
            <w:r w:rsidRPr="0044085D">
              <w:t xml:space="preserve">Hypertension </w:t>
            </w:r>
          </w:p>
        </w:tc>
        <w:tc>
          <w:tcPr>
            <w:tcW w:w="2268" w:type="dxa"/>
            <w:noWrap/>
            <w:vAlign w:val="top"/>
            <w:hideMark/>
          </w:tcPr>
          <w:p w14:paraId="14E35406" w14:textId="6D293747" w:rsidR="00870E05" w:rsidRPr="0044085D" w:rsidRDefault="00870E05" w:rsidP="00870E05">
            <w:pPr>
              <w:pStyle w:val="MDPI42tablebody"/>
              <w:jc w:val="right"/>
            </w:pPr>
            <w:r w:rsidRPr="00E61996">
              <w:t xml:space="preserve">  2976 ( 36.5) </w:t>
            </w:r>
          </w:p>
        </w:tc>
        <w:tc>
          <w:tcPr>
            <w:tcW w:w="2268" w:type="dxa"/>
            <w:noWrap/>
            <w:vAlign w:val="top"/>
            <w:hideMark/>
          </w:tcPr>
          <w:p w14:paraId="701B2D77" w14:textId="1D54D807" w:rsidR="00870E05" w:rsidRPr="0044085D" w:rsidRDefault="00870E05" w:rsidP="00870E05">
            <w:pPr>
              <w:pStyle w:val="MDPI42tablebody"/>
              <w:jc w:val="right"/>
            </w:pPr>
            <w:r w:rsidRPr="00E61996">
              <w:t xml:space="preserve">    35 ( 43.2) </w:t>
            </w:r>
          </w:p>
        </w:tc>
        <w:tc>
          <w:tcPr>
            <w:tcW w:w="770" w:type="dxa"/>
            <w:noWrap/>
            <w:vAlign w:val="top"/>
            <w:hideMark/>
          </w:tcPr>
          <w:p w14:paraId="5DAC236B" w14:textId="77777777" w:rsidR="00870E05" w:rsidRPr="0044085D" w:rsidRDefault="00870E05" w:rsidP="00870E05">
            <w:pPr>
              <w:pStyle w:val="MDPI42tablebody"/>
              <w:jc w:val="right"/>
            </w:pPr>
            <w:r w:rsidRPr="00D573EA">
              <w:t xml:space="preserve"> 0.096</w:t>
            </w:r>
          </w:p>
        </w:tc>
        <w:tc>
          <w:tcPr>
            <w:tcW w:w="2200" w:type="dxa"/>
            <w:noWrap/>
            <w:vAlign w:val="top"/>
            <w:hideMark/>
          </w:tcPr>
          <w:p w14:paraId="2FD79D02" w14:textId="6B256454" w:rsidR="00870E05" w:rsidRPr="0044085D" w:rsidRDefault="00870E05" w:rsidP="00870E05">
            <w:pPr>
              <w:pStyle w:val="MDPI42tablebody"/>
              <w:jc w:val="right"/>
            </w:pPr>
            <w:r w:rsidRPr="00DB12C7">
              <w:t xml:space="preserve">   343 ( 42.6) </w:t>
            </w:r>
          </w:p>
        </w:tc>
        <w:tc>
          <w:tcPr>
            <w:tcW w:w="2275" w:type="dxa"/>
            <w:noWrap/>
            <w:vAlign w:val="top"/>
            <w:hideMark/>
          </w:tcPr>
          <w:p w14:paraId="7DAF2718" w14:textId="1204FEC7" w:rsidR="00870E05" w:rsidRPr="0044085D" w:rsidRDefault="00870E05" w:rsidP="00870E05">
            <w:pPr>
              <w:pStyle w:val="MDPI42tablebody"/>
              <w:jc w:val="right"/>
            </w:pPr>
            <w:r w:rsidRPr="00DB12C7">
              <w:t xml:space="preserve">    35 ( 43.2) </w:t>
            </w:r>
          </w:p>
        </w:tc>
        <w:tc>
          <w:tcPr>
            <w:tcW w:w="766" w:type="dxa"/>
            <w:noWrap/>
            <w:vAlign w:val="top"/>
            <w:hideMark/>
          </w:tcPr>
          <w:p w14:paraId="437BCDF6" w14:textId="1F2B48FE" w:rsidR="00870E05" w:rsidRPr="0044085D" w:rsidRDefault="00870E05" w:rsidP="00870E05">
            <w:pPr>
              <w:pStyle w:val="MDPI42tablebody"/>
              <w:jc w:val="right"/>
            </w:pPr>
            <w:r w:rsidRPr="00DB12C7">
              <w:t xml:space="preserve"> 0.013</w:t>
            </w:r>
          </w:p>
        </w:tc>
      </w:tr>
      <w:tr w:rsidR="00870E05" w:rsidRPr="0044085D" w14:paraId="636F0C69" w14:textId="77777777" w:rsidTr="00A81E04">
        <w:trPr>
          <w:trHeight w:val="300"/>
        </w:trPr>
        <w:tc>
          <w:tcPr>
            <w:tcW w:w="4820" w:type="dxa"/>
            <w:noWrap/>
            <w:vAlign w:val="top"/>
            <w:hideMark/>
          </w:tcPr>
          <w:p w14:paraId="3398EA64" w14:textId="64D348F6" w:rsidR="00870E05" w:rsidRPr="0044085D" w:rsidRDefault="00870E05" w:rsidP="00870E05">
            <w:pPr>
              <w:pStyle w:val="MDPI42tablebody"/>
              <w:jc w:val="left"/>
            </w:pPr>
            <w:r w:rsidRPr="0044085D">
              <w:t xml:space="preserve">Severe </w:t>
            </w:r>
            <w:r w:rsidR="0070183E">
              <w:rPr>
                <w:rFonts w:eastAsia="DengXian" w:hint="eastAsia"/>
                <w:lang w:eastAsia="zh-CN"/>
              </w:rPr>
              <w:t>c</w:t>
            </w:r>
            <w:r w:rsidRPr="0044085D">
              <w:t xml:space="preserve">onstipation </w:t>
            </w:r>
          </w:p>
        </w:tc>
        <w:tc>
          <w:tcPr>
            <w:tcW w:w="2268" w:type="dxa"/>
            <w:noWrap/>
            <w:vAlign w:val="top"/>
            <w:hideMark/>
          </w:tcPr>
          <w:p w14:paraId="0C64D446" w14:textId="5100172E" w:rsidR="00870E05" w:rsidRPr="0044085D" w:rsidRDefault="00870E05" w:rsidP="00870E05">
            <w:pPr>
              <w:pStyle w:val="MDPI42tablebody"/>
              <w:jc w:val="right"/>
            </w:pPr>
            <w:r w:rsidRPr="00E61996">
              <w:t xml:space="preserve">  7081 ( 86.9) </w:t>
            </w:r>
          </w:p>
        </w:tc>
        <w:tc>
          <w:tcPr>
            <w:tcW w:w="2268" w:type="dxa"/>
            <w:noWrap/>
            <w:vAlign w:val="top"/>
            <w:hideMark/>
          </w:tcPr>
          <w:p w14:paraId="13304205" w14:textId="33B71A93" w:rsidR="00870E05" w:rsidRPr="0044085D" w:rsidRDefault="00870E05" w:rsidP="00870E05">
            <w:pPr>
              <w:pStyle w:val="MDPI42tablebody"/>
              <w:jc w:val="right"/>
            </w:pPr>
            <w:r w:rsidRPr="00E61996">
              <w:t xml:space="preserve">    73 ( 90.1) </w:t>
            </w:r>
          </w:p>
        </w:tc>
        <w:tc>
          <w:tcPr>
            <w:tcW w:w="770" w:type="dxa"/>
            <w:noWrap/>
            <w:hideMark/>
          </w:tcPr>
          <w:p w14:paraId="3D618352" w14:textId="77777777" w:rsidR="00870E05" w:rsidRPr="0044085D" w:rsidRDefault="00870E05" w:rsidP="00870E05">
            <w:pPr>
              <w:pStyle w:val="MDPI42tablebody"/>
              <w:jc w:val="right"/>
            </w:pPr>
            <w:r w:rsidRPr="0044085D">
              <w:t xml:space="preserve"> 0.146</w:t>
            </w:r>
          </w:p>
        </w:tc>
        <w:tc>
          <w:tcPr>
            <w:tcW w:w="2200" w:type="dxa"/>
            <w:noWrap/>
            <w:vAlign w:val="top"/>
            <w:hideMark/>
          </w:tcPr>
          <w:p w14:paraId="60F7C1E5" w14:textId="2DEEB10C" w:rsidR="00870E05" w:rsidRPr="0044085D" w:rsidRDefault="00870E05" w:rsidP="00870E05">
            <w:pPr>
              <w:pStyle w:val="MDPI42tablebody"/>
              <w:jc w:val="right"/>
            </w:pPr>
            <w:r w:rsidRPr="00DB12C7">
              <w:t xml:space="preserve">   696 ( 86.4) </w:t>
            </w:r>
          </w:p>
        </w:tc>
        <w:tc>
          <w:tcPr>
            <w:tcW w:w="2275" w:type="dxa"/>
            <w:noWrap/>
            <w:vAlign w:val="top"/>
            <w:hideMark/>
          </w:tcPr>
          <w:p w14:paraId="1BD6579E" w14:textId="73CD60F2" w:rsidR="00870E05" w:rsidRPr="0044085D" w:rsidRDefault="00870E05" w:rsidP="00870E05">
            <w:pPr>
              <w:pStyle w:val="MDPI42tablebody"/>
              <w:jc w:val="right"/>
            </w:pPr>
            <w:r w:rsidRPr="00DB12C7">
              <w:t xml:space="preserve">    73 ( 90.1) </w:t>
            </w:r>
          </w:p>
        </w:tc>
        <w:tc>
          <w:tcPr>
            <w:tcW w:w="766" w:type="dxa"/>
            <w:noWrap/>
            <w:vAlign w:val="top"/>
            <w:hideMark/>
          </w:tcPr>
          <w:p w14:paraId="08EC11AF" w14:textId="78C7BDB6" w:rsidR="00870E05" w:rsidRPr="0044085D" w:rsidRDefault="00870E05" w:rsidP="00870E05">
            <w:pPr>
              <w:pStyle w:val="MDPI42tablebody"/>
              <w:jc w:val="right"/>
            </w:pPr>
            <w:r w:rsidRPr="00DB12C7">
              <w:t xml:space="preserve"> 0.117</w:t>
            </w:r>
          </w:p>
        </w:tc>
      </w:tr>
      <w:tr w:rsidR="00870E05" w:rsidRPr="0044085D" w14:paraId="045EBF66" w14:textId="77777777" w:rsidTr="00A81E04">
        <w:trPr>
          <w:trHeight w:val="300"/>
        </w:trPr>
        <w:tc>
          <w:tcPr>
            <w:tcW w:w="4820" w:type="dxa"/>
            <w:noWrap/>
            <w:vAlign w:val="top"/>
            <w:hideMark/>
          </w:tcPr>
          <w:p w14:paraId="363C0DEF" w14:textId="77777777" w:rsidR="00870E05" w:rsidRPr="0044085D" w:rsidRDefault="00870E05" w:rsidP="00870E05">
            <w:pPr>
              <w:pStyle w:val="MDPI42tablebody"/>
              <w:jc w:val="left"/>
            </w:pPr>
            <w:r w:rsidRPr="0044085D">
              <w:t xml:space="preserve">Antiplatelet user history </w:t>
            </w:r>
          </w:p>
        </w:tc>
        <w:tc>
          <w:tcPr>
            <w:tcW w:w="2268" w:type="dxa"/>
            <w:noWrap/>
            <w:vAlign w:val="top"/>
            <w:hideMark/>
          </w:tcPr>
          <w:p w14:paraId="38EF51FB" w14:textId="52AD283D" w:rsidR="00870E05" w:rsidRPr="0044085D" w:rsidRDefault="00870E05" w:rsidP="00870E05">
            <w:pPr>
              <w:pStyle w:val="MDPI42tablebody"/>
              <w:jc w:val="right"/>
            </w:pPr>
            <w:r w:rsidRPr="00E61996">
              <w:t xml:space="preserve">  1920 ( 23.6) </w:t>
            </w:r>
          </w:p>
        </w:tc>
        <w:tc>
          <w:tcPr>
            <w:tcW w:w="2268" w:type="dxa"/>
            <w:noWrap/>
            <w:vAlign w:val="top"/>
            <w:hideMark/>
          </w:tcPr>
          <w:p w14:paraId="5028E0F3" w14:textId="4F4013E7" w:rsidR="00870E05" w:rsidRPr="0044085D" w:rsidRDefault="00870E05" w:rsidP="00870E05">
            <w:pPr>
              <w:pStyle w:val="MDPI42tablebody"/>
              <w:jc w:val="right"/>
            </w:pPr>
            <w:r w:rsidRPr="00E61996">
              <w:t xml:space="preserve">    14 ( 17.3) </w:t>
            </w:r>
          </w:p>
        </w:tc>
        <w:tc>
          <w:tcPr>
            <w:tcW w:w="770" w:type="dxa"/>
            <w:noWrap/>
            <w:hideMark/>
          </w:tcPr>
          <w:p w14:paraId="4B4AB127" w14:textId="77777777" w:rsidR="00870E05" w:rsidRPr="0044085D" w:rsidRDefault="00870E05" w:rsidP="00870E05">
            <w:pPr>
              <w:pStyle w:val="MDPI42tablebody"/>
              <w:jc w:val="right"/>
            </w:pPr>
            <w:r w:rsidRPr="0044085D">
              <w:t xml:space="preserve"> 0.161</w:t>
            </w:r>
          </w:p>
        </w:tc>
        <w:tc>
          <w:tcPr>
            <w:tcW w:w="2200" w:type="dxa"/>
            <w:noWrap/>
            <w:vAlign w:val="top"/>
            <w:hideMark/>
          </w:tcPr>
          <w:p w14:paraId="0B7B0E12" w14:textId="432CFB15" w:rsidR="00870E05" w:rsidRPr="0044085D" w:rsidRDefault="00870E05" w:rsidP="00870E05">
            <w:pPr>
              <w:pStyle w:val="MDPI42tablebody"/>
              <w:jc w:val="right"/>
            </w:pPr>
            <w:r w:rsidRPr="00DB12C7">
              <w:t xml:space="preserve">   189 ( 23.4) </w:t>
            </w:r>
          </w:p>
        </w:tc>
        <w:tc>
          <w:tcPr>
            <w:tcW w:w="2275" w:type="dxa"/>
            <w:noWrap/>
            <w:vAlign w:val="top"/>
            <w:hideMark/>
          </w:tcPr>
          <w:p w14:paraId="0AD78768" w14:textId="09291A9B" w:rsidR="00870E05" w:rsidRPr="0044085D" w:rsidRDefault="00870E05" w:rsidP="00870E05">
            <w:pPr>
              <w:pStyle w:val="MDPI42tablebody"/>
              <w:jc w:val="right"/>
            </w:pPr>
            <w:r w:rsidRPr="00DB12C7">
              <w:t xml:space="preserve">    14 ( 17.3) </w:t>
            </w:r>
          </w:p>
        </w:tc>
        <w:tc>
          <w:tcPr>
            <w:tcW w:w="766" w:type="dxa"/>
            <w:noWrap/>
            <w:vAlign w:val="top"/>
            <w:hideMark/>
          </w:tcPr>
          <w:p w14:paraId="09726379" w14:textId="3AA9E188" w:rsidR="00870E05" w:rsidRPr="0044085D" w:rsidRDefault="00870E05" w:rsidP="00870E05">
            <w:pPr>
              <w:pStyle w:val="MDPI42tablebody"/>
              <w:jc w:val="right"/>
            </w:pPr>
            <w:r w:rsidRPr="00DB12C7">
              <w:t xml:space="preserve"> 0.154</w:t>
            </w:r>
          </w:p>
        </w:tc>
      </w:tr>
    </w:tbl>
    <w:p w14:paraId="4C655021" w14:textId="77777777" w:rsidR="003A3FB2" w:rsidRDefault="003A3FB2" w:rsidP="00CD2D06">
      <w:pPr>
        <w:pStyle w:val="MDPI51figurecaption"/>
        <w:rPr>
          <w:ins w:id="175" w:author="Min Fan" w:date="2025-06-09T19:11:00Z" w16du:dateUtc="2025-06-09T11:11:00Z"/>
        </w:rPr>
        <w:sectPr w:rsidR="003A3FB2" w:rsidSect="00DD0ACC">
          <w:pgSz w:w="16838" w:h="11906" w:orient="landscape"/>
          <w:pgMar w:top="1440" w:right="1440" w:bottom="1440" w:left="1440" w:header="708" w:footer="708" w:gutter="0"/>
          <w:cols w:space="708"/>
          <w:docGrid w:linePitch="360"/>
        </w:sectPr>
      </w:pPr>
    </w:p>
    <w:p w14:paraId="42F79CD2" w14:textId="7A600D65" w:rsidR="00CA4EC3" w:rsidRDefault="00CD2D06" w:rsidP="00CD2D06">
      <w:pPr>
        <w:pStyle w:val="MDPI51figurecaption"/>
        <w:rPr>
          <w:rFonts w:eastAsia="DengXian"/>
          <w:lang w:eastAsia="zh-CN"/>
        </w:rPr>
      </w:pPr>
      <w:r>
        <w:lastRenderedPageBreak/>
        <w:t xml:space="preserve">Figure </w:t>
      </w:r>
      <w:del w:id="176" w:author="Min Fan" w:date="2025-06-09T19:01:00Z" w16du:dateUtc="2025-06-09T11:01:00Z">
        <w:r w:rsidDel="00E76C7C">
          <w:fldChar w:fldCharType="begin"/>
        </w:r>
        <w:r w:rsidDel="00E76C7C">
          <w:delInstrText xml:space="preserve"> SEQ Figure \* ARABIC </w:delInstrText>
        </w:r>
        <w:r w:rsidDel="00E76C7C">
          <w:fldChar w:fldCharType="separate"/>
        </w:r>
        <w:r w:rsidDel="00E76C7C">
          <w:rPr>
            <w:noProof/>
          </w:rPr>
          <w:delText>2</w:delText>
        </w:r>
        <w:r w:rsidDel="00E76C7C">
          <w:fldChar w:fldCharType="end"/>
        </w:r>
        <w:r w:rsidR="00A07E90" w:rsidRPr="00590F11" w:rsidDel="00E76C7C">
          <w:delText xml:space="preserve"> </w:delText>
        </w:r>
      </w:del>
      <w:ins w:id="177" w:author="Min Fan" w:date="2025-06-09T19:01:00Z" w16du:dateUtc="2025-06-09T11:01:00Z">
        <w:r w:rsidR="00E76C7C">
          <w:rPr>
            <w:rFonts w:eastAsia="DengXian" w:hint="eastAsia"/>
            <w:lang w:eastAsia="zh-CN"/>
          </w:rPr>
          <w:t>3</w:t>
        </w:r>
        <w:r w:rsidR="00E76C7C" w:rsidRPr="00590F11">
          <w:t xml:space="preserve"> </w:t>
        </w:r>
      </w:ins>
      <w:r w:rsidR="00A07E90" w:rsidRPr="00590F11">
        <w:t xml:space="preserve">Estimated risk of </w:t>
      </w:r>
      <w:r w:rsidR="00186C0C">
        <w:rPr>
          <w:rFonts w:eastAsia="DengXian" w:hint="eastAsia"/>
          <w:lang w:eastAsia="zh-CN"/>
        </w:rPr>
        <w:t xml:space="preserve">composite outcome (ischemic stroke, hemorraghic stroke, or all-cause mortality), all-bleeding events (hemorraghic stroke, GI bleeding, or other bleeding), </w:t>
      </w:r>
      <w:r w:rsidR="009C3228">
        <w:rPr>
          <w:rFonts w:eastAsia="DengXian" w:hint="eastAsia"/>
          <w:lang w:eastAsia="zh-CN"/>
        </w:rPr>
        <w:t>ischemic stroke and h</w:t>
      </w:r>
      <w:r w:rsidR="009C3228">
        <w:rPr>
          <w:rFonts w:eastAsia="DengXian"/>
          <w:lang w:eastAsia="zh-CN"/>
        </w:rPr>
        <w:t>aemorrhag</w:t>
      </w:r>
      <w:r w:rsidR="009C3228">
        <w:rPr>
          <w:rFonts w:eastAsia="DengXian" w:hint="eastAsia"/>
          <w:lang w:eastAsia="zh-CN"/>
        </w:rPr>
        <w:t>ic stroke</w:t>
      </w:r>
      <w:r w:rsidR="00A07E90" w:rsidRPr="00590F11">
        <w:t xml:space="preserve"> incidence over</w:t>
      </w:r>
      <w:r w:rsidR="00C86ACB">
        <w:rPr>
          <w:rFonts w:eastAsia="DengXian" w:hint="eastAsia"/>
          <w:lang w:eastAsia="zh-CN"/>
        </w:rPr>
        <w:t xml:space="preserve"> 3</w:t>
      </w:r>
      <w:r w:rsidR="00A07E90" w:rsidRPr="00590F11">
        <w:t xml:space="preserve"> years, by oral anticoagulants </w:t>
      </w:r>
      <w:r w:rsidR="00C86ACB">
        <w:rPr>
          <w:rFonts w:eastAsia="DengXian" w:hint="eastAsia"/>
          <w:lang w:eastAsia="zh-CN"/>
        </w:rPr>
        <w:t xml:space="preserve">drug </w:t>
      </w:r>
      <w:r w:rsidR="00A07E90" w:rsidRPr="00590F11">
        <w:t>used or not, in end-stage renal failure with peritoneal dialysis, HK CDARS data 200</w:t>
      </w:r>
      <w:r w:rsidR="009C3228">
        <w:rPr>
          <w:rFonts w:eastAsia="DengXian" w:hint="eastAsia"/>
          <w:lang w:eastAsia="zh-CN"/>
        </w:rPr>
        <w:t>7</w:t>
      </w:r>
      <w:r w:rsidR="00A07E90" w:rsidRPr="00590F11">
        <w:t>- 20</w:t>
      </w:r>
      <w:r w:rsidR="009C3228">
        <w:rPr>
          <w:rFonts w:eastAsia="DengXian" w:hint="eastAsia"/>
          <w:lang w:eastAsia="zh-CN"/>
        </w:rPr>
        <w:t>22</w:t>
      </w:r>
    </w:p>
    <w:p w14:paraId="5E595C2B" w14:textId="77777777" w:rsidR="00DD0ACC" w:rsidRDefault="00186C0C" w:rsidP="00DD0ACC">
      <w:pPr>
        <w:pStyle w:val="MDPI51figurecaption"/>
      </w:pPr>
      <w:r>
        <w:rPr>
          <w:noProof/>
        </w:rPr>
        <w:drawing>
          <wp:inline distT="0" distB="0" distL="0" distR="0" wp14:anchorId="1B69576A" wp14:editId="02B99DFC">
            <wp:extent cx="5700156" cy="7133273"/>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6604"/>
                    <a:stretch/>
                  </pic:blipFill>
                  <pic:spPr bwMode="auto">
                    <a:xfrm>
                      <a:off x="0" y="0"/>
                      <a:ext cx="5704361" cy="7138536"/>
                    </a:xfrm>
                    <a:prstGeom prst="rect">
                      <a:avLst/>
                    </a:prstGeom>
                    <a:noFill/>
                    <a:ln>
                      <a:noFill/>
                    </a:ln>
                    <a:extLst>
                      <a:ext uri="{53640926-AAD7-44D8-BBD7-CCE9431645EC}">
                        <a14:shadowObscured xmlns:a14="http://schemas.microsoft.com/office/drawing/2010/main"/>
                      </a:ext>
                    </a:extLst>
                  </pic:spPr>
                </pic:pic>
              </a:graphicData>
            </a:graphic>
          </wp:inline>
        </w:drawing>
      </w:r>
    </w:p>
    <w:p w14:paraId="14D6177F" w14:textId="77777777" w:rsidR="003A3FB2" w:rsidRDefault="00DD0ACC">
      <w:pPr>
        <w:rPr>
          <w:ins w:id="178" w:author="Min Fan" w:date="2025-06-09T19:11:00Z" w16du:dateUtc="2025-06-09T11:11:00Z"/>
        </w:rPr>
        <w:sectPr w:rsidR="003A3FB2" w:rsidSect="003A3FB2">
          <w:pgSz w:w="11906" w:h="16838" w:orient="portrait"/>
          <w:pgMar w:top="1440" w:right="1440" w:bottom="1440" w:left="1440" w:header="708" w:footer="708" w:gutter="0"/>
          <w:cols w:space="708"/>
          <w:docGrid w:linePitch="360"/>
          <w:sectPrChange w:id="179" w:author="Min Fan" w:date="2025-06-09T19:11:00Z" w16du:dateUtc="2025-06-09T11:11:00Z">
            <w:sectPr w:rsidR="003A3FB2" w:rsidSect="003A3FB2">
              <w:pgSz w:w="16838" w:h="11906" w:orient="landscape"/>
              <w:pgMar w:top="1440" w:right="1440" w:bottom="1440" w:left="1440" w:header="708" w:footer="708" w:gutter="0"/>
            </w:sectPr>
          </w:sectPrChange>
        </w:sectPr>
      </w:pPr>
      <w:r>
        <w:br w:type="page"/>
      </w:r>
    </w:p>
    <w:p w14:paraId="02127C1E" w14:textId="77777777" w:rsidR="00DD0ACC" w:rsidRDefault="00DD0ACC">
      <w:pPr>
        <w:rPr>
          <w:rFonts w:ascii="Palatino Linotype" w:eastAsia="Times New Roman" w:hAnsi="Palatino Linotype" w:cs="Times New Roman"/>
          <w:color w:val="000000"/>
          <w:sz w:val="18"/>
          <w:szCs w:val="20"/>
          <w:lang w:val="en-US" w:eastAsia="de-DE" w:bidi="en-US"/>
        </w:rPr>
      </w:pPr>
    </w:p>
    <w:p w14:paraId="2B454DBB" w14:textId="2531C9AB" w:rsidR="00A07E90" w:rsidRDefault="00CD2D06" w:rsidP="00DD0ACC">
      <w:pPr>
        <w:pStyle w:val="MDPI51figurecaption"/>
      </w:pPr>
      <w:r>
        <w:t xml:space="preserve">Table </w:t>
      </w:r>
      <w:r>
        <w:fldChar w:fldCharType="begin"/>
      </w:r>
      <w:r>
        <w:instrText xml:space="preserve"> SEQ Table \* ARABIC </w:instrText>
      </w:r>
      <w:r>
        <w:fldChar w:fldCharType="separate"/>
      </w:r>
      <w:r w:rsidR="0044085D">
        <w:rPr>
          <w:noProof/>
        </w:rPr>
        <w:t>2</w:t>
      </w:r>
      <w:r>
        <w:fldChar w:fldCharType="end"/>
      </w:r>
      <w:r>
        <w:rPr>
          <w:rFonts w:eastAsia="DengXian" w:hint="eastAsia"/>
          <w:lang w:eastAsia="zh-CN"/>
        </w:rPr>
        <w:t>.</w:t>
      </w:r>
      <w:r w:rsidR="00A07E90" w:rsidRPr="00A07E90">
        <w:t xml:space="preserve"> Estimated </w:t>
      </w:r>
      <w:r w:rsidR="002E77D8">
        <w:rPr>
          <w:rFonts w:eastAsia="DengXian" w:hint="eastAsia"/>
          <w:lang w:eastAsia="zh-CN"/>
        </w:rPr>
        <w:t>3</w:t>
      </w:r>
      <w:r w:rsidR="00A07E90" w:rsidRPr="00A07E90">
        <w:t xml:space="preserve">-year risks of stroke in emulated target trials in end-stage renal failure with peritoneal dialysis, HK CDARS </w:t>
      </w:r>
    </w:p>
    <w:tbl>
      <w:tblPr>
        <w:tblW w:w="5000" w:type="pct"/>
        <w:tblLook w:val="04A0" w:firstRow="1" w:lastRow="0" w:firstColumn="1" w:lastColumn="0" w:noHBand="0" w:noVBand="1"/>
        <w:tblPrChange w:id="180" w:author="Min Fan" w:date="2025-06-09T18:13:00Z" w16du:dateUtc="2025-06-09T10:13:00Z">
          <w:tblPr>
            <w:tblW w:w="5000" w:type="pct"/>
            <w:tblLook w:val="04A0" w:firstRow="1" w:lastRow="0" w:firstColumn="1" w:lastColumn="0" w:noHBand="0" w:noVBand="1"/>
          </w:tblPr>
        </w:tblPrChange>
      </w:tblPr>
      <w:tblGrid>
        <w:gridCol w:w="8484"/>
        <w:gridCol w:w="1580"/>
        <w:gridCol w:w="1711"/>
        <w:gridCol w:w="1951"/>
        <w:gridCol w:w="232"/>
        <w:tblGridChange w:id="181">
          <w:tblGrid>
            <w:gridCol w:w="6657"/>
            <w:gridCol w:w="1827"/>
            <w:gridCol w:w="1580"/>
            <w:gridCol w:w="1710"/>
            <w:gridCol w:w="1"/>
            <w:gridCol w:w="1949"/>
            <w:gridCol w:w="2"/>
            <w:gridCol w:w="232"/>
          </w:tblGrid>
        </w:tblGridChange>
      </w:tblGrid>
      <w:tr w:rsidR="00E0615E" w:rsidRPr="00D31072" w14:paraId="2C19AB03" w14:textId="77777777" w:rsidTr="00E0615E">
        <w:trPr>
          <w:gridAfter w:val="1"/>
          <w:wAfter w:w="83" w:type="pct"/>
          <w:trHeight w:val="499"/>
          <w:trPrChange w:id="182" w:author="Min Fan" w:date="2025-06-09T18:13:00Z" w16du:dateUtc="2025-06-09T10:13:00Z">
            <w:trPr>
              <w:gridAfter w:val="1"/>
              <w:wAfter w:w="83" w:type="pct"/>
              <w:trHeight w:val="270"/>
            </w:trPr>
          </w:trPrChange>
        </w:trPr>
        <w:tc>
          <w:tcPr>
            <w:tcW w:w="3039" w:type="pct"/>
            <w:vMerge w:val="restart"/>
            <w:tcBorders>
              <w:top w:val="single" w:sz="8" w:space="0" w:color="auto"/>
              <w:left w:val="nil"/>
              <w:bottom w:val="nil"/>
              <w:right w:val="nil"/>
            </w:tcBorders>
            <w:shd w:val="clear" w:color="auto" w:fill="auto"/>
            <w:vAlign w:val="center"/>
            <w:hideMark/>
            <w:tcPrChange w:id="183" w:author="Min Fan" w:date="2025-06-09T18:13:00Z" w16du:dateUtc="2025-06-09T10:13:00Z">
              <w:tcPr>
                <w:tcW w:w="3039" w:type="pct"/>
                <w:gridSpan w:val="2"/>
                <w:vMerge w:val="restart"/>
                <w:tcBorders>
                  <w:top w:val="single" w:sz="8" w:space="0" w:color="auto"/>
                  <w:left w:val="nil"/>
                  <w:bottom w:val="nil"/>
                  <w:right w:val="nil"/>
                </w:tcBorders>
                <w:shd w:val="clear" w:color="auto" w:fill="auto"/>
                <w:vAlign w:val="center"/>
                <w:hideMark/>
              </w:tcPr>
            </w:tcPrChange>
          </w:tcPr>
          <w:p w14:paraId="75F0C587" w14:textId="77777777"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eastAsia="en-GB"/>
                <w14:ligatures w14:val="none"/>
              </w:rPr>
              <w:t> </w:t>
            </w:r>
          </w:p>
        </w:tc>
        <w:tc>
          <w:tcPr>
            <w:tcW w:w="1179" w:type="pct"/>
            <w:gridSpan w:val="2"/>
            <w:vMerge w:val="restart"/>
            <w:tcBorders>
              <w:top w:val="single" w:sz="8" w:space="0" w:color="auto"/>
              <w:left w:val="nil"/>
              <w:bottom w:val="single" w:sz="8" w:space="0" w:color="000000"/>
              <w:right w:val="nil"/>
            </w:tcBorders>
            <w:shd w:val="clear" w:color="auto" w:fill="auto"/>
            <w:vAlign w:val="center"/>
            <w:hideMark/>
            <w:tcPrChange w:id="184" w:author="Min Fan" w:date="2025-06-09T18:13:00Z" w16du:dateUtc="2025-06-09T10:13:00Z">
              <w:tcPr>
                <w:tcW w:w="1179" w:type="pct"/>
                <w:gridSpan w:val="3"/>
                <w:vMerge w:val="restart"/>
                <w:tcBorders>
                  <w:top w:val="single" w:sz="8" w:space="0" w:color="auto"/>
                  <w:left w:val="nil"/>
                  <w:bottom w:val="single" w:sz="8" w:space="0" w:color="000000"/>
                  <w:right w:val="nil"/>
                </w:tcBorders>
                <w:shd w:val="clear" w:color="auto" w:fill="auto"/>
                <w:vAlign w:val="center"/>
                <w:hideMark/>
              </w:tcPr>
            </w:tcPrChange>
          </w:tcPr>
          <w:p w14:paraId="30D6CC79" w14:textId="77777777" w:rsidR="00D31072" w:rsidRPr="00D31072" w:rsidRDefault="00D31072" w:rsidP="00D31072">
            <w:pPr>
              <w:spacing w:after="0" w:line="240" w:lineRule="auto"/>
              <w:jc w:val="center"/>
              <w:rPr>
                <w:rFonts w:ascii="Palatino Linotype" w:eastAsia="Times New Roman" w:hAnsi="Palatino Linotype" w:cs="Times New Roman"/>
                <w:b/>
                <w:bCs/>
                <w:color w:val="000000"/>
                <w:kern w:val="0"/>
                <w:sz w:val="20"/>
                <w:szCs w:val="20"/>
                <w:lang w:eastAsia="en-GB"/>
                <w14:ligatures w14:val="none"/>
              </w:rPr>
            </w:pPr>
            <w:r w:rsidRPr="00D31072">
              <w:rPr>
                <w:rFonts w:ascii="Palatino Linotype" w:eastAsia="DengXian" w:hAnsi="Palatino Linotype" w:cs="Times New Roman"/>
                <w:b/>
                <w:bCs/>
                <w:color w:val="000000"/>
                <w:kern w:val="0"/>
                <w:sz w:val="20"/>
                <w:szCs w:val="20"/>
                <w:lang w:val="en-US" w:eastAsia="zh-CN"/>
                <w14:ligatures w14:val="none"/>
              </w:rPr>
              <w:t>Risk % (95% CI)</w:t>
            </w:r>
          </w:p>
        </w:tc>
        <w:tc>
          <w:tcPr>
            <w:tcW w:w="699" w:type="pct"/>
            <w:vMerge w:val="restart"/>
            <w:tcBorders>
              <w:top w:val="single" w:sz="8" w:space="0" w:color="auto"/>
              <w:left w:val="nil"/>
              <w:bottom w:val="single" w:sz="8" w:space="0" w:color="000000"/>
              <w:right w:val="nil"/>
            </w:tcBorders>
            <w:shd w:val="clear" w:color="auto" w:fill="auto"/>
            <w:vAlign w:val="center"/>
            <w:hideMark/>
            <w:tcPrChange w:id="185" w:author="Min Fan" w:date="2025-06-09T18:13:00Z" w16du:dateUtc="2025-06-09T10:13:00Z">
              <w:tcPr>
                <w:tcW w:w="699" w:type="pct"/>
                <w:gridSpan w:val="2"/>
                <w:vMerge w:val="restart"/>
                <w:tcBorders>
                  <w:top w:val="single" w:sz="8" w:space="0" w:color="auto"/>
                  <w:left w:val="nil"/>
                  <w:bottom w:val="single" w:sz="8" w:space="0" w:color="000000"/>
                  <w:right w:val="nil"/>
                </w:tcBorders>
                <w:shd w:val="clear" w:color="auto" w:fill="auto"/>
                <w:vAlign w:val="center"/>
                <w:hideMark/>
              </w:tcPr>
            </w:tcPrChange>
          </w:tcPr>
          <w:p w14:paraId="3B6EFE2C" w14:textId="77777777" w:rsidR="00D31072" w:rsidRPr="00D31072" w:rsidRDefault="00D31072" w:rsidP="00D31072">
            <w:pPr>
              <w:spacing w:after="0" w:line="240" w:lineRule="auto"/>
              <w:jc w:val="center"/>
              <w:rPr>
                <w:rFonts w:ascii="Palatino Linotype" w:eastAsia="Times New Roman" w:hAnsi="Palatino Linotype" w:cs="Times New Roman"/>
                <w:b/>
                <w:bCs/>
                <w:color w:val="000000"/>
                <w:kern w:val="0"/>
                <w:sz w:val="20"/>
                <w:szCs w:val="20"/>
                <w:lang w:eastAsia="en-GB"/>
                <w14:ligatures w14:val="none"/>
              </w:rPr>
            </w:pPr>
            <w:r w:rsidRPr="00D31072">
              <w:rPr>
                <w:rFonts w:ascii="Palatino Linotype" w:eastAsia="DengXian" w:hAnsi="Palatino Linotype" w:cs="Times New Roman"/>
                <w:b/>
                <w:bCs/>
                <w:color w:val="000000"/>
                <w:kern w:val="0"/>
                <w:sz w:val="20"/>
                <w:szCs w:val="20"/>
                <w:lang w:val="en-US" w:eastAsia="zh-CN"/>
                <w14:ligatures w14:val="none"/>
              </w:rPr>
              <w:t>3-year Risk difference (%)</w:t>
            </w:r>
          </w:p>
        </w:tc>
      </w:tr>
      <w:tr w:rsidR="00E0615E" w:rsidRPr="00D31072" w14:paraId="3C456658" w14:textId="77777777" w:rsidTr="00E0615E">
        <w:trPr>
          <w:trHeight w:val="60"/>
          <w:trPrChange w:id="186" w:author="Min Fan" w:date="2025-06-09T18:12:00Z" w16du:dateUtc="2025-06-09T10:12:00Z">
            <w:trPr>
              <w:trHeight w:val="340"/>
            </w:trPr>
          </w:trPrChange>
        </w:trPr>
        <w:tc>
          <w:tcPr>
            <w:tcW w:w="3039" w:type="pct"/>
            <w:vMerge/>
            <w:tcBorders>
              <w:top w:val="single" w:sz="8" w:space="0" w:color="auto"/>
              <w:left w:val="nil"/>
              <w:bottom w:val="nil"/>
              <w:right w:val="nil"/>
            </w:tcBorders>
            <w:vAlign w:val="center"/>
            <w:hideMark/>
            <w:tcPrChange w:id="187" w:author="Min Fan" w:date="2025-06-09T18:12:00Z" w16du:dateUtc="2025-06-09T10:12:00Z">
              <w:tcPr>
                <w:tcW w:w="2437" w:type="pct"/>
                <w:vMerge/>
                <w:tcBorders>
                  <w:top w:val="single" w:sz="8" w:space="0" w:color="auto"/>
                  <w:left w:val="nil"/>
                  <w:bottom w:val="nil"/>
                  <w:right w:val="nil"/>
                </w:tcBorders>
                <w:vAlign w:val="center"/>
                <w:hideMark/>
              </w:tcPr>
            </w:tcPrChange>
          </w:tcPr>
          <w:p w14:paraId="6FC26170" w14:textId="77777777"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p>
        </w:tc>
        <w:tc>
          <w:tcPr>
            <w:tcW w:w="1179" w:type="pct"/>
            <w:gridSpan w:val="2"/>
            <w:vMerge/>
            <w:tcBorders>
              <w:top w:val="single" w:sz="8" w:space="0" w:color="auto"/>
              <w:left w:val="nil"/>
              <w:bottom w:val="single" w:sz="8" w:space="0" w:color="000000"/>
              <w:right w:val="nil"/>
            </w:tcBorders>
            <w:vAlign w:val="center"/>
            <w:hideMark/>
            <w:tcPrChange w:id="188" w:author="Min Fan" w:date="2025-06-09T18:12:00Z" w16du:dateUtc="2025-06-09T10:12:00Z">
              <w:tcPr>
                <w:tcW w:w="1676" w:type="pct"/>
                <w:gridSpan w:val="3"/>
                <w:vMerge/>
                <w:tcBorders>
                  <w:top w:val="single" w:sz="8" w:space="0" w:color="auto"/>
                  <w:left w:val="nil"/>
                  <w:bottom w:val="single" w:sz="8" w:space="0" w:color="000000"/>
                  <w:right w:val="nil"/>
                </w:tcBorders>
                <w:vAlign w:val="center"/>
                <w:hideMark/>
              </w:tcPr>
            </w:tcPrChange>
          </w:tcPr>
          <w:p w14:paraId="0F20ED3E" w14:textId="77777777" w:rsidR="00D31072" w:rsidRPr="00D31072" w:rsidRDefault="00D31072" w:rsidP="00D31072">
            <w:pPr>
              <w:spacing w:after="0" w:line="240" w:lineRule="auto"/>
              <w:rPr>
                <w:rFonts w:ascii="Palatino Linotype" w:eastAsia="Times New Roman" w:hAnsi="Palatino Linotype" w:cs="Times New Roman"/>
                <w:b/>
                <w:bCs/>
                <w:color w:val="000000"/>
                <w:kern w:val="0"/>
                <w:sz w:val="20"/>
                <w:szCs w:val="20"/>
                <w:lang w:eastAsia="en-GB"/>
                <w14:ligatures w14:val="none"/>
              </w:rPr>
            </w:pPr>
          </w:p>
        </w:tc>
        <w:tc>
          <w:tcPr>
            <w:tcW w:w="699" w:type="pct"/>
            <w:vMerge/>
            <w:tcBorders>
              <w:top w:val="single" w:sz="8" w:space="0" w:color="auto"/>
              <w:left w:val="nil"/>
              <w:bottom w:val="single" w:sz="8" w:space="0" w:color="000000"/>
              <w:right w:val="nil"/>
            </w:tcBorders>
            <w:vAlign w:val="center"/>
            <w:hideMark/>
            <w:tcPrChange w:id="189" w:author="Min Fan" w:date="2025-06-09T18:12:00Z" w16du:dateUtc="2025-06-09T10:12:00Z">
              <w:tcPr>
                <w:tcW w:w="751" w:type="pct"/>
                <w:gridSpan w:val="2"/>
                <w:vMerge/>
                <w:tcBorders>
                  <w:top w:val="single" w:sz="8" w:space="0" w:color="auto"/>
                  <w:left w:val="nil"/>
                  <w:bottom w:val="single" w:sz="8" w:space="0" w:color="000000"/>
                  <w:right w:val="nil"/>
                </w:tcBorders>
                <w:vAlign w:val="center"/>
                <w:hideMark/>
              </w:tcPr>
            </w:tcPrChange>
          </w:tcPr>
          <w:p w14:paraId="7D3A180B" w14:textId="77777777" w:rsidR="00D31072" w:rsidRPr="00D31072" w:rsidRDefault="00D31072" w:rsidP="00D31072">
            <w:pPr>
              <w:spacing w:after="0" w:line="240" w:lineRule="auto"/>
              <w:rPr>
                <w:rFonts w:ascii="Palatino Linotype" w:eastAsia="Times New Roman" w:hAnsi="Palatino Linotype" w:cs="Times New Roman"/>
                <w:b/>
                <w:bCs/>
                <w:color w:val="000000"/>
                <w:kern w:val="0"/>
                <w:sz w:val="20"/>
                <w:szCs w:val="20"/>
                <w:lang w:eastAsia="en-GB"/>
                <w14:ligatures w14:val="none"/>
              </w:rPr>
            </w:pPr>
          </w:p>
        </w:tc>
        <w:tc>
          <w:tcPr>
            <w:tcW w:w="83" w:type="pct"/>
            <w:tcBorders>
              <w:top w:val="nil"/>
              <w:left w:val="nil"/>
              <w:bottom w:val="nil"/>
              <w:right w:val="nil"/>
            </w:tcBorders>
            <w:shd w:val="clear" w:color="auto" w:fill="auto"/>
            <w:noWrap/>
            <w:vAlign w:val="bottom"/>
            <w:hideMark/>
            <w:tcPrChange w:id="190" w:author="Min Fan" w:date="2025-06-09T18:12:00Z" w16du:dateUtc="2025-06-09T10:12:00Z">
              <w:tcPr>
                <w:tcW w:w="136" w:type="pct"/>
                <w:gridSpan w:val="2"/>
                <w:tcBorders>
                  <w:top w:val="nil"/>
                  <w:left w:val="nil"/>
                  <w:bottom w:val="nil"/>
                  <w:right w:val="nil"/>
                </w:tcBorders>
                <w:shd w:val="clear" w:color="auto" w:fill="auto"/>
                <w:noWrap/>
                <w:vAlign w:val="bottom"/>
                <w:hideMark/>
              </w:tcPr>
            </w:tcPrChange>
          </w:tcPr>
          <w:p w14:paraId="38B96ADD" w14:textId="77777777" w:rsidR="00D31072" w:rsidRPr="00D31072" w:rsidRDefault="00D31072" w:rsidP="00D31072">
            <w:pPr>
              <w:spacing w:after="0" w:line="240" w:lineRule="auto"/>
              <w:jc w:val="center"/>
              <w:rPr>
                <w:rFonts w:ascii="Palatino Linotype" w:eastAsia="Times New Roman" w:hAnsi="Palatino Linotype" w:cs="Times New Roman"/>
                <w:b/>
                <w:bCs/>
                <w:color w:val="000000"/>
                <w:kern w:val="0"/>
                <w:sz w:val="20"/>
                <w:szCs w:val="20"/>
                <w:lang w:eastAsia="en-GB"/>
                <w14:ligatures w14:val="none"/>
              </w:rPr>
            </w:pPr>
          </w:p>
        </w:tc>
      </w:tr>
      <w:tr w:rsidR="00E0615E" w:rsidRPr="00D31072" w14:paraId="070FCC99" w14:textId="77777777" w:rsidTr="00E0615E">
        <w:trPr>
          <w:trHeight w:val="60"/>
          <w:trPrChange w:id="191" w:author="Min Fan" w:date="2025-06-09T18:11:00Z" w16du:dateUtc="2025-06-09T10:11:00Z">
            <w:trPr>
              <w:trHeight w:val="60"/>
            </w:trPr>
          </w:trPrChange>
        </w:trPr>
        <w:tc>
          <w:tcPr>
            <w:tcW w:w="3039" w:type="pct"/>
            <w:tcBorders>
              <w:top w:val="nil"/>
              <w:left w:val="nil"/>
              <w:bottom w:val="single" w:sz="8" w:space="0" w:color="auto"/>
              <w:right w:val="nil"/>
            </w:tcBorders>
            <w:shd w:val="clear" w:color="auto" w:fill="auto"/>
            <w:hideMark/>
            <w:tcPrChange w:id="192" w:author="Min Fan" w:date="2025-06-09T18:11:00Z" w16du:dateUtc="2025-06-09T10:11:00Z">
              <w:tcPr>
                <w:tcW w:w="3039" w:type="pct"/>
                <w:gridSpan w:val="2"/>
                <w:tcBorders>
                  <w:top w:val="nil"/>
                  <w:left w:val="nil"/>
                  <w:bottom w:val="single" w:sz="8" w:space="0" w:color="auto"/>
                  <w:right w:val="nil"/>
                </w:tcBorders>
                <w:shd w:val="clear" w:color="auto" w:fill="auto"/>
                <w:hideMark/>
              </w:tcPr>
            </w:tcPrChange>
          </w:tcPr>
          <w:p w14:paraId="4D741170" w14:textId="77777777"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eastAsia="en-GB"/>
                <w14:ligatures w14:val="none"/>
              </w:rPr>
              <w:t> </w:t>
            </w:r>
          </w:p>
        </w:tc>
        <w:tc>
          <w:tcPr>
            <w:tcW w:w="566" w:type="pct"/>
            <w:tcBorders>
              <w:top w:val="nil"/>
              <w:left w:val="nil"/>
              <w:bottom w:val="single" w:sz="8" w:space="0" w:color="auto"/>
              <w:right w:val="nil"/>
            </w:tcBorders>
            <w:shd w:val="clear" w:color="auto" w:fill="auto"/>
            <w:vAlign w:val="center"/>
            <w:hideMark/>
            <w:tcPrChange w:id="193" w:author="Min Fan" w:date="2025-06-09T18:11:00Z" w16du:dateUtc="2025-06-09T10:11:00Z">
              <w:tcPr>
                <w:tcW w:w="566" w:type="pct"/>
                <w:tcBorders>
                  <w:top w:val="nil"/>
                  <w:left w:val="nil"/>
                  <w:bottom w:val="single" w:sz="8" w:space="0" w:color="auto"/>
                  <w:right w:val="nil"/>
                </w:tcBorders>
                <w:shd w:val="clear" w:color="auto" w:fill="auto"/>
                <w:vAlign w:val="center"/>
                <w:hideMark/>
              </w:tcPr>
            </w:tcPrChange>
          </w:tcPr>
          <w:p w14:paraId="78CDDCDC" w14:textId="77777777" w:rsidR="00D31072" w:rsidRPr="00D31072" w:rsidRDefault="00D31072" w:rsidP="00D31072">
            <w:pPr>
              <w:spacing w:after="0" w:line="240" w:lineRule="auto"/>
              <w:jc w:val="center"/>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DengXian" w:hAnsi="Palatino Linotype" w:cs="Times New Roman"/>
                <w:color w:val="000000"/>
                <w:kern w:val="0"/>
                <w:sz w:val="20"/>
                <w:szCs w:val="20"/>
                <w:lang w:val="en-US" w:eastAsia="zh-CN"/>
                <w14:ligatures w14:val="none"/>
              </w:rPr>
              <w:t>non-initiators</w:t>
            </w:r>
          </w:p>
        </w:tc>
        <w:tc>
          <w:tcPr>
            <w:tcW w:w="613" w:type="pct"/>
            <w:tcBorders>
              <w:top w:val="nil"/>
              <w:left w:val="nil"/>
              <w:bottom w:val="single" w:sz="8" w:space="0" w:color="auto"/>
              <w:right w:val="nil"/>
            </w:tcBorders>
            <w:shd w:val="clear" w:color="auto" w:fill="auto"/>
            <w:vAlign w:val="center"/>
            <w:hideMark/>
            <w:tcPrChange w:id="194" w:author="Min Fan" w:date="2025-06-09T18:11:00Z" w16du:dateUtc="2025-06-09T10:11:00Z">
              <w:tcPr>
                <w:tcW w:w="613" w:type="pct"/>
                <w:gridSpan w:val="2"/>
                <w:tcBorders>
                  <w:top w:val="nil"/>
                  <w:left w:val="nil"/>
                  <w:bottom w:val="single" w:sz="8" w:space="0" w:color="auto"/>
                  <w:right w:val="nil"/>
                </w:tcBorders>
                <w:shd w:val="clear" w:color="auto" w:fill="auto"/>
                <w:vAlign w:val="center"/>
                <w:hideMark/>
              </w:tcPr>
            </w:tcPrChange>
          </w:tcPr>
          <w:p w14:paraId="0C9EE8B3" w14:textId="77777777" w:rsidR="00D31072" w:rsidRPr="00D31072" w:rsidRDefault="00D31072" w:rsidP="00D31072">
            <w:pPr>
              <w:spacing w:after="0" w:line="240" w:lineRule="auto"/>
              <w:jc w:val="center"/>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DengXian" w:hAnsi="Palatino Linotype" w:cs="Times New Roman"/>
                <w:color w:val="000000"/>
                <w:kern w:val="0"/>
                <w:sz w:val="20"/>
                <w:szCs w:val="20"/>
                <w:lang w:val="en-US" w:eastAsia="zh-CN"/>
                <w14:ligatures w14:val="none"/>
              </w:rPr>
              <w:t>OAC initiators</w:t>
            </w:r>
          </w:p>
        </w:tc>
        <w:tc>
          <w:tcPr>
            <w:tcW w:w="699" w:type="pct"/>
            <w:vMerge/>
            <w:tcBorders>
              <w:top w:val="single" w:sz="8" w:space="0" w:color="auto"/>
              <w:left w:val="nil"/>
              <w:bottom w:val="single" w:sz="8" w:space="0" w:color="000000"/>
              <w:right w:val="nil"/>
            </w:tcBorders>
            <w:vAlign w:val="center"/>
            <w:hideMark/>
            <w:tcPrChange w:id="195" w:author="Min Fan" w:date="2025-06-09T18:11:00Z" w16du:dateUtc="2025-06-09T10:11:00Z">
              <w:tcPr>
                <w:tcW w:w="699" w:type="pct"/>
                <w:gridSpan w:val="2"/>
                <w:vMerge/>
                <w:tcBorders>
                  <w:top w:val="single" w:sz="8" w:space="0" w:color="auto"/>
                  <w:left w:val="nil"/>
                  <w:bottom w:val="single" w:sz="8" w:space="0" w:color="000000"/>
                  <w:right w:val="nil"/>
                </w:tcBorders>
                <w:vAlign w:val="center"/>
                <w:hideMark/>
              </w:tcPr>
            </w:tcPrChange>
          </w:tcPr>
          <w:p w14:paraId="4751C968" w14:textId="77777777" w:rsidR="00D31072" w:rsidRPr="00D31072" w:rsidRDefault="00D31072" w:rsidP="00D31072">
            <w:pPr>
              <w:spacing w:after="0" w:line="240" w:lineRule="auto"/>
              <w:rPr>
                <w:rFonts w:ascii="Palatino Linotype" w:eastAsia="Times New Roman" w:hAnsi="Palatino Linotype" w:cs="Times New Roman"/>
                <w:b/>
                <w:bCs/>
                <w:color w:val="000000"/>
                <w:kern w:val="0"/>
                <w:sz w:val="20"/>
                <w:szCs w:val="20"/>
                <w:lang w:eastAsia="en-GB"/>
                <w14:ligatures w14:val="none"/>
              </w:rPr>
            </w:pPr>
          </w:p>
        </w:tc>
        <w:tc>
          <w:tcPr>
            <w:tcW w:w="83" w:type="pct"/>
            <w:vAlign w:val="center"/>
            <w:hideMark/>
            <w:tcPrChange w:id="196" w:author="Min Fan" w:date="2025-06-09T18:11:00Z" w16du:dateUtc="2025-06-09T10:11:00Z">
              <w:tcPr>
                <w:tcW w:w="83" w:type="pct"/>
                <w:vAlign w:val="center"/>
                <w:hideMark/>
              </w:tcPr>
            </w:tcPrChange>
          </w:tcPr>
          <w:p w14:paraId="27A88555"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3FE6714D" w14:textId="77777777" w:rsidTr="00E0615E">
        <w:trPr>
          <w:trHeight w:val="227"/>
          <w:trPrChange w:id="197"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198"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0428BE56" w14:textId="05A662F0" w:rsidR="00D31072" w:rsidRPr="00D31072" w:rsidRDefault="00D31072" w:rsidP="00D31072">
            <w:pPr>
              <w:spacing w:after="0" w:line="240" w:lineRule="auto"/>
              <w:rPr>
                <w:rFonts w:ascii="Palatino Linotype" w:eastAsia="Times New Roman" w:hAnsi="Palatino Linotype" w:cs="Times New Roman"/>
                <w:b/>
                <w:bCs/>
                <w:color w:val="000000"/>
                <w:kern w:val="0"/>
                <w:sz w:val="20"/>
                <w:szCs w:val="20"/>
                <w:lang w:eastAsia="en-GB"/>
                <w14:ligatures w14:val="none"/>
              </w:rPr>
            </w:pPr>
            <w:r w:rsidRPr="00D31072">
              <w:rPr>
                <w:rFonts w:ascii="Palatino Linotype" w:eastAsia="DengXian" w:hAnsi="Palatino Linotype" w:cs="Times New Roman"/>
                <w:b/>
                <w:bCs/>
                <w:color w:val="000000"/>
                <w:kern w:val="0"/>
                <w:sz w:val="20"/>
                <w:szCs w:val="20"/>
                <w:lang w:val="en-US" w:eastAsia="zh-CN"/>
                <w14:ligatures w14:val="none"/>
              </w:rPr>
              <w:t xml:space="preserve">Composite </w:t>
            </w:r>
            <w:ins w:id="199" w:author="Min Fan" w:date="2025-06-09T18:13:00Z" w16du:dateUtc="2025-06-09T10:13:00Z">
              <w:r w:rsidR="00E0615E">
                <w:rPr>
                  <w:rFonts w:ascii="Palatino Linotype" w:eastAsia="DengXian" w:hAnsi="Palatino Linotype" w:cs="Times New Roman" w:hint="eastAsia"/>
                  <w:b/>
                  <w:bCs/>
                  <w:color w:val="000000"/>
                  <w:kern w:val="0"/>
                  <w:sz w:val="20"/>
                  <w:szCs w:val="20"/>
                  <w:lang w:val="en-US" w:eastAsia="zh-CN"/>
                  <w14:ligatures w14:val="none"/>
                </w:rPr>
                <w:t xml:space="preserve">stroke </w:t>
              </w:r>
            </w:ins>
            <w:r w:rsidRPr="00D31072">
              <w:rPr>
                <w:rFonts w:ascii="Palatino Linotype" w:eastAsia="DengXian" w:hAnsi="Palatino Linotype" w:cs="Times New Roman"/>
                <w:b/>
                <w:bCs/>
                <w:color w:val="000000"/>
                <w:kern w:val="0"/>
                <w:sz w:val="20"/>
                <w:szCs w:val="20"/>
                <w:lang w:val="en-US" w:eastAsia="zh-CN"/>
                <w14:ligatures w14:val="none"/>
              </w:rPr>
              <w:t>outcome (death and stroke)</w:t>
            </w:r>
          </w:p>
        </w:tc>
        <w:tc>
          <w:tcPr>
            <w:tcW w:w="566" w:type="pct"/>
            <w:tcBorders>
              <w:top w:val="nil"/>
              <w:left w:val="nil"/>
              <w:bottom w:val="nil"/>
              <w:right w:val="nil"/>
            </w:tcBorders>
            <w:shd w:val="clear" w:color="auto" w:fill="auto"/>
            <w:vAlign w:val="center"/>
            <w:hideMark/>
            <w:tcPrChange w:id="200" w:author="Min Fan" w:date="2025-06-09T15:19:00Z" w16du:dateUtc="2025-06-09T07:19:00Z">
              <w:tcPr>
                <w:tcW w:w="566" w:type="pct"/>
                <w:tcBorders>
                  <w:top w:val="nil"/>
                  <w:left w:val="nil"/>
                  <w:bottom w:val="nil"/>
                  <w:right w:val="nil"/>
                </w:tcBorders>
                <w:shd w:val="clear" w:color="auto" w:fill="auto"/>
                <w:vAlign w:val="center"/>
                <w:hideMark/>
              </w:tcPr>
            </w:tcPrChange>
          </w:tcPr>
          <w:p w14:paraId="2A1A97ED" w14:textId="77777777" w:rsidR="00D31072" w:rsidRPr="00D31072" w:rsidRDefault="00D31072" w:rsidP="00D31072">
            <w:pPr>
              <w:spacing w:after="0" w:line="240" w:lineRule="auto"/>
              <w:rPr>
                <w:rFonts w:ascii="Palatino Linotype" w:eastAsia="Times New Roman" w:hAnsi="Palatino Linotype" w:cs="Times New Roman"/>
                <w:b/>
                <w:bCs/>
                <w:color w:val="000000"/>
                <w:kern w:val="0"/>
                <w:sz w:val="20"/>
                <w:szCs w:val="20"/>
                <w:lang w:eastAsia="en-GB"/>
                <w14:ligatures w14:val="none"/>
              </w:rPr>
            </w:pPr>
          </w:p>
        </w:tc>
        <w:tc>
          <w:tcPr>
            <w:tcW w:w="613" w:type="pct"/>
            <w:tcBorders>
              <w:top w:val="nil"/>
              <w:left w:val="nil"/>
              <w:bottom w:val="nil"/>
              <w:right w:val="nil"/>
            </w:tcBorders>
            <w:shd w:val="clear" w:color="auto" w:fill="auto"/>
            <w:vAlign w:val="center"/>
            <w:hideMark/>
            <w:tcPrChange w:id="201"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594318CB" w14:textId="77777777" w:rsidR="00D31072" w:rsidRPr="00D31072" w:rsidRDefault="00D31072" w:rsidP="00D31072">
            <w:pPr>
              <w:spacing w:after="0" w:line="240" w:lineRule="auto"/>
              <w:jc w:val="center"/>
              <w:rPr>
                <w:rFonts w:ascii="Times New Roman" w:eastAsia="Times New Roman" w:hAnsi="Times New Roman" w:cs="Times New Roman"/>
                <w:kern w:val="0"/>
                <w:sz w:val="20"/>
                <w:szCs w:val="20"/>
                <w:lang w:eastAsia="en-GB"/>
                <w14:ligatures w14:val="none"/>
              </w:rPr>
            </w:pPr>
          </w:p>
        </w:tc>
        <w:tc>
          <w:tcPr>
            <w:tcW w:w="699" w:type="pct"/>
            <w:tcBorders>
              <w:top w:val="nil"/>
              <w:left w:val="nil"/>
              <w:bottom w:val="nil"/>
              <w:right w:val="nil"/>
            </w:tcBorders>
            <w:shd w:val="clear" w:color="auto" w:fill="auto"/>
            <w:vAlign w:val="center"/>
            <w:hideMark/>
            <w:tcPrChange w:id="202"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7E1AF856" w14:textId="77777777" w:rsidR="00D31072" w:rsidRPr="00D31072" w:rsidRDefault="00D31072" w:rsidP="00D31072">
            <w:pPr>
              <w:spacing w:after="0" w:line="240" w:lineRule="auto"/>
              <w:jc w:val="center"/>
              <w:rPr>
                <w:rFonts w:ascii="Times New Roman" w:eastAsia="Times New Roman" w:hAnsi="Times New Roman" w:cs="Times New Roman"/>
                <w:kern w:val="0"/>
                <w:sz w:val="20"/>
                <w:szCs w:val="20"/>
                <w:lang w:eastAsia="en-GB"/>
                <w14:ligatures w14:val="none"/>
              </w:rPr>
            </w:pPr>
          </w:p>
        </w:tc>
        <w:tc>
          <w:tcPr>
            <w:tcW w:w="83" w:type="pct"/>
            <w:vAlign w:val="center"/>
            <w:hideMark/>
            <w:tcPrChange w:id="203" w:author="Min Fan" w:date="2025-06-09T15:19:00Z" w16du:dateUtc="2025-06-09T07:19:00Z">
              <w:tcPr>
                <w:tcW w:w="83" w:type="pct"/>
                <w:vAlign w:val="center"/>
                <w:hideMark/>
              </w:tcPr>
            </w:tcPrChange>
          </w:tcPr>
          <w:p w14:paraId="6BB5FE37"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752053CF" w14:textId="77777777" w:rsidTr="00E0615E">
        <w:trPr>
          <w:trHeight w:val="227"/>
          <w:trPrChange w:id="204"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205"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0695716A" w14:textId="77777777"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Primary analysis</w:t>
            </w:r>
          </w:p>
        </w:tc>
        <w:tc>
          <w:tcPr>
            <w:tcW w:w="566" w:type="pct"/>
            <w:tcBorders>
              <w:top w:val="nil"/>
              <w:left w:val="nil"/>
              <w:bottom w:val="nil"/>
              <w:right w:val="nil"/>
            </w:tcBorders>
            <w:shd w:val="clear" w:color="auto" w:fill="auto"/>
            <w:vAlign w:val="center"/>
            <w:hideMark/>
            <w:tcPrChange w:id="206" w:author="Min Fan" w:date="2025-06-09T15:19:00Z" w16du:dateUtc="2025-06-09T07:19:00Z">
              <w:tcPr>
                <w:tcW w:w="566" w:type="pct"/>
                <w:tcBorders>
                  <w:top w:val="nil"/>
                  <w:left w:val="nil"/>
                  <w:bottom w:val="nil"/>
                  <w:right w:val="nil"/>
                </w:tcBorders>
                <w:shd w:val="clear" w:color="auto" w:fill="auto"/>
                <w:vAlign w:val="center"/>
                <w:hideMark/>
              </w:tcPr>
            </w:tcPrChange>
          </w:tcPr>
          <w:p w14:paraId="2E2CAC33"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0.72 (0.66, 0.80)</w:t>
            </w:r>
          </w:p>
        </w:tc>
        <w:tc>
          <w:tcPr>
            <w:tcW w:w="613" w:type="pct"/>
            <w:tcBorders>
              <w:top w:val="nil"/>
              <w:left w:val="nil"/>
              <w:bottom w:val="nil"/>
              <w:right w:val="nil"/>
            </w:tcBorders>
            <w:shd w:val="clear" w:color="auto" w:fill="auto"/>
            <w:vAlign w:val="center"/>
            <w:hideMark/>
            <w:tcPrChange w:id="207"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02D6FF51"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0.69 (0.55, 0.83)</w:t>
            </w:r>
          </w:p>
        </w:tc>
        <w:tc>
          <w:tcPr>
            <w:tcW w:w="699" w:type="pct"/>
            <w:tcBorders>
              <w:top w:val="nil"/>
              <w:left w:val="nil"/>
              <w:bottom w:val="nil"/>
              <w:right w:val="nil"/>
            </w:tcBorders>
            <w:shd w:val="clear" w:color="auto" w:fill="auto"/>
            <w:vAlign w:val="center"/>
            <w:hideMark/>
            <w:tcPrChange w:id="208"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0D0D714A"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-0.03 (-0.18, 0.11)</w:t>
            </w:r>
          </w:p>
        </w:tc>
        <w:tc>
          <w:tcPr>
            <w:tcW w:w="83" w:type="pct"/>
            <w:vAlign w:val="center"/>
            <w:hideMark/>
            <w:tcPrChange w:id="209" w:author="Min Fan" w:date="2025-06-09T15:19:00Z" w16du:dateUtc="2025-06-09T07:19:00Z">
              <w:tcPr>
                <w:tcW w:w="83" w:type="pct"/>
                <w:vAlign w:val="center"/>
                <w:hideMark/>
              </w:tcPr>
            </w:tcPrChange>
          </w:tcPr>
          <w:p w14:paraId="57BFD377"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3D98EA77" w14:textId="77777777" w:rsidTr="00E0615E">
        <w:trPr>
          <w:trHeight w:val="227"/>
          <w:trPrChange w:id="210"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211"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743C2A13" w14:textId="77777777"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DengXian" w:hAnsi="Palatino Linotype" w:cs="Times New Roman"/>
                <w:color w:val="000000"/>
                <w:kern w:val="0"/>
                <w:sz w:val="20"/>
                <w:szCs w:val="20"/>
                <w:lang w:val="en-US" w:eastAsia="zh-CN"/>
                <w14:ligatures w14:val="none"/>
              </w:rPr>
              <w:t>By sex</w:t>
            </w:r>
          </w:p>
        </w:tc>
        <w:tc>
          <w:tcPr>
            <w:tcW w:w="566" w:type="pct"/>
            <w:tcBorders>
              <w:top w:val="nil"/>
              <w:left w:val="nil"/>
              <w:bottom w:val="nil"/>
              <w:right w:val="nil"/>
            </w:tcBorders>
            <w:shd w:val="clear" w:color="auto" w:fill="auto"/>
            <w:vAlign w:val="center"/>
            <w:hideMark/>
            <w:tcPrChange w:id="212" w:author="Min Fan" w:date="2025-06-09T15:19:00Z" w16du:dateUtc="2025-06-09T07:19:00Z">
              <w:tcPr>
                <w:tcW w:w="566" w:type="pct"/>
                <w:tcBorders>
                  <w:top w:val="nil"/>
                  <w:left w:val="nil"/>
                  <w:bottom w:val="nil"/>
                  <w:right w:val="nil"/>
                </w:tcBorders>
                <w:shd w:val="clear" w:color="auto" w:fill="auto"/>
                <w:vAlign w:val="center"/>
                <w:hideMark/>
              </w:tcPr>
            </w:tcPrChange>
          </w:tcPr>
          <w:p w14:paraId="43272119" w14:textId="77777777"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p>
        </w:tc>
        <w:tc>
          <w:tcPr>
            <w:tcW w:w="613" w:type="pct"/>
            <w:tcBorders>
              <w:top w:val="nil"/>
              <w:left w:val="nil"/>
              <w:bottom w:val="nil"/>
              <w:right w:val="nil"/>
            </w:tcBorders>
            <w:shd w:val="clear" w:color="auto" w:fill="auto"/>
            <w:vAlign w:val="center"/>
            <w:hideMark/>
            <w:tcPrChange w:id="213"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4F2DA235" w14:textId="77777777" w:rsidR="00D31072" w:rsidRPr="00D31072" w:rsidRDefault="00D31072" w:rsidP="00D31072">
            <w:pPr>
              <w:spacing w:after="0" w:line="240" w:lineRule="auto"/>
              <w:jc w:val="right"/>
              <w:rPr>
                <w:rFonts w:ascii="Times New Roman" w:eastAsia="Times New Roman" w:hAnsi="Times New Roman" w:cs="Times New Roman"/>
                <w:kern w:val="0"/>
                <w:sz w:val="20"/>
                <w:szCs w:val="20"/>
                <w:lang w:eastAsia="en-GB"/>
                <w14:ligatures w14:val="none"/>
              </w:rPr>
            </w:pPr>
          </w:p>
        </w:tc>
        <w:tc>
          <w:tcPr>
            <w:tcW w:w="699" w:type="pct"/>
            <w:tcBorders>
              <w:top w:val="nil"/>
              <w:left w:val="nil"/>
              <w:bottom w:val="nil"/>
              <w:right w:val="nil"/>
            </w:tcBorders>
            <w:shd w:val="clear" w:color="auto" w:fill="auto"/>
            <w:vAlign w:val="center"/>
            <w:hideMark/>
            <w:tcPrChange w:id="214"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24B4BB33" w14:textId="77777777" w:rsidR="00D31072" w:rsidRPr="00D31072" w:rsidRDefault="00D31072" w:rsidP="00D31072">
            <w:pPr>
              <w:spacing w:after="0" w:line="240" w:lineRule="auto"/>
              <w:jc w:val="right"/>
              <w:rPr>
                <w:rFonts w:ascii="Times New Roman" w:eastAsia="Times New Roman" w:hAnsi="Times New Roman" w:cs="Times New Roman"/>
                <w:kern w:val="0"/>
                <w:sz w:val="20"/>
                <w:szCs w:val="20"/>
                <w:lang w:eastAsia="en-GB"/>
                <w14:ligatures w14:val="none"/>
              </w:rPr>
            </w:pPr>
          </w:p>
        </w:tc>
        <w:tc>
          <w:tcPr>
            <w:tcW w:w="83" w:type="pct"/>
            <w:vAlign w:val="center"/>
            <w:hideMark/>
            <w:tcPrChange w:id="215" w:author="Min Fan" w:date="2025-06-09T15:19:00Z" w16du:dateUtc="2025-06-09T07:19:00Z">
              <w:tcPr>
                <w:tcW w:w="83" w:type="pct"/>
                <w:vAlign w:val="center"/>
                <w:hideMark/>
              </w:tcPr>
            </w:tcPrChange>
          </w:tcPr>
          <w:p w14:paraId="447E553D"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4F57A6E0" w14:textId="77777777" w:rsidTr="00E0615E">
        <w:trPr>
          <w:trHeight w:val="227"/>
          <w:trPrChange w:id="216"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217"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2E67A0E3" w14:textId="2520A381"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DengXian" w:hAnsi="Palatino Linotype" w:cs="Times New Roman"/>
                <w:color w:val="000000"/>
                <w:kern w:val="0"/>
                <w:sz w:val="20"/>
                <w:szCs w:val="20"/>
                <w:lang w:eastAsia="zh-CN"/>
                <w14:ligatures w14:val="none"/>
              </w:rPr>
              <w:t xml:space="preserve"> </w:t>
            </w:r>
            <w:ins w:id="218" w:author="Min Fan" w:date="2025-06-09T19:11:00Z" w16du:dateUtc="2025-06-09T11:11:00Z">
              <w:r w:rsidR="00982A0A">
                <w:rPr>
                  <w:rFonts w:ascii="Palatino Linotype" w:eastAsia="DengXian" w:hAnsi="Palatino Linotype" w:cs="Times New Roman" w:hint="eastAsia"/>
                  <w:color w:val="000000"/>
                  <w:kern w:val="0"/>
                  <w:sz w:val="20"/>
                  <w:szCs w:val="20"/>
                  <w:lang w:eastAsia="zh-CN"/>
                  <w14:ligatures w14:val="none"/>
                </w:rPr>
                <w:t xml:space="preserve"> </w:t>
              </w:r>
            </w:ins>
            <w:ins w:id="219" w:author="Min Fan" w:date="2025-06-09T19:12:00Z" w16du:dateUtc="2025-06-09T11:12:00Z">
              <w:r w:rsidR="00982A0A">
                <w:rPr>
                  <w:rFonts w:ascii="Palatino Linotype" w:eastAsia="DengXian" w:hAnsi="Palatino Linotype" w:cs="Times New Roman" w:hint="eastAsia"/>
                  <w:color w:val="000000"/>
                  <w:kern w:val="0"/>
                  <w:sz w:val="20"/>
                  <w:szCs w:val="20"/>
                  <w:lang w:eastAsia="zh-CN"/>
                  <w14:ligatures w14:val="none"/>
                </w:rPr>
                <w:t xml:space="preserve"> </w:t>
              </w:r>
            </w:ins>
            <w:r w:rsidRPr="00D31072">
              <w:rPr>
                <w:rFonts w:ascii="Palatino Linotype" w:eastAsia="DengXian" w:hAnsi="Palatino Linotype" w:cs="Times New Roman"/>
                <w:color w:val="000000"/>
                <w:kern w:val="0"/>
                <w:sz w:val="20"/>
                <w:szCs w:val="20"/>
                <w:lang w:eastAsia="zh-CN"/>
                <w14:ligatures w14:val="none"/>
              </w:rPr>
              <w:t xml:space="preserve"> Male</w:t>
            </w:r>
          </w:p>
        </w:tc>
        <w:tc>
          <w:tcPr>
            <w:tcW w:w="566" w:type="pct"/>
            <w:tcBorders>
              <w:top w:val="nil"/>
              <w:left w:val="nil"/>
              <w:bottom w:val="nil"/>
              <w:right w:val="nil"/>
            </w:tcBorders>
            <w:shd w:val="clear" w:color="auto" w:fill="auto"/>
            <w:vAlign w:val="center"/>
            <w:hideMark/>
            <w:tcPrChange w:id="220" w:author="Min Fan" w:date="2025-06-09T15:19:00Z" w16du:dateUtc="2025-06-09T07:19:00Z">
              <w:tcPr>
                <w:tcW w:w="566" w:type="pct"/>
                <w:tcBorders>
                  <w:top w:val="nil"/>
                  <w:left w:val="nil"/>
                  <w:bottom w:val="nil"/>
                  <w:right w:val="nil"/>
                </w:tcBorders>
                <w:shd w:val="clear" w:color="auto" w:fill="auto"/>
                <w:vAlign w:val="center"/>
                <w:hideMark/>
              </w:tcPr>
            </w:tcPrChange>
          </w:tcPr>
          <w:p w14:paraId="5893ED25"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0.59 (0.50, 0.69)</w:t>
            </w:r>
          </w:p>
        </w:tc>
        <w:tc>
          <w:tcPr>
            <w:tcW w:w="613" w:type="pct"/>
            <w:tcBorders>
              <w:top w:val="nil"/>
              <w:left w:val="nil"/>
              <w:bottom w:val="nil"/>
              <w:right w:val="nil"/>
            </w:tcBorders>
            <w:shd w:val="clear" w:color="auto" w:fill="auto"/>
            <w:vAlign w:val="center"/>
            <w:hideMark/>
            <w:tcPrChange w:id="221"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3DFD85A0"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0.58 (0.40, 0.75)</w:t>
            </w:r>
          </w:p>
        </w:tc>
        <w:tc>
          <w:tcPr>
            <w:tcW w:w="699" w:type="pct"/>
            <w:tcBorders>
              <w:top w:val="nil"/>
              <w:left w:val="nil"/>
              <w:bottom w:val="nil"/>
              <w:right w:val="nil"/>
            </w:tcBorders>
            <w:shd w:val="clear" w:color="auto" w:fill="auto"/>
            <w:vAlign w:val="center"/>
            <w:hideMark/>
            <w:tcPrChange w:id="222"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41FC1528"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1.02 (0.73, 1.25)</w:t>
            </w:r>
          </w:p>
        </w:tc>
        <w:tc>
          <w:tcPr>
            <w:tcW w:w="83" w:type="pct"/>
            <w:vAlign w:val="center"/>
            <w:hideMark/>
            <w:tcPrChange w:id="223" w:author="Min Fan" w:date="2025-06-09T15:19:00Z" w16du:dateUtc="2025-06-09T07:19:00Z">
              <w:tcPr>
                <w:tcW w:w="83" w:type="pct"/>
                <w:vAlign w:val="center"/>
                <w:hideMark/>
              </w:tcPr>
            </w:tcPrChange>
          </w:tcPr>
          <w:p w14:paraId="7EC464B0"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5B1C046C" w14:textId="77777777" w:rsidTr="00E0615E">
        <w:trPr>
          <w:trHeight w:val="227"/>
          <w:trPrChange w:id="224"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225"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70A9D1A3" w14:textId="171C8DA7"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eastAsia="en-GB"/>
                <w14:ligatures w14:val="none"/>
              </w:rPr>
              <w:t xml:space="preserve">  </w:t>
            </w:r>
            <w:ins w:id="226" w:author="Min Fan" w:date="2025-06-09T19:12:00Z" w16du:dateUtc="2025-06-09T11:12:00Z">
              <w:r w:rsidR="00982A0A">
                <w:rPr>
                  <w:rFonts w:ascii="Palatino Linotype" w:eastAsia="DengXian" w:hAnsi="Palatino Linotype" w:cs="Times New Roman" w:hint="eastAsia"/>
                  <w:color w:val="000000"/>
                  <w:kern w:val="0"/>
                  <w:sz w:val="20"/>
                  <w:szCs w:val="20"/>
                  <w:lang w:eastAsia="zh-CN"/>
                  <w14:ligatures w14:val="none"/>
                </w:rPr>
                <w:t xml:space="preserve">  </w:t>
              </w:r>
            </w:ins>
            <w:r w:rsidRPr="00D31072">
              <w:rPr>
                <w:rFonts w:ascii="Palatino Linotype" w:eastAsia="Times New Roman" w:hAnsi="Palatino Linotype" w:cs="Times New Roman"/>
                <w:color w:val="000000"/>
                <w:kern w:val="0"/>
                <w:sz w:val="20"/>
                <w:szCs w:val="20"/>
                <w:lang w:eastAsia="en-GB"/>
                <w14:ligatures w14:val="none"/>
              </w:rPr>
              <w:t>Female</w:t>
            </w:r>
          </w:p>
        </w:tc>
        <w:tc>
          <w:tcPr>
            <w:tcW w:w="566" w:type="pct"/>
            <w:tcBorders>
              <w:top w:val="nil"/>
              <w:left w:val="nil"/>
              <w:bottom w:val="nil"/>
              <w:right w:val="nil"/>
            </w:tcBorders>
            <w:shd w:val="clear" w:color="auto" w:fill="auto"/>
            <w:vAlign w:val="center"/>
            <w:hideMark/>
            <w:tcPrChange w:id="227" w:author="Min Fan" w:date="2025-06-09T15:19:00Z" w16du:dateUtc="2025-06-09T07:19:00Z">
              <w:tcPr>
                <w:tcW w:w="566" w:type="pct"/>
                <w:tcBorders>
                  <w:top w:val="nil"/>
                  <w:left w:val="nil"/>
                  <w:bottom w:val="nil"/>
                  <w:right w:val="nil"/>
                </w:tcBorders>
                <w:shd w:val="clear" w:color="auto" w:fill="auto"/>
                <w:vAlign w:val="center"/>
                <w:hideMark/>
              </w:tcPr>
            </w:tcPrChange>
          </w:tcPr>
          <w:p w14:paraId="3DDC5A7E"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0.81 (0.72, 0.90)</w:t>
            </w:r>
          </w:p>
        </w:tc>
        <w:tc>
          <w:tcPr>
            <w:tcW w:w="613" w:type="pct"/>
            <w:tcBorders>
              <w:top w:val="nil"/>
              <w:left w:val="nil"/>
              <w:bottom w:val="nil"/>
              <w:right w:val="nil"/>
            </w:tcBorders>
            <w:shd w:val="clear" w:color="auto" w:fill="auto"/>
            <w:vAlign w:val="center"/>
            <w:hideMark/>
            <w:tcPrChange w:id="228"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49886C6A"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0.74 (0.51, 0.94)</w:t>
            </w:r>
          </w:p>
        </w:tc>
        <w:tc>
          <w:tcPr>
            <w:tcW w:w="699" w:type="pct"/>
            <w:tcBorders>
              <w:top w:val="nil"/>
              <w:left w:val="nil"/>
              <w:bottom w:val="nil"/>
              <w:right w:val="nil"/>
            </w:tcBorders>
            <w:shd w:val="clear" w:color="auto" w:fill="auto"/>
            <w:vAlign w:val="center"/>
            <w:hideMark/>
            <w:tcPrChange w:id="229"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11B3F3C8"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0.97 (0.75, 1.13)</w:t>
            </w:r>
          </w:p>
        </w:tc>
        <w:tc>
          <w:tcPr>
            <w:tcW w:w="83" w:type="pct"/>
            <w:vAlign w:val="center"/>
            <w:hideMark/>
            <w:tcPrChange w:id="230" w:author="Min Fan" w:date="2025-06-09T15:19:00Z" w16du:dateUtc="2025-06-09T07:19:00Z">
              <w:tcPr>
                <w:tcW w:w="83" w:type="pct"/>
                <w:vAlign w:val="center"/>
                <w:hideMark/>
              </w:tcPr>
            </w:tcPrChange>
          </w:tcPr>
          <w:p w14:paraId="3F9BE7E5"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27D9B49F" w14:textId="77777777" w:rsidTr="00E0615E">
        <w:trPr>
          <w:trHeight w:val="227"/>
          <w:trPrChange w:id="231"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232"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5CE280F8" w14:textId="77777777"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DengXian" w:hAnsi="Palatino Linotype" w:cs="Times New Roman"/>
                <w:color w:val="000000"/>
                <w:kern w:val="0"/>
                <w:sz w:val="20"/>
                <w:szCs w:val="20"/>
                <w:lang w:val="en-US" w:eastAsia="zh-CN"/>
                <w14:ligatures w14:val="none"/>
              </w:rPr>
              <w:t>By age (years old)</w:t>
            </w:r>
          </w:p>
        </w:tc>
        <w:tc>
          <w:tcPr>
            <w:tcW w:w="566" w:type="pct"/>
            <w:tcBorders>
              <w:top w:val="nil"/>
              <w:left w:val="nil"/>
              <w:bottom w:val="nil"/>
              <w:right w:val="nil"/>
            </w:tcBorders>
            <w:shd w:val="clear" w:color="auto" w:fill="auto"/>
            <w:vAlign w:val="center"/>
            <w:hideMark/>
            <w:tcPrChange w:id="233" w:author="Min Fan" w:date="2025-06-09T15:19:00Z" w16du:dateUtc="2025-06-09T07:19:00Z">
              <w:tcPr>
                <w:tcW w:w="566" w:type="pct"/>
                <w:tcBorders>
                  <w:top w:val="nil"/>
                  <w:left w:val="nil"/>
                  <w:bottom w:val="nil"/>
                  <w:right w:val="nil"/>
                </w:tcBorders>
                <w:shd w:val="clear" w:color="auto" w:fill="auto"/>
                <w:vAlign w:val="center"/>
                <w:hideMark/>
              </w:tcPr>
            </w:tcPrChange>
          </w:tcPr>
          <w:p w14:paraId="787A8CD9" w14:textId="77777777"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p>
        </w:tc>
        <w:tc>
          <w:tcPr>
            <w:tcW w:w="613" w:type="pct"/>
            <w:tcBorders>
              <w:top w:val="nil"/>
              <w:left w:val="nil"/>
              <w:bottom w:val="nil"/>
              <w:right w:val="nil"/>
            </w:tcBorders>
            <w:shd w:val="clear" w:color="auto" w:fill="auto"/>
            <w:vAlign w:val="center"/>
            <w:hideMark/>
            <w:tcPrChange w:id="234"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107A4A1C" w14:textId="77777777" w:rsidR="00D31072" w:rsidRPr="00D31072" w:rsidRDefault="00D31072" w:rsidP="00D31072">
            <w:pPr>
              <w:spacing w:after="0" w:line="240" w:lineRule="auto"/>
              <w:jc w:val="right"/>
              <w:rPr>
                <w:rFonts w:ascii="Times New Roman" w:eastAsia="Times New Roman" w:hAnsi="Times New Roman" w:cs="Times New Roman"/>
                <w:kern w:val="0"/>
                <w:sz w:val="20"/>
                <w:szCs w:val="20"/>
                <w:lang w:eastAsia="en-GB"/>
                <w14:ligatures w14:val="none"/>
              </w:rPr>
            </w:pPr>
          </w:p>
        </w:tc>
        <w:tc>
          <w:tcPr>
            <w:tcW w:w="699" w:type="pct"/>
            <w:tcBorders>
              <w:top w:val="nil"/>
              <w:left w:val="nil"/>
              <w:bottom w:val="nil"/>
              <w:right w:val="nil"/>
            </w:tcBorders>
            <w:shd w:val="clear" w:color="auto" w:fill="auto"/>
            <w:vAlign w:val="center"/>
            <w:hideMark/>
            <w:tcPrChange w:id="235"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3E79CF97" w14:textId="77777777" w:rsidR="00D31072" w:rsidRPr="00D31072" w:rsidRDefault="00D31072" w:rsidP="00D31072">
            <w:pPr>
              <w:spacing w:after="0" w:line="240" w:lineRule="auto"/>
              <w:jc w:val="right"/>
              <w:rPr>
                <w:rFonts w:ascii="Times New Roman" w:eastAsia="Times New Roman" w:hAnsi="Times New Roman" w:cs="Times New Roman"/>
                <w:kern w:val="0"/>
                <w:sz w:val="20"/>
                <w:szCs w:val="20"/>
                <w:lang w:eastAsia="en-GB"/>
                <w14:ligatures w14:val="none"/>
              </w:rPr>
            </w:pPr>
          </w:p>
        </w:tc>
        <w:tc>
          <w:tcPr>
            <w:tcW w:w="83" w:type="pct"/>
            <w:vAlign w:val="center"/>
            <w:hideMark/>
            <w:tcPrChange w:id="236" w:author="Min Fan" w:date="2025-06-09T15:19:00Z" w16du:dateUtc="2025-06-09T07:19:00Z">
              <w:tcPr>
                <w:tcW w:w="83" w:type="pct"/>
                <w:vAlign w:val="center"/>
                <w:hideMark/>
              </w:tcPr>
            </w:tcPrChange>
          </w:tcPr>
          <w:p w14:paraId="621DAF44"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12456A44" w14:textId="77777777" w:rsidTr="00E0615E">
        <w:trPr>
          <w:trHeight w:val="227"/>
          <w:trPrChange w:id="237"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238"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65F30755" w14:textId="015BFC49"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DengXian" w:hAnsi="Palatino Linotype" w:cs="Times New Roman"/>
                <w:color w:val="000000"/>
                <w:kern w:val="0"/>
                <w:sz w:val="20"/>
                <w:szCs w:val="20"/>
                <w:lang w:val="en-US" w:eastAsia="zh-CN"/>
                <w14:ligatures w14:val="none"/>
              </w:rPr>
              <w:t xml:space="preserve"> </w:t>
            </w:r>
            <w:ins w:id="239" w:author="Min Fan" w:date="2025-06-09T19:12:00Z" w16du:dateUtc="2025-06-09T11:12:00Z">
              <w:r w:rsidR="00982A0A">
                <w:rPr>
                  <w:rFonts w:ascii="Palatino Linotype" w:eastAsia="DengXian" w:hAnsi="Palatino Linotype" w:cs="Times New Roman" w:hint="eastAsia"/>
                  <w:color w:val="000000"/>
                  <w:kern w:val="0"/>
                  <w:sz w:val="20"/>
                  <w:szCs w:val="20"/>
                  <w:lang w:val="en-US" w:eastAsia="zh-CN"/>
                  <w14:ligatures w14:val="none"/>
                </w:rPr>
                <w:t xml:space="preserve">  </w:t>
              </w:r>
            </w:ins>
            <w:r w:rsidRPr="00D31072">
              <w:rPr>
                <w:rFonts w:ascii="Palatino Linotype" w:eastAsia="DengXian" w:hAnsi="Palatino Linotype" w:cs="Times New Roman"/>
                <w:color w:val="000000"/>
                <w:kern w:val="0"/>
                <w:sz w:val="20"/>
                <w:szCs w:val="20"/>
                <w:lang w:val="en-US" w:eastAsia="zh-CN"/>
                <w14:ligatures w14:val="none"/>
              </w:rPr>
              <w:t xml:space="preserve"> &lt;65 </w:t>
            </w:r>
          </w:p>
        </w:tc>
        <w:tc>
          <w:tcPr>
            <w:tcW w:w="566" w:type="pct"/>
            <w:tcBorders>
              <w:top w:val="nil"/>
              <w:left w:val="nil"/>
              <w:bottom w:val="nil"/>
              <w:right w:val="nil"/>
            </w:tcBorders>
            <w:shd w:val="clear" w:color="auto" w:fill="auto"/>
            <w:vAlign w:val="center"/>
            <w:hideMark/>
            <w:tcPrChange w:id="240" w:author="Min Fan" w:date="2025-06-09T15:19:00Z" w16du:dateUtc="2025-06-09T07:19:00Z">
              <w:tcPr>
                <w:tcW w:w="566" w:type="pct"/>
                <w:tcBorders>
                  <w:top w:val="nil"/>
                  <w:left w:val="nil"/>
                  <w:bottom w:val="nil"/>
                  <w:right w:val="nil"/>
                </w:tcBorders>
                <w:shd w:val="clear" w:color="auto" w:fill="auto"/>
                <w:vAlign w:val="center"/>
                <w:hideMark/>
              </w:tcPr>
            </w:tcPrChange>
          </w:tcPr>
          <w:p w14:paraId="376D4456"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0.61 (0.50, 0.73)</w:t>
            </w:r>
          </w:p>
        </w:tc>
        <w:tc>
          <w:tcPr>
            <w:tcW w:w="613" w:type="pct"/>
            <w:tcBorders>
              <w:top w:val="nil"/>
              <w:left w:val="nil"/>
              <w:bottom w:val="nil"/>
              <w:right w:val="nil"/>
            </w:tcBorders>
            <w:shd w:val="clear" w:color="auto" w:fill="auto"/>
            <w:vAlign w:val="center"/>
            <w:hideMark/>
            <w:tcPrChange w:id="241"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75E365C4"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0.73 (0.51, 0.91)</w:t>
            </w:r>
          </w:p>
        </w:tc>
        <w:tc>
          <w:tcPr>
            <w:tcW w:w="699" w:type="pct"/>
            <w:tcBorders>
              <w:top w:val="nil"/>
              <w:left w:val="nil"/>
              <w:bottom w:val="nil"/>
              <w:right w:val="nil"/>
            </w:tcBorders>
            <w:shd w:val="clear" w:color="auto" w:fill="auto"/>
            <w:vAlign w:val="center"/>
            <w:hideMark/>
            <w:tcPrChange w:id="242"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2FC3F7D5"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0.12 (-0.11, 0.29)</w:t>
            </w:r>
          </w:p>
        </w:tc>
        <w:tc>
          <w:tcPr>
            <w:tcW w:w="83" w:type="pct"/>
            <w:vAlign w:val="center"/>
            <w:hideMark/>
            <w:tcPrChange w:id="243" w:author="Min Fan" w:date="2025-06-09T15:19:00Z" w16du:dateUtc="2025-06-09T07:19:00Z">
              <w:tcPr>
                <w:tcW w:w="83" w:type="pct"/>
                <w:vAlign w:val="center"/>
                <w:hideMark/>
              </w:tcPr>
            </w:tcPrChange>
          </w:tcPr>
          <w:p w14:paraId="0C0761F3"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46621511" w14:textId="77777777" w:rsidTr="00E0615E">
        <w:trPr>
          <w:trHeight w:val="227"/>
          <w:trPrChange w:id="244"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245"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0C0A7505" w14:textId="72B061C6"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DengXian" w:hAnsi="Palatino Linotype" w:cs="Times New Roman"/>
                <w:color w:val="000000"/>
                <w:kern w:val="0"/>
                <w:sz w:val="20"/>
                <w:szCs w:val="20"/>
                <w:lang w:val="en-US" w:eastAsia="zh-CN"/>
                <w14:ligatures w14:val="none"/>
              </w:rPr>
              <w:t xml:space="preserve">  </w:t>
            </w:r>
            <w:ins w:id="246" w:author="Min Fan" w:date="2025-06-09T19:12:00Z" w16du:dateUtc="2025-06-09T11:12:00Z">
              <w:r w:rsidR="00982A0A">
                <w:rPr>
                  <w:rFonts w:ascii="Palatino Linotype" w:eastAsia="DengXian" w:hAnsi="Palatino Linotype" w:cs="Times New Roman" w:hint="eastAsia"/>
                  <w:color w:val="000000"/>
                  <w:kern w:val="0"/>
                  <w:sz w:val="20"/>
                  <w:szCs w:val="20"/>
                  <w:lang w:val="en-US" w:eastAsia="zh-CN"/>
                  <w14:ligatures w14:val="none"/>
                </w:rPr>
                <w:t xml:space="preserve">  </w:t>
              </w:r>
            </w:ins>
            <w:r w:rsidRPr="00D31072">
              <w:rPr>
                <w:rFonts w:ascii="Palatino Linotype" w:eastAsia="DengXian" w:hAnsi="Palatino Linotype" w:cs="Times New Roman"/>
                <w:color w:val="000000"/>
                <w:kern w:val="0"/>
                <w:sz w:val="20"/>
                <w:szCs w:val="20"/>
                <w:lang w:val="en-US" w:eastAsia="zh-CN"/>
                <w14:ligatures w14:val="none"/>
              </w:rPr>
              <w:t>&gt;=65</w:t>
            </w:r>
          </w:p>
        </w:tc>
        <w:tc>
          <w:tcPr>
            <w:tcW w:w="566" w:type="pct"/>
            <w:tcBorders>
              <w:top w:val="nil"/>
              <w:left w:val="nil"/>
              <w:bottom w:val="nil"/>
              <w:right w:val="nil"/>
            </w:tcBorders>
            <w:shd w:val="clear" w:color="auto" w:fill="auto"/>
            <w:vAlign w:val="center"/>
            <w:hideMark/>
            <w:tcPrChange w:id="247" w:author="Min Fan" w:date="2025-06-09T15:19:00Z" w16du:dateUtc="2025-06-09T07:19:00Z">
              <w:tcPr>
                <w:tcW w:w="566" w:type="pct"/>
                <w:tcBorders>
                  <w:top w:val="nil"/>
                  <w:left w:val="nil"/>
                  <w:bottom w:val="nil"/>
                  <w:right w:val="nil"/>
                </w:tcBorders>
                <w:shd w:val="clear" w:color="auto" w:fill="auto"/>
                <w:vAlign w:val="center"/>
                <w:hideMark/>
              </w:tcPr>
            </w:tcPrChange>
          </w:tcPr>
          <w:p w14:paraId="0837EAC8"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0.75 (0.67, 0.83)</w:t>
            </w:r>
          </w:p>
        </w:tc>
        <w:tc>
          <w:tcPr>
            <w:tcW w:w="613" w:type="pct"/>
            <w:tcBorders>
              <w:top w:val="nil"/>
              <w:left w:val="nil"/>
              <w:bottom w:val="nil"/>
              <w:right w:val="nil"/>
            </w:tcBorders>
            <w:shd w:val="clear" w:color="auto" w:fill="auto"/>
            <w:vAlign w:val="center"/>
            <w:hideMark/>
            <w:tcPrChange w:id="248"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6436A357"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0.65 (0.46, 0.83)</w:t>
            </w:r>
          </w:p>
        </w:tc>
        <w:tc>
          <w:tcPr>
            <w:tcW w:w="699" w:type="pct"/>
            <w:tcBorders>
              <w:top w:val="nil"/>
              <w:left w:val="nil"/>
              <w:bottom w:val="nil"/>
              <w:right w:val="nil"/>
            </w:tcBorders>
            <w:shd w:val="clear" w:color="auto" w:fill="auto"/>
            <w:vAlign w:val="center"/>
            <w:hideMark/>
            <w:tcPrChange w:id="249"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1F2532A6" w14:textId="05752A06"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-0.1</w:t>
            </w:r>
            <w:ins w:id="250" w:author="Min Fan" w:date="2025-06-09T18:41:00Z" w16du:dateUtc="2025-06-09T10:41:00Z">
              <w:r w:rsidR="004C5289">
                <w:rPr>
                  <w:rFonts w:ascii="Palatino Linotype" w:eastAsia="DengXian" w:hAnsi="Palatino Linotype" w:cs="Times New Roman" w:hint="eastAsia"/>
                  <w:color w:val="000000"/>
                  <w:kern w:val="0"/>
                  <w:sz w:val="20"/>
                  <w:szCs w:val="20"/>
                  <w:lang w:val="en-US" w:eastAsia="zh-CN"/>
                  <w14:ligatures w14:val="none"/>
                </w:rPr>
                <w:t>0</w:t>
              </w:r>
            </w:ins>
            <w:r w:rsidRPr="00D31072">
              <w:rPr>
                <w:rFonts w:ascii="Palatino Linotype" w:eastAsia="Times New Roman" w:hAnsi="Palatino Linotype" w:cs="Times New Roman"/>
                <w:color w:val="000000"/>
                <w:kern w:val="0"/>
                <w:sz w:val="20"/>
                <w:szCs w:val="20"/>
                <w:lang w:val="en-US" w:eastAsia="en-GB"/>
                <w14:ligatures w14:val="none"/>
              </w:rPr>
              <w:t xml:space="preserve"> (-0.29, 0.08)</w:t>
            </w:r>
          </w:p>
        </w:tc>
        <w:tc>
          <w:tcPr>
            <w:tcW w:w="83" w:type="pct"/>
            <w:vAlign w:val="center"/>
            <w:hideMark/>
            <w:tcPrChange w:id="251" w:author="Min Fan" w:date="2025-06-09T15:19:00Z" w16du:dateUtc="2025-06-09T07:19:00Z">
              <w:tcPr>
                <w:tcW w:w="83" w:type="pct"/>
                <w:vAlign w:val="center"/>
                <w:hideMark/>
              </w:tcPr>
            </w:tcPrChange>
          </w:tcPr>
          <w:p w14:paraId="7114CF50"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0F8886D2" w14:textId="77777777" w:rsidTr="00E0615E">
        <w:trPr>
          <w:trHeight w:val="227"/>
          <w:trPrChange w:id="252"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253"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3BCF0152" w14:textId="77777777" w:rsidR="00D31072" w:rsidRPr="00D31072" w:rsidRDefault="00D31072" w:rsidP="00D31072">
            <w:pPr>
              <w:spacing w:after="0" w:line="240" w:lineRule="auto"/>
              <w:rPr>
                <w:rFonts w:ascii="Palatino Linotype" w:eastAsia="Times New Roman" w:hAnsi="Palatino Linotype" w:cs="Times New Roman"/>
                <w:b/>
                <w:bCs/>
                <w:color w:val="000000"/>
                <w:kern w:val="0"/>
                <w:sz w:val="20"/>
                <w:szCs w:val="20"/>
                <w:lang w:eastAsia="en-GB"/>
                <w14:ligatures w14:val="none"/>
              </w:rPr>
            </w:pPr>
            <w:r w:rsidRPr="00D31072">
              <w:rPr>
                <w:rFonts w:ascii="Palatino Linotype" w:eastAsia="DengXian" w:hAnsi="Palatino Linotype" w:cs="Times New Roman"/>
                <w:b/>
                <w:bCs/>
                <w:color w:val="000000"/>
                <w:kern w:val="0"/>
                <w:sz w:val="20"/>
                <w:szCs w:val="20"/>
                <w:lang w:val="en-US" w:eastAsia="zh-CN"/>
                <w14:ligatures w14:val="none"/>
              </w:rPr>
              <w:t>Composite bleeding outcome (Hemorraghic stroke, GI and other bleeding)</w:t>
            </w:r>
          </w:p>
        </w:tc>
        <w:tc>
          <w:tcPr>
            <w:tcW w:w="566" w:type="pct"/>
            <w:tcBorders>
              <w:top w:val="nil"/>
              <w:left w:val="nil"/>
              <w:bottom w:val="nil"/>
              <w:right w:val="nil"/>
            </w:tcBorders>
            <w:shd w:val="clear" w:color="auto" w:fill="auto"/>
            <w:vAlign w:val="center"/>
            <w:hideMark/>
            <w:tcPrChange w:id="254" w:author="Min Fan" w:date="2025-06-09T15:19:00Z" w16du:dateUtc="2025-06-09T07:19:00Z">
              <w:tcPr>
                <w:tcW w:w="566" w:type="pct"/>
                <w:tcBorders>
                  <w:top w:val="nil"/>
                  <w:left w:val="nil"/>
                  <w:bottom w:val="nil"/>
                  <w:right w:val="nil"/>
                </w:tcBorders>
                <w:shd w:val="clear" w:color="auto" w:fill="auto"/>
                <w:vAlign w:val="center"/>
                <w:hideMark/>
              </w:tcPr>
            </w:tcPrChange>
          </w:tcPr>
          <w:p w14:paraId="0F727FF5" w14:textId="77777777" w:rsidR="00D31072" w:rsidRPr="00D31072" w:rsidRDefault="00D31072" w:rsidP="00D31072">
            <w:pPr>
              <w:spacing w:after="0" w:line="240" w:lineRule="auto"/>
              <w:rPr>
                <w:rFonts w:ascii="Palatino Linotype" w:eastAsia="Times New Roman" w:hAnsi="Palatino Linotype" w:cs="Times New Roman"/>
                <w:b/>
                <w:bCs/>
                <w:color w:val="000000"/>
                <w:kern w:val="0"/>
                <w:sz w:val="20"/>
                <w:szCs w:val="20"/>
                <w:lang w:eastAsia="en-GB"/>
                <w14:ligatures w14:val="none"/>
              </w:rPr>
            </w:pPr>
          </w:p>
        </w:tc>
        <w:tc>
          <w:tcPr>
            <w:tcW w:w="613" w:type="pct"/>
            <w:tcBorders>
              <w:top w:val="nil"/>
              <w:left w:val="nil"/>
              <w:bottom w:val="nil"/>
              <w:right w:val="nil"/>
            </w:tcBorders>
            <w:shd w:val="clear" w:color="auto" w:fill="auto"/>
            <w:vAlign w:val="center"/>
            <w:hideMark/>
            <w:tcPrChange w:id="255"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36A39353"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c>
          <w:tcPr>
            <w:tcW w:w="699" w:type="pct"/>
            <w:tcBorders>
              <w:top w:val="nil"/>
              <w:left w:val="nil"/>
              <w:bottom w:val="nil"/>
              <w:right w:val="nil"/>
            </w:tcBorders>
            <w:shd w:val="clear" w:color="auto" w:fill="auto"/>
            <w:vAlign w:val="center"/>
            <w:hideMark/>
            <w:tcPrChange w:id="256"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3C57AF45" w14:textId="77777777" w:rsidR="00D31072" w:rsidRPr="00D31072" w:rsidRDefault="00D31072" w:rsidP="00D31072">
            <w:pPr>
              <w:spacing w:after="0" w:line="240" w:lineRule="auto"/>
              <w:jc w:val="right"/>
              <w:rPr>
                <w:rFonts w:ascii="Times New Roman" w:eastAsia="Times New Roman" w:hAnsi="Times New Roman" w:cs="Times New Roman"/>
                <w:kern w:val="0"/>
                <w:sz w:val="20"/>
                <w:szCs w:val="20"/>
                <w:lang w:eastAsia="en-GB"/>
                <w14:ligatures w14:val="none"/>
              </w:rPr>
            </w:pPr>
          </w:p>
        </w:tc>
        <w:tc>
          <w:tcPr>
            <w:tcW w:w="83" w:type="pct"/>
            <w:vAlign w:val="center"/>
            <w:hideMark/>
            <w:tcPrChange w:id="257" w:author="Min Fan" w:date="2025-06-09T15:19:00Z" w16du:dateUtc="2025-06-09T07:19:00Z">
              <w:tcPr>
                <w:tcW w:w="83" w:type="pct"/>
                <w:vAlign w:val="center"/>
                <w:hideMark/>
              </w:tcPr>
            </w:tcPrChange>
          </w:tcPr>
          <w:p w14:paraId="0AEBB4EC"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7BEF371C" w14:textId="77777777" w:rsidTr="00E0615E">
        <w:trPr>
          <w:trHeight w:val="227"/>
          <w:trPrChange w:id="258"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259"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03A8EBE7" w14:textId="77777777"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Primary analysis</w:t>
            </w:r>
          </w:p>
        </w:tc>
        <w:tc>
          <w:tcPr>
            <w:tcW w:w="566" w:type="pct"/>
            <w:tcBorders>
              <w:top w:val="nil"/>
              <w:left w:val="nil"/>
              <w:bottom w:val="nil"/>
              <w:right w:val="nil"/>
            </w:tcBorders>
            <w:shd w:val="clear" w:color="auto" w:fill="auto"/>
            <w:vAlign w:val="center"/>
            <w:hideMark/>
            <w:tcPrChange w:id="260" w:author="Min Fan" w:date="2025-06-09T15:19:00Z" w16du:dateUtc="2025-06-09T07:19:00Z">
              <w:tcPr>
                <w:tcW w:w="566" w:type="pct"/>
                <w:tcBorders>
                  <w:top w:val="nil"/>
                  <w:left w:val="nil"/>
                  <w:bottom w:val="nil"/>
                  <w:right w:val="nil"/>
                </w:tcBorders>
                <w:shd w:val="clear" w:color="auto" w:fill="auto"/>
                <w:vAlign w:val="center"/>
                <w:hideMark/>
              </w:tcPr>
            </w:tcPrChange>
          </w:tcPr>
          <w:p w14:paraId="026EA695"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0.27 (0.25, 0.30)</w:t>
            </w:r>
          </w:p>
        </w:tc>
        <w:tc>
          <w:tcPr>
            <w:tcW w:w="613" w:type="pct"/>
            <w:tcBorders>
              <w:top w:val="nil"/>
              <w:left w:val="nil"/>
              <w:bottom w:val="nil"/>
              <w:right w:val="nil"/>
            </w:tcBorders>
            <w:shd w:val="clear" w:color="auto" w:fill="auto"/>
            <w:vAlign w:val="center"/>
            <w:hideMark/>
            <w:tcPrChange w:id="261"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69F9554D"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0.26 (0.12, 0.40)</w:t>
            </w:r>
          </w:p>
        </w:tc>
        <w:tc>
          <w:tcPr>
            <w:tcW w:w="699" w:type="pct"/>
            <w:tcBorders>
              <w:top w:val="nil"/>
              <w:left w:val="nil"/>
              <w:bottom w:val="nil"/>
              <w:right w:val="nil"/>
            </w:tcBorders>
            <w:shd w:val="clear" w:color="auto" w:fill="auto"/>
            <w:vAlign w:val="center"/>
            <w:hideMark/>
            <w:tcPrChange w:id="262"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1D4A6D81"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-0.01 (-0.15, 0.12)</w:t>
            </w:r>
          </w:p>
        </w:tc>
        <w:tc>
          <w:tcPr>
            <w:tcW w:w="83" w:type="pct"/>
            <w:vAlign w:val="center"/>
            <w:hideMark/>
            <w:tcPrChange w:id="263" w:author="Min Fan" w:date="2025-06-09T15:19:00Z" w16du:dateUtc="2025-06-09T07:19:00Z">
              <w:tcPr>
                <w:tcW w:w="83" w:type="pct"/>
                <w:vAlign w:val="center"/>
                <w:hideMark/>
              </w:tcPr>
            </w:tcPrChange>
          </w:tcPr>
          <w:p w14:paraId="4B57A203"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50F756DA" w14:textId="77777777" w:rsidTr="00E0615E">
        <w:trPr>
          <w:trHeight w:val="227"/>
          <w:trPrChange w:id="264"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265"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23222E33" w14:textId="77777777"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DengXian" w:hAnsi="Palatino Linotype" w:cs="Times New Roman"/>
                <w:color w:val="000000"/>
                <w:kern w:val="0"/>
                <w:sz w:val="20"/>
                <w:szCs w:val="20"/>
                <w:lang w:val="en-US" w:eastAsia="zh-CN"/>
                <w14:ligatures w14:val="none"/>
              </w:rPr>
              <w:t>By sex</w:t>
            </w:r>
          </w:p>
        </w:tc>
        <w:tc>
          <w:tcPr>
            <w:tcW w:w="566" w:type="pct"/>
            <w:tcBorders>
              <w:top w:val="nil"/>
              <w:left w:val="nil"/>
              <w:bottom w:val="nil"/>
              <w:right w:val="nil"/>
            </w:tcBorders>
            <w:shd w:val="clear" w:color="auto" w:fill="auto"/>
            <w:vAlign w:val="center"/>
            <w:hideMark/>
            <w:tcPrChange w:id="266" w:author="Min Fan" w:date="2025-06-09T15:19:00Z" w16du:dateUtc="2025-06-09T07:19:00Z">
              <w:tcPr>
                <w:tcW w:w="566" w:type="pct"/>
                <w:tcBorders>
                  <w:top w:val="nil"/>
                  <w:left w:val="nil"/>
                  <w:bottom w:val="nil"/>
                  <w:right w:val="nil"/>
                </w:tcBorders>
                <w:shd w:val="clear" w:color="auto" w:fill="auto"/>
                <w:vAlign w:val="center"/>
                <w:hideMark/>
              </w:tcPr>
            </w:tcPrChange>
          </w:tcPr>
          <w:p w14:paraId="71532C1F" w14:textId="77777777"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p>
        </w:tc>
        <w:tc>
          <w:tcPr>
            <w:tcW w:w="613" w:type="pct"/>
            <w:tcBorders>
              <w:top w:val="nil"/>
              <w:left w:val="nil"/>
              <w:bottom w:val="nil"/>
              <w:right w:val="nil"/>
            </w:tcBorders>
            <w:shd w:val="clear" w:color="auto" w:fill="auto"/>
            <w:vAlign w:val="center"/>
            <w:hideMark/>
            <w:tcPrChange w:id="267"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1ED09A0C" w14:textId="77777777" w:rsidR="00D31072" w:rsidRPr="00D31072" w:rsidRDefault="00D31072" w:rsidP="00D31072">
            <w:pPr>
              <w:spacing w:after="0" w:line="240" w:lineRule="auto"/>
              <w:jc w:val="right"/>
              <w:rPr>
                <w:rFonts w:ascii="Times New Roman" w:eastAsia="Times New Roman" w:hAnsi="Times New Roman" w:cs="Times New Roman"/>
                <w:kern w:val="0"/>
                <w:sz w:val="20"/>
                <w:szCs w:val="20"/>
                <w:lang w:eastAsia="en-GB"/>
                <w14:ligatures w14:val="none"/>
              </w:rPr>
            </w:pPr>
          </w:p>
        </w:tc>
        <w:tc>
          <w:tcPr>
            <w:tcW w:w="699" w:type="pct"/>
            <w:tcBorders>
              <w:top w:val="nil"/>
              <w:left w:val="nil"/>
              <w:bottom w:val="nil"/>
              <w:right w:val="nil"/>
            </w:tcBorders>
            <w:shd w:val="clear" w:color="auto" w:fill="auto"/>
            <w:vAlign w:val="center"/>
            <w:hideMark/>
            <w:tcPrChange w:id="268"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43B290B5" w14:textId="77777777" w:rsidR="00D31072" w:rsidRPr="00D31072" w:rsidRDefault="00D31072" w:rsidP="00D31072">
            <w:pPr>
              <w:spacing w:after="0" w:line="240" w:lineRule="auto"/>
              <w:jc w:val="right"/>
              <w:rPr>
                <w:rFonts w:ascii="Times New Roman" w:eastAsia="Times New Roman" w:hAnsi="Times New Roman" w:cs="Times New Roman"/>
                <w:kern w:val="0"/>
                <w:sz w:val="20"/>
                <w:szCs w:val="20"/>
                <w:lang w:eastAsia="en-GB"/>
                <w14:ligatures w14:val="none"/>
              </w:rPr>
            </w:pPr>
          </w:p>
        </w:tc>
        <w:tc>
          <w:tcPr>
            <w:tcW w:w="83" w:type="pct"/>
            <w:vAlign w:val="center"/>
            <w:hideMark/>
            <w:tcPrChange w:id="269" w:author="Min Fan" w:date="2025-06-09T15:19:00Z" w16du:dateUtc="2025-06-09T07:19:00Z">
              <w:tcPr>
                <w:tcW w:w="83" w:type="pct"/>
                <w:vAlign w:val="center"/>
                <w:hideMark/>
              </w:tcPr>
            </w:tcPrChange>
          </w:tcPr>
          <w:p w14:paraId="34663B22"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4438C0B7" w14:textId="77777777" w:rsidTr="00E0615E">
        <w:trPr>
          <w:trHeight w:val="227"/>
          <w:trPrChange w:id="270"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271"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3BCBB852" w14:textId="2A6D004F"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eastAsia="en-GB"/>
                <w14:ligatures w14:val="none"/>
              </w:rPr>
              <w:t xml:space="preserve"> </w:t>
            </w:r>
            <w:ins w:id="272" w:author="Min Fan" w:date="2025-06-09T19:12:00Z" w16du:dateUtc="2025-06-09T11:12:00Z">
              <w:r w:rsidR="00982A0A">
                <w:rPr>
                  <w:rFonts w:ascii="Palatino Linotype" w:eastAsia="DengXian" w:hAnsi="Palatino Linotype" w:cs="Times New Roman" w:hint="eastAsia"/>
                  <w:color w:val="000000"/>
                  <w:kern w:val="0"/>
                  <w:sz w:val="20"/>
                  <w:szCs w:val="20"/>
                  <w:lang w:eastAsia="zh-CN"/>
                  <w14:ligatures w14:val="none"/>
                </w:rPr>
                <w:t xml:space="preserve">  </w:t>
              </w:r>
            </w:ins>
            <w:r w:rsidRPr="00D31072">
              <w:rPr>
                <w:rFonts w:ascii="Palatino Linotype" w:eastAsia="Times New Roman" w:hAnsi="Palatino Linotype" w:cs="Times New Roman"/>
                <w:color w:val="000000"/>
                <w:kern w:val="0"/>
                <w:sz w:val="20"/>
                <w:szCs w:val="20"/>
                <w:lang w:eastAsia="en-GB"/>
                <w14:ligatures w14:val="none"/>
              </w:rPr>
              <w:t xml:space="preserve"> Male</w:t>
            </w:r>
          </w:p>
        </w:tc>
        <w:tc>
          <w:tcPr>
            <w:tcW w:w="566" w:type="pct"/>
            <w:tcBorders>
              <w:top w:val="nil"/>
              <w:left w:val="nil"/>
              <w:bottom w:val="nil"/>
              <w:right w:val="nil"/>
            </w:tcBorders>
            <w:shd w:val="clear" w:color="auto" w:fill="auto"/>
            <w:vAlign w:val="center"/>
            <w:hideMark/>
            <w:tcPrChange w:id="273" w:author="Min Fan" w:date="2025-06-09T15:19:00Z" w16du:dateUtc="2025-06-09T07:19:00Z">
              <w:tcPr>
                <w:tcW w:w="566" w:type="pct"/>
                <w:tcBorders>
                  <w:top w:val="nil"/>
                  <w:left w:val="nil"/>
                  <w:bottom w:val="nil"/>
                  <w:right w:val="nil"/>
                </w:tcBorders>
                <w:shd w:val="clear" w:color="auto" w:fill="auto"/>
                <w:vAlign w:val="center"/>
                <w:hideMark/>
              </w:tcPr>
            </w:tcPrChange>
          </w:tcPr>
          <w:p w14:paraId="116AF470"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0.29 (0.26, 0.33)</w:t>
            </w:r>
          </w:p>
        </w:tc>
        <w:tc>
          <w:tcPr>
            <w:tcW w:w="613" w:type="pct"/>
            <w:tcBorders>
              <w:top w:val="nil"/>
              <w:left w:val="nil"/>
              <w:bottom w:val="nil"/>
              <w:right w:val="nil"/>
            </w:tcBorders>
            <w:shd w:val="clear" w:color="auto" w:fill="auto"/>
            <w:vAlign w:val="center"/>
            <w:hideMark/>
            <w:tcPrChange w:id="274"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4F302D93"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0.13 (&lt;0.01, 0.32)</w:t>
            </w:r>
          </w:p>
        </w:tc>
        <w:tc>
          <w:tcPr>
            <w:tcW w:w="699" w:type="pct"/>
            <w:tcBorders>
              <w:top w:val="nil"/>
              <w:left w:val="nil"/>
              <w:bottom w:val="nil"/>
              <w:right w:val="nil"/>
            </w:tcBorders>
            <w:shd w:val="clear" w:color="auto" w:fill="auto"/>
            <w:vAlign w:val="center"/>
            <w:hideMark/>
            <w:tcPrChange w:id="275"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065145C9"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-0.16 (-0.28, 0.03)</w:t>
            </w:r>
          </w:p>
        </w:tc>
        <w:tc>
          <w:tcPr>
            <w:tcW w:w="83" w:type="pct"/>
            <w:vAlign w:val="center"/>
            <w:hideMark/>
            <w:tcPrChange w:id="276" w:author="Min Fan" w:date="2025-06-09T15:19:00Z" w16du:dateUtc="2025-06-09T07:19:00Z">
              <w:tcPr>
                <w:tcW w:w="83" w:type="pct"/>
                <w:vAlign w:val="center"/>
                <w:hideMark/>
              </w:tcPr>
            </w:tcPrChange>
          </w:tcPr>
          <w:p w14:paraId="76EEDA47"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221B3531" w14:textId="77777777" w:rsidTr="00E0615E">
        <w:trPr>
          <w:trHeight w:val="227"/>
          <w:trPrChange w:id="277"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278"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50460E1D" w14:textId="00B28B5E"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eastAsia="en-GB"/>
                <w14:ligatures w14:val="none"/>
              </w:rPr>
              <w:t xml:space="preserve">  </w:t>
            </w:r>
            <w:ins w:id="279" w:author="Min Fan" w:date="2025-06-09T19:12:00Z" w16du:dateUtc="2025-06-09T11:12:00Z">
              <w:r w:rsidR="00982A0A">
                <w:rPr>
                  <w:rFonts w:ascii="Palatino Linotype" w:eastAsia="DengXian" w:hAnsi="Palatino Linotype" w:cs="Times New Roman" w:hint="eastAsia"/>
                  <w:color w:val="000000"/>
                  <w:kern w:val="0"/>
                  <w:sz w:val="20"/>
                  <w:szCs w:val="20"/>
                  <w:lang w:eastAsia="zh-CN"/>
                  <w14:ligatures w14:val="none"/>
                </w:rPr>
                <w:t xml:space="preserve">  </w:t>
              </w:r>
            </w:ins>
            <w:r w:rsidRPr="00D31072">
              <w:rPr>
                <w:rFonts w:ascii="Palatino Linotype" w:eastAsia="Times New Roman" w:hAnsi="Palatino Linotype" w:cs="Times New Roman"/>
                <w:color w:val="000000"/>
                <w:kern w:val="0"/>
                <w:sz w:val="20"/>
                <w:szCs w:val="20"/>
                <w:lang w:eastAsia="en-GB"/>
                <w14:ligatures w14:val="none"/>
              </w:rPr>
              <w:t>Female</w:t>
            </w:r>
          </w:p>
        </w:tc>
        <w:tc>
          <w:tcPr>
            <w:tcW w:w="566" w:type="pct"/>
            <w:tcBorders>
              <w:top w:val="nil"/>
              <w:left w:val="nil"/>
              <w:bottom w:val="nil"/>
              <w:right w:val="nil"/>
            </w:tcBorders>
            <w:shd w:val="clear" w:color="auto" w:fill="auto"/>
            <w:vAlign w:val="center"/>
            <w:hideMark/>
            <w:tcPrChange w:id="280" w:author="Min Fan" w:date="2025-06-09T15:19:00Z" w16du:dateUtc="2025-06-09T07:19:00Z">
              <w:tcPr>
                <w:tcW w:w="566" w:type="pct"/>
                <w:tcBorders>
                  <w:top w:val="nil"/>
                  <w:left w:val="nil"/>
                  <w:bottom w:val="nil"/>
                  <w:right w:val="nil"/>
                </w:tcBorders>
                <w:shd w:val="clear" w:color="auto" w:fill="auto"/>
                <w:vAlign w:val="center"/>
                <w:hideMark/>
              </w:tcPr>
            </w:tcPrChange>
          </w:tcPr>
          <w:p w14:paraId="2A983C03"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0.26 (0.24, 0.30)</w:t>
            </w:r>
          </w:p>
        </w:tc>
        <w:tc>
          <w:tcPr>
            <w:tcW w:w="613" w:type="pct"/>
            <w:tcBorders>
              <w:top w:val="nil"/>
              <w:left w:val="nil"/>
              <w:bottom w:val="nil"/>
              <w:right w:val="nil"/>
            </w:tcBorders>
            <w:shd w:val="clear" w:color="auto" w:fill="auto"/>
            <w:vAlign w:val="center"/>
            <w:hideMark/>
            <w:tcPrChange w:id="281"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2D4311E3"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0.42 (0.21, 0.69)</w:t>
            </w:r>
          </w:p>
        </w:tc>
        <w:tc>
          <w:tcPr>
            <w:tcW w:w="699" w:type="pct"/>
            <w:tcBorders>
              <w:top w:val="nil"/>
              <w:left w:val="nil"/>
              <w:bottom w:val="nil"/>
              <w:right w:val="nil"/>
            </w:tcBorders>
            <w:shd w:val="clear" w:color="auto" w:fill="auto"/>
            <w:vAlign w:val="center"/>
            <w:hideMark/>
            <w:tcPrChange w:id="282"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0112004B"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0.15 (-0.06, 0.43)</w:t>
            </w:r>
          </w:p>
        </w:tc>
        <w:tc>
          <w:tcPr>
            <w:tcW w:w="83" w:type="pct"/>
            <w:vAlign w:val="center"/>
            <w:hideMark/>
            <w:tcPrChange w:id="283" w:author="Min Fan" w:date="2025-06-09T15:19:00Z" w16du:dateUtc="2025-06-09T07:19:00Z">
              <w:tcPr>
                <w:tcW w:w="83" w:type="pct"/>
                <w:vAlign w:val="center"/>
                <w:hideMark/>
              </w:tcPr>
            </w:tcPrChange>
          </w:tcPr>
          <w:p w14:paraId="2AA1F405"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57280F48" w14:textId="77777777" w:rsidTr="00E0615E">
        <w:trPr>
          <w:trHeight w:val="227"/>
          <w:trPrChange w:id="284"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285"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08D461D2" w14:textId="77777777"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DengXian" w:hAnsi="Palatino Linotype" w:cs="Times New Roman"/>
                <w:color w:val="000000"/>
                <w:kern w:val="0"/>
                <w:sz w:val="20"/>
                <w:szCs w:val="20"/>
                <w:lang w:val="en-US" w:eastAsia="zh-CN"/>
                <w14:ligatures w14:val="none"/>
              </w:rPr>
              <w:t>By age (years old)</w:t>
            </w:r>
          </w:p>
        </w:tc>
        <w:tc>
          <w:tcPr>
            <w:tcW w:w="566" w:type="pct"/>
            <w:tcBorders>
              <w:top w:val="nil"/>
              <w:left w:val="nil"/>
              <w:bottom w:val="nil"/>
              <w:right w:val="nil"/>
            </w:tcBorders>
            <w:shd w:val="clear" w:color="auto" w:fill="auto"/>
            <w:vAlign w:val="center"/>
            <w:hideMark/>
            <w:tcPrChange w:id="286" w:author="Min Fan" w:date="2025-06-09T15:19:00Z" w16du:dateUtc="2025-06-09T07:19:00Z">
              <w:tcPr>
                <w:tcW w:w="566" w:type="pct"/>
                <w:tcBorders>
                  <w:top w:val="nil"/>
                  <w:left w:val="nil"/>
                  <w:bottom w:val="nil"/>
                  <w:right w:val="nil"/>
                </w:tcBorders>
                <w:shd w:val="clear" w:color="auto" w:fill="auto"/>
                <w:vAlign w:val="center"/>
                <w:hideMark/>
              </w:tcPr>
            </w:tcPrChange>
          </w:tcPr>
          <w:p w14:paraId="56B97C48" w14:textId="77777777"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p>
        </w:tc>
        <w:tc>
          <w:tcPr>
            <w:tcW w:w="613" w:type="pct"/>
            <w:tcBorders>
              <w:top w:val="nil"/>
              <w:left w:val="nil"/>
              <w:bottom w:val="nil"/>
              <w:right w:val="nil"/>
            </w:tcBorders>
            <w:shd w:val="clear" w:color="auto" w:fill="auto"/>
            <w:vAlign w:val="center"/>
            <w:hideMark/>
            <w:tcPrChange w:id="287"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24E1C730" w14:textId="77777777" w:rsidR="00D31072" w:rsidRPr="00D31072" w:rsidRDefault="00D31072" w:rsidP="00D31072">
            <w:pPr>
              <w:spacing w:after="0" w:line="240" w:lineRule="auto"/>
              <w:jc w:val="right"/>
              <w:rPr>
                <w:rFonts w:ascii="Times New Roman" w:eastAsia="Times New Roman" w:hAnsi="Times New Roman" w:cs="Times New Roman"/>
                <w:kern w:val="0"/>
                <w:sz w:val="20"/>
                <w:szCs w:val="20"/>
                <w:lang w:eastAsia="en-GB"/>
                <w14:ligatures w14:val="none"/>
              </w:rPr>
            </w:pPr>
          </w:p>
        </w:tc>
        <w:tc>
          <w:tcPr>
            <w:tcW w:w="699" w:type="pct"/>
            <w:tcBorders>
              <w:top w:val="nil"/>
              <w:left w:val="nil"/>
              <w:bottom w:val="nil"/>
              <w:right w:val="nil"/>
            </w:tcBorders>
            <w:shd w:val="clear" w:color="auto" w:fill="auto"/>
            <w:vAlign w:val="center"/>
            <w:hideMark/>
            <w:tcPrChange w:id="288"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04A34353" w14:textId="77777777" w:rsidR="00D31072" w:rsidRPr="00D31072" w:rsidRDefault="00D31072" w:rsidP="00D31072">
            <w:pPr>
              <w:spacing w:after="0" w:line="240" w:lineRule="auto"/>
              <w:jc w:val="right"/>
              <w:rPr>
                <w:rFonts w:ascii="Times New Roman" w:eastAsia="Times New Roman" w:hAnsi="Times New Roman" w:cs="Times New Roman"/>
                <w:kern w:val="0"/>
                <w:sz w:val="20"/>
                <w:szCs w:val="20"/>
                <w:lang w:eastAsia="en-GB"/>
                <w14:ligatures w14:val="none"/>
              </w:rPr>
            </w:pPr>
          </w:p>
        </w:tc>
        <w:tc>
          <w:tcPr>
            <w:tcW w:w="83" w:type="pct"/>
            <w:vAlign w:val="center"/>
            <w:hideMark/>
            <w:tcPrChange w:id="289" w:author="Min Fan" w:date="2025-06-09T15:19:00Z" w16du:dateUtc="2025-06-09T07:19:00Z">
              <w:tcPr>
                <w:tcW w:w="83" w:type="pct"/>
                <w:vAlign w:val="center"/>
                <w:hideMark/>
              </w:tcPr>
            </w:tcPrChange>
          </w:tcPr>
          <w:p w14:paraId="065A7430"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2D6FD43A" w14:textId="77777777" w:rsidTr="00E0615E">
        <w:trPr>
          <w:trHeight w:val="227"/>
          <w:trPrChange w:id="290"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291"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36DF1FB0" w14:textId="77777777"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DengXian" w:hAnsi="Palatino Linotype" w:cs="Times New Roman"/>
                <w:color w:val="000000"/>
                <w:kern w:val="0"/>
                <w:sz w:val="20"/>
                <w:szCs w:val="20"/>
                <w:lang w:val="en-US" w:eastAsia="zh-CN"/>
                <w14:ligatures w14:val="none"/>
              </w:rPr>
              <w:t xml:space="preserve"> &lt;65 </w:t>
            </w:r>
          </w:p>
        </w:tc>
        <w:tc>
          <w:tcPr>
            <w:tcW w:w="566" w:type="pct"/>
            <w:tcBorders>
              <w:top w:val="nil"/>
              <w:left w:val="nil"/>
              <w:bottom w:val="nil"/>
              <w:right w:val="nil"/>
            </w:tcBorders>
            <w:shd w:val="clear" w:color="auto" w:fill="auto"/>
            <w:vAlign w:val="center"/>
            <w:hideMark/>
            <w:tcPrChange w:id="292" w:author="Min Fan" w:date="2025-06-09T15:19:00Z" w16du:dateUtc="2025-06-09T07:19:00Z">
              <w:tcPr>
                <w:tcW w:w="566" w:type="pct"/>
                <w:tcBorders>
                  <w:top w:val="nil"/>
                  <w:left w:val="nil"/>
                  <w:bottom w:val="nil"/>
                  <w:right w:val="nil"/>
                </w:tcBorders>
                <w:shd w:val="clear" w:color="auto" w:fill="auto"/>
                <w:vAlign w:val="center"/>
                <w:hideMark/>
              </w:tcPr>
            </w:tcPrChange>
          </w:tcPr>
          <w:p w14:paraId="28CF774F"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0.18 (0.16, 0.20)</w:t>
            </w:r>
          </w:p>
        </w:tc>
        <w:tc>
          <w:tcPr>
            <w:tcW w:w="613" w:type="pct"/>
            <w:tcBorders>
              <w:top w:val="nil"/>
              <w:left w:val="nil"/>
              <w:bottom w:val="nil"/>
              <w:right w:val="nil"/>
            </w:tcBorders>
            <w:shd w:val="clear" w:color="auto" w:fill="auto"/>
            <w:vAlign w:val="center"/>
            <w:hideMark/>
            <w:tcPrChange w:id="293"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3A20D968"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0.22 (0.10, 0.40)</w:t>
            </w:r>
          </w:p>
        </w:tc>
        <w:tc>
          <w:tcPr>
            <w:tcW w:w="699" w:type="pct"/>
            <w:tcBorders>
              <w:top w:val="nil"/>
              <w:left w:val="nil"/>
              <w:bottom w:val="nil"/>
              <w:right w:val="nil"/>
            </w:tcBorders>
            <w:shd w:val="clear" w:color="auto" w:fill="auto"/>
            <w:vAlign w:val="center"/>
            <w:hideMark/>
            <w:tcPrChange w:id="294"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19413E1B"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0.04 (-0.08, 0.22)</w:t>
            </w:r>
          </w:p>
        </w:tc>
        <w:tc>
          <w:tcPr>
            <w:tcW w:w="83" w:type="pct"/>
            <w:vAlign w:val="center"/>
            <w:hideMark/>
            <w:tcPrChange w:id="295" w:author="Min Fan" w:date="2025-06-09T15:19:00Z" w16du:dateUtc="2025-06-09T07:19:00Z">
              <w:tcPr>
                <w:tcW w:w="83" w:type="pct"/>
                <w:vAlign w:val="center"/>
                <w:hideMark/>
              </w:tcPr>
            </w:tcPrChange>
          </w:tcPr>
          <w:p w14:paraId="76F844AF"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36B1FC03" w14:textId="77777777" w:rsidTr="00E0615E">
        <w:trPr>
          <w:trHeight w:val="227"/>
          <w:trPrChange w:id="296" w:author="Min Fan" w:date="2025-06-09T15:19:00Z" w16du:dateUtc="2025-06-09T07:19:00Z">
            <w:trPr>
              <w:trHeight w:val="557"/>
            </w:trPr>
          </w:trPrChange>
        </w:trPr>
        <w:tc>
          <w:tcPr>
            <w:tcW w:w="3039" w:type="pct"/>
            <w:tcBorders>
              <w:top w:val="nil"/>
              <w:left w:val="nil"/>
              <w:bottom w:val="single" w:sz="8" w:space="0" w:color="auto"/>
              <w:right w:val="nil"/>
            </w:tcBorders>
            <w:shd w:val="clear" w:color="auto" w:fill="auto"/>
            <w:vAlign w:val="center"/>
            <w:hideMark/>
            <w:tcPrChange w:id="297" w:author="Min Fan" w:date="2025-06-09T15:19:00Z" w16du:dateUtc="2025-06-09T07:19:00Z">
              <w:tcPr>
                <w:tcW w:w="3039" w:type="pct"/>
                <w:gridSpan w:val="2"/>
                <w:tcBorders>
                  <w:top w:val="nil"/>
                  <w:left w:val="nil"/>
                  <w:bottom w:val="single" w:sz="8" w:space="0" w:color="auto"/>
                  <w:right w:val="nil"/>
                </w:tcBorders>
                <w:shd w:val="clear" w:color="auto" w:fill="auto"/>
                <w:vAlign w:val="center"/>
                <w:hideMark/>
              </w:tcPr>
            </w:tcPrChange>
          </w:tcPr>
          <w:p w14:paraId="362D8911" w14:textId="77777777"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DengXian" w:hAnsi="Palatino Linotype" w:cs="Times New Roman"/>
                <w:color w:val="000000"/>
                <w:kern w:val="0"/>
                <w:sz w:val="20"/>
                <w:szCs w:val="20"/>
                <w:lang w:val="en-US" w:eastAsia="zh-CN"/>
                <w14:ligatures w14:val="none"/>
              </w:rPr>
              <w:t xml:space="preserve"> &gt;=65</w:t>
            </w:r>
          </w:p>
        </w:tc>
        <w:tc>
          <w:tcPr>
            <w:tcW w:w="566" w:type="pct"/>
            <w:tcBorders>
              <w:top w:val="nil"/>
              <w:left w:val="nil"/>
              <w:bottom w:val="single" w:sz="8" w:space="0" w:color="auto"/>
              <w:right w:val="nil"/>
            </w:tcBorders>
            <w:shd w:val="clear" w:color="auto" w:fill="auto"/>
            <w:vAlign w:val="center"/>
            <w:hideMark/>
            <w:tcPrChange w:id="298" w:author="Min Fan" w:date="2025-06-09T15:19:00Z" w16du:dateUtc="2025-06-09T07:19:00Z">
              <w:tcPr>
                <w:tcW w:w="566" w:type="pct"/>
                <w:tcBorders>
                  <w:top w:val="nil"/>
                  <w:left w:val="nil"/>
                  <w:bottom w:val="single" w:sz="8" w:space="0" w:color="auto"/>
                  <w:right w:val="nil"/>
                </w:tcBorders>
                <w:shd w:val="clear" w:color="auto" w:fill="auto"/>
                <w:vAlign w:val="center"/>
                <w:hideMark/>
              </w:tcPr>
            </w:tcPrChange>
          </w:tcPr>
          <w:p w14:paraId="0BF01C68"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0.30 (0.27, 0.33)</w:t>
            </w:r>
          </w:p>
        </w:tc>
        <w:tc>
          <w:tcPr>
            <w:tcW w:w="613" w:type="pct"/>
            <w:tcBorders>
              <w:top w:val="nil"/>
              <w:left w:val="nil"/>
              <w:bottom w:val="single" w:sz="8" w:space="0" w:color="auto"/>
              <w:right w:val="nil"/>
            </w:tcBorders>
            <w:shd w:val="clear" w:color="auto" w:fill="auto"/>
            <w:vAlign w:val="center"/>
            <w:hideMark/>
            <w:tcPrChange w:id="299" w:author="Min Fan" w:date="2025-06-09T15:19:00Z" w16du:dateUtc="2025-06-09T07:19:00Z">
              <w:tcPr>
                <w:tcW w:w="613" w:type="pct"/>
                <w:gridSpan w:val="2"/>
                <w:tcBorders>
                  <w:top w:val="nil"/>
                  <w:left w:val="nil"/>
                  <w:bottom w:val="single" w:sz="8" w:space="0" w:color="auto"/>
                  <w:right w:val="nil"/>
                </w:tcBorders>
                <w:shd w:val="clear" w:color="auto" w:fill="auto"/>
                <w:vAlign w:val="center"/>
                <w:hideMark/>
              </w:tcPr>
            </w:tcPrChange>
          </w:tcPr>
          <w:p w14:paraId="157E8359"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0.25 (0.11, 0.43)</w:t>
            </w:r>
          </w:p>
        </w:tc>
        <w:tc>
          <w:tcPr>
            <w:tcW w:w="699" w:type="pct"/>
            <w:tcBorders>
              <w:top w:val="nil"/>
              <w:left w:val="nil"/>
              <w:bottom w:val="single" w:sz="8" w:space="0" w:color="auto"/>
              <w:right w:val="nil"/>
            </w:tcBorders>
            <w:shd w:val="clear" w:color="auto" w:fill="auto"/>
            <w:vAlign w:val="center"/>
            <w:hideMark/>
            <w:tcPrChange w:id="300" w:author="Min Fan" w:date="2025-06-09T15:19:00Z" w16du:dateUtc="2025-06-09T07:19:00Z">
              <w:tcPr>
                <w:tcW w:w="699" w:type="pct"/>
                <w:gridSpan w:val="2"/>
                <w:tcBorders>
                  <w:top w:val="nil"/>
                  <w:left w:val="nil"/>
                  <w:bottom w:val="single" w:sz="8" w:space="0" w:color="auto"/>
                  <w:right w:val="nil"/>
                </w:tcBorders>
                <w:shd w:val="clear" w:color="auto" w:fill="auto"/>
                <w:vAlign w:val="center"/>
                <w:hideMark/>
              </w:tcPr>
            </w:tcPrChange>
          </w:tcPr>
          <w:p w14:paraId="31819E56"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-0.05 (-0.20, 0.12)</w:t>
            </w:r>
          </w:p>
        </w:tc>
        <w:tc>
          <w:tcPr>
            <w:tcW w:w="83" w:type="pct"/>
            <w:vAlign w:val="center"/>
            <w:hideMark/>
            <w:tcPrChange w:id="301" w:author="Min Fan" w:date="2025-06-09T15:19:00Z" w16du:dateUtc="2025-06-09T07:19:00Z">
              <w:tcPr>
                <w:tcW w:w="83" w:type="pct"/>
                <w:vAlign w:val="center"/>
                <w:hideMark/>
              </w:tcPr>
            </w:tcPrChange>
          </w:tcPr>
          <w:p w14:paraId="54A41B23"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453CEF5B" w14:textId="77777777" w:rsidTr="00E0615E">
        <w:trPr>
          <w:trHeight w:val="227"/>
          <w:trPrChange w:id="302"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303"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651DC0F3" w14:textId="77777777" w:rsidR="00D31072" w:rsidRPr="00D31072" w:rsidRDefault="00D31072" w:rsidP="00D31072">
            <w:pPr>
              <w:spacing w:after="0" w:line="240" w:lineRule="auto"/>
              <w:rPr>
                <w:rFonts w:ascii="Palatino Linotype" w:eastAsia="Times New Roman" w:hAnsi="Palatino Linotype" w:cs="Times New Roman"/>
                <w:b/>
                <w:bCs/>
                <w:color w:val="000000"/>
                <w:kern w:val="0"/>
                <w:sz w:val="20"/>
                <w:szCs w:val="20"/>
                <w:lang w:eastAsia="en-GB"/>
                <w14:ligatures w14:val="none"/>
              </w:rPr>
            </w:pPr>
            <w:r w:rsidRPr="00D31072">
              <w:rPr>
                <w:rFonts w:ascii="Palatino Linotype" w:eastAsia="Times New Roman" w:hAnsi="Palatino Linotype" w:cs="Times New Roman"/>
                <w:b/>
                <w:bCs/>
                <w:color w:val="000000"/>
                <w:kern w:val="0"/>
                <w:sz w:val="20"/>
                <w:szCs w:val="20"/>
                <w:lang w:val="en-US" w:eastAsia="en-GB"/>
                <w14:ligatures w14:val="none"/>
              </w:rPr>
              <w:t>Ischemic stroke</w:t>
            </w:r>
          </w:p>
        </w:tc>
        <w:tc>
          <w:tcPr>
            <w:tcW w:w="566" w:type="pct"/>
            <w:tcBorders>
              <w:top w:val="nil"/>
              <w:left w:val="nil"/>
              <w:bottom w:val="nil"/>
              <w:right w:val="nil"/>
            </w:tcBorders>
            <w:shd w:val="clear" w:color="auto" w:fill="auto"/>
            <w:vAlign w:val="center"/>
            <w:hideMark/>
            <w:tcPrChange w:id="304" w:author="Min Fan" w:date="2025-06-09T15:19:00Z" w16du:dateUtc="2025-06-09T07:19:00Z">
              <w:tcPr>
                <w:tcW w:w="566" w:type="pct"/>
                <w:tcBorders>
                  <w:top w:val="nil"/>
                  <w:left w:val="nil"/>
                  <w:bottom w:val="nil"/>
                  <w:right w:val="nil"/>
                </w:tcBorders>
                <w:shd w:val="clear" w:color="auto" w:fill="auto"/>
                <w:vAlign w:val="center"/>
                <w:hideMark/>
              </w:tcPr>
            </w:tcPrChange>
          </w:tcPr>
          <w:p w14:paraId="41801D84" w14:textId="77777777" w:rsidR="00D31072" w:rsidRPr="00D31072" w:rsidRDefault="00D31072" w:rsidP="00D31072">
            <w:pPr>
              <w:spacing w:after="0" w:line="240" w:lineRule="auto"/>
              <w:rPr>
                <w:rFonts w:ascii="Palatino Linotype" w:eastAsia="Times New Roman" w:hAnsi="Palatino Linotype" w:cs="Times New Roman"/>
                <w:b/>
                <w:bCs/>
                <w:color w:val="000000"/>
                <w:kern w:val="0"/>
                <w:sz w:val="20"/>
                <w:szCs w:val="20"/>
                <w:lang w:eastAsia="en-GB"/>
                <w14:ligatures w14:val="none"/>
              </w:rPr>
            </w:pPr>
          </w:p>
        </w:tc>
        <w:tc>
          <w:tcPr>
            <w:tcW w:w="613" w:type="pct"/>
            <w:tcBorders>
              <w:top w:val="nil"/>
              <w:left w:val="nil"/>
              <w:bottom w:val="nil"/>
              <w:right w:val="nil"/>
            </w:tcBorders>
            <w:shd w:val="clear" w:color="auto" w:fill="auto"/>
            <w:vAlign w:val="center"/>
            <w:hideMark/>
            <w:tcPrChange w:id="305"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6AF938BA" w14:textId="77777777" w:rsidR="00D31072" w:rsidRPr="00D31072" w:rsidRDefault="00D31072" w:rsidP="00D31072">
            <w:pPr>
              <w:spacing w:after="0" w:line="240" w:lineRule="auto"/>
              <w:jc w:val="right"/>
              <w:rPr>
                <w:rFonts w:ascii="Times New Roman" w:eastAsia="Times New Roman" w:hAnsi="Times New Roman" w:cs="Times New Roman"/>
                <w:kern w:val="0"/>
                <w:sz w:val="20"/>
                <w:szCs w:val="20"/>
                <w:lang w:eastAsia="en-GB"/>
                <w14:ligatures w14:val="none"/>
              </w:rPr>
            </w:pPr>
          </w:p>
        </w:tc>
        <w:tc>
          <w:tcPr>
            <w:tcW w:w="699" w:type="pct"/>
            <w:tcBorders>
              <w:top w:val="nil"/>
              <w:left w:val="nil"/>
              <w:bottom w:val="nil"/>
              <w:right w:val="nil"/>
            </w:tcBorders>
            <w:shd w:val="clear" w:color="auto" w:fill="auto"/>
            <w:vAlign w:val="center"/>
            <w:hideMark/>
            <w:tcPrChange w:id="306"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7602275C" w14:textId="77777777" w:rsidR="00D31072" w:rsidRPr="00D31072" w:rsidRDefault="00D31072" w:rsidP="00D31072">
            <w:pPr>
              <w:spacing w:after="0" w:line="240" w:lineRule="auto"/>
              <w:jc w:val="right"/>
              <w:rPr>
                <w:rFonts w:ascii="Times New Roman" w:eastAsia="Times New Roman" w:hAnsi="Times New Roman" w:cs="Times New Roman"/>
                <w:kern w:val="0"/>
                <w:sz w:val="20"/>
                <w:szCs w:val="20"/>
                <w:lang w:eastAsia="en-GB"/>
                <w14:ligatures w14:val="none"/>
              </w:rPr>
            </w:pPr>
          </w:p>
        </w:tc>
        <w:tc>
          <w:tcPr>
            <w:tcW w:w="83" w:type="pct"/>
            <w:vAlign w:val="center"/>
            <w:hideMark/>
            <w:tcPrChange w:id="307" w:author="Min Fan" w:date="2025-06-09T15:19:00Z" w16du:dateUtc="2025-06-09T07:19:00Z">
              <w:tcPr>
                <w:tcW w:w="83" w:type="pct"/>
                <w:vAlign w:val="center"/>
                <w:hideMark/>
              </w:tcPr>
            </w:tcPrChange>
          </w:tcPr>
          <w:p w14:paraId="4BACF4EC"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05F11DEC" w14:textId="77777777" w:rsidTr="00E0615E">
        <w:trPr>
          <w:trHeight w:val="227"/>
          <w:trPrChange w:id="308"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309"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4DB745EF" w14:textId="77777777"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Primary analysis</w:t>
            </w:r>
          </w:p>
        </w:tc>
        <w:tc>
          <w:tcPr>
            <w:tcW w:w="566" w:type="pct"/>
            <w:tcBorders>
              <w:top w:val="nil"/>
              <w:left w:val="nil"/>
              <w:bottom w:val="nil"/>
              <w:right w:val="nil"/>
            </w:tcBorders>
            <w:shd w:val="clear" w:color="auto" w:fill="auto"/>
            <w:vAlign w:val="center"/>
            <w:hideMark/>
            <w:tcPrChange w:id="310" w:author="Min Fan" w:date="2025-06-09T15:19:00Z" w16du:dateUtc="2025-06-09T07:19:00Z">
              <w:tcPr>
                <w:tcW w:w="566" w:type="pct"/>
                <w:tcBorders>
                  <w:top w:val="nil"/>
                  <w:left w:val="nil"/>
                  <w:bottom w:val="nil"/>
                  <w:right w:val="nil"/>
                </w:tcBorders>
                <w:shd w:val="clear" w:color="auto" w:fill="auto"/>
                <w:vAlign w:val="center"/>
                <w:hideMark/>
              </w:tcPr>
            </w:tcPrChange>
          </w:tcPr>
          <w:p w14:paraId="0B02AD6E"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0.14 (0.12, 0.16)</w:t>
            </w:r>
          </w:p>
        </w:tc>
        <w:tc>
          <w:tcPr>
            <w:tcW w:w="613" w:type="pct"/>
            <w:tcBorders>
              <w:top w:val="nil"/>
              <w:left w:val="nil"/>
              <w:bottom w:val="nil"/>
              <w:right w:val="nil"/>
            </w:tcBorders>
            <w:shd w:val="clear" w:color="auto" w:fill="auto"/>
            <w:vAlign w:val="center"/>
            <w:hideMark/>
            <w:tcPrChange w:id="311"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00C41301"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0.24 (0.11, 0.40)</w:t>
            </w:r>
          </w:p>
        </w:tc>
        <w:tc>
          <w:tcPr>
            <w:tcW w:w="699" w:type="pct"/>
            <w:tcBorders>
              <w:top w:val="nil"/>
              <w:left w:val="nil"/>
              <w:bottom w:val="nil"/>
              <w:right w:val="nil"/>
            </w:tcBorders>
            <w:shd w:val="clear" w:color="auto" w:fill="auto"/>
            <w:vAlign w:val="center"/>
            <w:hideMark/>
            <w:tcPrChange w:id="312"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7D19D01F"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0.10 (-0.03, 0.26)</w:t>
            </w:r>
          </w:p>
        </w:tc>
        <w:tc>
          <w:tcPr>
            <w:tcW w:w="83" w:type="pct"/>
            <w:vAlign w:val="center"/>
            <w:hideMark/>
            <w:tcPrChange w:id="313" w:author="Min Fan" w:date="2025-06-09T15:19:00Z" w16du:dateUtc="2025-06-09T07:19:00Z">
              <w:tcPr>
                <w:tcW w:w="83" w:type="pct"/>
                <w:vAlign w:val="center"/>
                <w:hideMark/>
              </w:tcPr>
            </w:tcPrChange>
          </w:tcPr>
          <w:p w14:paraId="62522F65"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5E370A0D" w14:textId="77777777" w:rsidTr="00E0615E">
        <w:trPr>
          <w:trHeight w:val="227"/>
          <w:trPrChange w:id="314"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315"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0E158D40" w14:textId="77777777"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DengXian" w:hAnsi="Palatino Linotype" w:cs="Times New Roman"/>
                <w:color w:val="000000"/>
                <w:kern w:val="0"/>
                <w:sz w:val="20"/>
                <w:szCs w:val="20"/>
                <w:lang w:val="en-US" w:eastAsia="zh-CN"/>
                <w14:ligatures w14:val="none"/>
              </w:rPr>
              <w:t>By sex</w:t>
            </w:r>
          </w:p>
        </w:tc>
        <w:tc>
          <w:tcPr>
            <w:tcW w:w="566" w:type="pct"/>
            <w:tcBorders>
              <w:top w:val="nil"/>
              <w:left w:val="nil"/>
              <w:bottom w:val="nil"/>
              <w:right w:val="nil"/>
            </w:tcBorders>
            <w:shd w:val="clear" w:color="auto" w:fill="auto"/>
            <w:vAlign w:val="center"/>
            <w:hideMark/>
            <w:tcPrChange w:id="316" w:author="Min Fan" w:date="2025-06-09T15:19:00Z" w16du:dateUtc="2025-06-09T07:19:00Z">
              <w:tcPr>
                <w:tcW w:w="566" w:type="pct"/>
                <w:tcBorders>
                  <w:top w:val="nil"/>
                  <w:left w:val="nil"/>
                  <w:bottom w:val="nil"/>
                  <w:right w:val="nil"/>
                </w:tcBorders>
                <w:shd w:val="clear" w:color="auto" w:fill="auto"/>
                <w:vAlign w:val="center"/>
                <w:hideMark/>
              </w:tcPr>
            </w:tcPrChange>
          </w:tcPr>
          <w:p w14:paraId="6BD891A9" w14:textId="77777777"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p>
        </w:tc>
        <w:tc>
          <w:tcPr>
            <w:tcW w:w="613" w:type="pct"/>
            <w:tcBorders>
              <w:top w:val="nil"/>
              <w:left w:val="nil"/>
              <w:bottom w:val="nil"/>
              <w:right w:val="nil"/>
            </w:tcBorders>
            <w:shd w:val="clear" w:color="auto" w:fill="auto"/>
            <w:vAlign w:val="center"/>
            <w:hideMark/>
            <w:tcPrChange w:id="317"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6E58F02F" w14:textId="77777777" w:rsidR="00D31072" w:rsidRPr="00D31072" w:rsidRDefault="00D31072" w:rsidP="00D31072">
            <w:pPr>
              <w:spacing w:after="0" w:line="240" w:lineRule="auto"/>
              <w:jc w:val="right"/>
              <w:rPr>
                <w:rFonts w:ascii="Times New Roman" w:eastAsia="Times New Roman" w:hAnsi="Times New Roman" w:cs="Times New Roman"/>
                <w:kern w:val="0"/>
                <w:sz w:val="20"/>
                <w:szCs w:val="20"/>
                <w:lang w:eastAsia="en-GB"/>
                <w14:ligatures w14:val="none"/>
              </w:rPr>
            </w:pPr>
          </w:p>
        </w:tc>
        <w:tc>
          <w:tcPr>
            <w:tcW w:w="699" w:type="pct"/>
            <w:tcBorders>
              <w:top w:val="nil"/>
              <w:left w:val="nil"/>
              <w:bottom w:val="nil"/>
              <w:right w:val="nil"/>
            </w:tcBorders>
            <w:shd w:val="clear" w:color="auto" w:fill="auto"/>
            <w:vAlign w:val="center"/>
            <w:hideMark/>
            <w:tcPrChange w:id="318"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65033B93" w14:textId="77777777" w:rsidR="00D31072" w:rsidRPr="00D31072" w:rsidRDefault="00D31072" w:rsidP="00D31072">
            <w:pPr>
              <w:spacing w:after="0" w:line="240" w:lineRule="auto"/>
              <w:jc w:val="right"/>
              <w:rPr>
                <w:rFonts w:ascii="Times New Roman" w:eastAsia="Times New Roman" w:hAnsi="Times New Roman" w:cs="Times New Roman"/>
                <w:kern w:val="0"/>
                <w:sz w:val="20"/>
                <w:szCs w:val="20"/>
                <w:lang w:eastAsia="en-GB"/>
                <w14:ligatures w14:val="none"/>
              </w:rPr>
            </w:pPr>
          </w:p>
        </w:tc>
        <w:tc>
          <w:tcPr>
            <w:tcW w:w="83" w:type="pct"/>
            <w:vAlign w:val="center"/>
            <w:hideMark/>
            <w:tcPrChange w:id="319" w:author="Min Fan" w:date="2025-06-09T15:19:00Z" w16du:dateUtc="2025-06-09T07:19:00Z">
              <w:tcPr>
                <w:tcW w:w="83" w:type="pct"/>
                <w:vAlign w:val="center"/>
                <w:hideMark/>
              </w:tcPr>
            </w:tcPrChange>
          </w:tcPr>
          <w:p w14:paraId="48116406"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785E8176" w14:textId="77777777" w:rsidTr="00E0615E">
        <w:trPr>
          <w:trHeight w:val="227"/>
          <w:trPrChange w:id="320"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321"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008986B1" w14:textId="36C23F59"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DengXian" w:hAnsi="Palatino Linotype" w:cs="Times New Roman"/>
                <w:color w:val="000000"/>
                <w:kern w:val="0"/>
                <w:sz w:val="20"/>
                <w:szCs w:val="20"/>
                <w:lang w:eastAsia="zh-CN"/>
                <w14:ligatures w14:val="none"/>
              </w:rPr>
              <w:t xml:space="preserve"> </w:t>
            </w:r>
            <w:ins w:id="322" w:author="Min Fan" w:date="2025-06-09T19:12:00Z" w16du:dateUtc="2025-06-09T11:12:00Z">
              <w:r w:rsidR="00982A0A">
                <w:rPr>
                  <w:rFonts w:ascii="Palatino Linotype" w:eastAsia="DengXian" w:hAnsi="Palatino Linotype" w:cs="Times New Roman" w:hint="eastAsia"/>
                  <w:color w:val="000000"/>
                  <w:kern w:val="0"/>
                  <w:sz w:val="20"/>
                  <w:szCs w:val="20"/>
                  <w:lang w:eastAsia="zh-CN"/>
                  <w14:ligatures w14:val="none"/>
                </w:rPr>
                <w:t xml:space="preserve">  </w:t>
              </w:r>
            </w:ins>
            <w:r w:rsidRPr="00D31072">
              <w:rPr>
                <w:rFonts w:ascii="Palatino Linotype" w:eastAsia="DengXian" w:hAnsi="Palatino Linotype" w:cs="Times New Roman"/>
                <w:color w:val="000000"/>
                <w:kern w:val="0"/>
                <w:sz w:val="20"/>
                <w:szCs w:val="20"/>
                <w:lang w:eastAsia="zh-CN"/>
                <w14:ligatures w14:val="none"/>
              </w:rPr>
              <w:t xml:space="preserve"> Male</w:t>
            </w:r>
          </w:p>
        </w:tc>
        <w:tc>
          <w:tcPr>
            <w:tcW w:w="566" w:type="pct"/>
            <w:tcBorders>
              <w:top w:val="nil"/>
              <w:left w:val="nil"/>
              <w:bottom w:val="nil"/>
              <w:right w:val="nil"/>
            </w:tcBorders>
            <w:shd w:val="clear" w:color="auto" w:fill="auto"/>
            <w:vAlign w:val="center"/>
            <w:hideMark/>
            <w:tcPrChange w:id="323" w:author="Min Fan" w:date="2025-06-09T15:19:00Z" w16du:dateUtc="2025-06-09T07:19:00Z">
              <w:tcPr>
                <w:tcW w:w="566" w:type="pct"/>
                <w:tcBorders>
                  <w:top w:val="nil"/>
                  <w:left w:val="nil"/>
                  <w:bottom w:val="nil"/>
                  <w:right w:val="nil"/>
                </w:tcBorders>
                <w:shd w:val="clear" w:color="auto" w:fill="auto"/>
                <w:vAlign w:val="center"/>
                <w:hideMark/>
              </w:tcPr>
            </w:tcPrChange>
          </w:tcPr>
          <w:p w14:paraId="3700F258"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0.18 (0.15, 0.20)</w:t>
            </w:r>
          </w:p>
        </w:tc>
        <w:tc>
          <w:tcPr>
            <w:tcW w:w="613" w:type="pct"/>
            <w:tcBorders>
              <w:top w:val="nil"/>
              <w:left w:val="nil"/>
              <w:bottom w:val="nil"/>
              <w:right w:val="nil"/>
            </w:tcBorders>
            <w:shd w:val="clear" w:color="auto" w:fill="auto"/>
            <w:vAlign w:val="center"/>
            <w:hideMark/>
            <w:tcPrChange w:id="324"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3A5DDCBB"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0.18 (&lt;0.01, 0.44)</w:t>
            </w:r>
          </w:p>
        </w:tc>
        <w:tc>
          <w:tcPr>
            <w:tcW w:w="699" w:type="pct"/>
            <w:tcBorders>
              <w:top w:val="nil"/>
              <w:left w:val="nil"/>
              <w:bottom w:val="nil"/>
              <w:right w:val="nil"/>
            </w:tcBorders>
            <w:shd w:val="clear" w:color="auto" w:fill="auto"/>
            <w:vAlign w:val="center"/>
            <w:hideMark/>
            <w:tcPrChange w:id="325"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3DE9D12B"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0.01 (-0.18, 0.27)</w:t>
            </w:r>
          </w:p>
        </w:tc>
        <w:tc>
          <w:tcPr>
            <w:tcW w:w="83" w:type="pct"/>
            <w:vAlign w:val="center"/>
            <w:hideMark/>
            <w:tcPrChange w:id="326" w:author="Min Fan" w:date="2025-06-09T15:19:00Z" w16du:dateUtc="2025-06-09T07:19:00Z">
              <w:tcPr>
                <w:tcW w:w="83" w:type="pct"/>
                <w:vAlign w:val="center"/>
                <w:hideMark/>
              </w:tcPr>
            </w:tcPrChange>
          </w:tcPr>
          <w:p w14:paraId="4E0A334A"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4DF99D64" w14:textId="77777777" w:rsidTr="00E0615E">
        <w:trPr>
          <w:trHeight w:val="227"/>
          <w:trPrChange w:id="327"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328"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5C997511" w14:textId="3B2E19A7"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eastAsia="en-GB"/>
                <w14:ligatures w14:val="none"/>
              </w:rPr>
              <w:t xml:space="preserve"> </w:t>
            </w:r>
            <w:ins w:id="329" w:author="Min Fan" w:date="2025-06-09T19:12:00Z" w16du:dateUtc="2025-06-09T11:12:00Z">
              <w:r w:rsidR="00982A0A">
                <w:rPr>
                  <w:rFonts w:ascii="Palatino Linotype" w:eastAsia="DengXian" w:hAnsi="Palatino Linotype" w:cs="Times New Roman" w:hint="eastAsia"/>
                  <w:color w:val="000000"/>
                  <w:kern w:val="0"/>
                  <w:sz w:val="20"/>
                  <w:szCs w:val="20"/>
                  <w:lang w:eastAsia="zh-CN"/>
                  <w14:ligatures w14:val="none"/>
                </w:rPr>
                <w:t xml:space="preserve">  </w:t>
              </w:r>
            </w:ins>
            <w:r w:rsidRPr="00D31072">
              <w:rPr>
                <w:rFonts w:ascii="Palatino Linotype" w:eastAsia="Times New Roman" w:hAnsi="Palatino Linotype" w:cs="Times New Roman"/>
                <w:color w:val="000000"/>
                <w:kern w:val="0"/>
                <w:sz w:val="20"/>
                <w:szCs w:val="20"/>
                <w:lang w:eastAsia="en-GB"/>
                <w14:ligatures w14:val="none"/>
              </w:rPr>
              <w:t xml:space="preserve"> Female</w:t>
            </w:r>
          </w:p>
        </w:tc>
        <w:tc>
          <w:tcPr>
            <w:tcW w:w="566" w:type="pct"/>
            <w:tcBorders>
              <w:top w:val="nil"/>
              <w:left w:val="nil"/>
              <w:bottom w:val="nil"/>
              <w:right w:val="nil"/>
            </w:tcBorders>
            <w:shd w:val="clear" w:color="auto" w:fill="auto"/>
            <w:vAlign w:val="center"/>
            <w:hideMark/>
            <w:tcPrChange w:id="330" w:author="Min Fan" w:date="2025-06-09T15:19:00Z" w16du:dateUtc="2025-06-09T07:19:00Z">
              <w:tcPr>
                <w:tcW w:w="566" w:type="pct"/>
                <w:tcBorders>
                  <w:top w:val="nil"/>
                  <w:left w:val="nil"/>
                  <w:bottom w:val="nil"/>
                  <w:right w:val="nil"/>
                </w:tcBorders>
                <w:shd w:val="clear" w:color="auto" w:fill="auto"/>
                <w:vAlign w:val="center"/>
                <w:hideMark/>
              </w:tcPr>
            </w:tcPrChange>
          </w:tcPr>
          <w:p w14:paraId="062CE7EB"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0.11 (0.08, 0.14)</w:t>
            </w:r>
          </w:p>
        </w:tc>
        <w:tc>
          <w:tcPr>
            <w:tcW w:w="613" w:type="pct"/>
            <w:tcBorders>
              <w:top w:val="nil"/>
              <w:left w:val="nil"/>
              <w:bottom w:val="nil"/>
              <w:right w:val="nil"/>
            </w:tcBorders>
            <w:shd w:val="clear" w:color="auto" w:fill="auto"/>
            <w:vAlign w:val="center"/>
            <w:hideMark/>
            <w:tcPrChange w:id="331"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03C9D494"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0.29 (0.09, 0.60)</w:t>
            </w:r>
          </w:p>
        </w:tc>
        <w:tc>
          <w:tcPr>
            <w:tcW w:w="699" w:type="pct"/>
            <w:tcBorders>
              <w:top w:val="nil"/>
              <w:left w:val="nil"/>
              <w:bottom w:val="nil"/>
              <w:right w:val="nil"/>
            </w:tcBorders>
            <w:shd w:val="clear" w:color="auto" w:fill="auto"/>
            <w:vAlign w:val="center"/>
            <w:hideMark/>
            <w:tcPrChange w:id="332"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70ECD9B3"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0.17 (-0.02, 0.48)</w:t>
            </w:r>
          </w:p>
        </w:tc>
        <w:tc>
          <w:tcPr>
            <w:tcW w:w="83" w:type="pct"/>
            <w:vAlign w:val="center"/>
            <w:hideMark/>
            <w:tcPrChange w:id="333" w:author="Min Fan" w:date="2025-06-09T15:19:00Z" w16du:dateUtc="2025-06-09T07:19:00Z">
              <w:tcPr>
                <w:tcW w:w="83" w:type="pct"/>
                <w:vAlign w:val="center"/>
                <w:hideMark/>
              </w:tcPr>
            </w:tcPrChange>
          </w:tcPr>
          <w:p w14:paraId="4968A11C"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646B53C0" w14:textId="77777777" w:rsidTr="00E0615E">
        <w:trPr>
          <w:trHeight w:val="227"/>
          <w:trPrChange w:id="334"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335"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7C17E695" w14:textId="77777777"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DengXian" w:hAnsi="Palatino Linotype" w:cs="Times New Roman"/>
                <w:color w:val="000000"/>
                <w:kern w:val="0"/>
                <w:sz w:val="20"/>
                <w:szCs w:val="20"/>
                <w:lang w:val="en-US" w:eastAsia="zh-CN"/>
                <w14:ligatures w14:val="none"/>
              </w:rPr>
              <w:t>By age (years old)</w:t>
            </w:r>
          </w:p>
        </w:tc>
        <w:tc>
          <w:tcPr>
            <w:tcW w:w="566" w:type="pct"/>
            <w:tcBorders>
              <w:top w:val="nil"/>
              <w:left w:val="nil"/>
              <w:bottom w:val="nil"/>
              <w:right w:val="nil"/>
            </w:tcBorders>
            <w:shd w:val="clear" w:color="auto" w:fill="auto"/>
            <w:vAlign w:val="center"/>
            <w:hideMark/>
            <w:tcPrChange w:id="336" w:author="Min Fan" w:date="2025-06-09T15:19:00Z" w16du:dateUtc="2025-06-09T07:19:00Z">
              <w:tcPr>
                <w:tcW w:w="566" w:type="pct"/>
                <w:tcBorders>
                  <w:top w:val="nil"/>
                  <w:left w:val="nil"/>
                  <w:bottom w:val="nil"/>
                  <w:right w:val="nil"/>
                </w:tcBorders>
                <w:shd w:val="clear" w:color="auto" w:fill="auto"/>
                <w:vAlign w:val="center"/>
                <w:hideMark/>
              </w:tcPr>
            </w:tcPrChange>
          </w:tcPr>
          <w:p w14:paraId="3BF5D97E" w14:textId="77777777"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p>
        </w:tc>
        <w:tc>
          <w:tcPr>
            <w:tcW w:w="613" w:type="pct"/>
            <w:tcBorders>
              <w:top w:val="nil"/>
              <w:left w:val="nil"/>
              <w:bottom w:val="nil"/>
              <w:right w:val="nil"/>
            </w:tcBorders>
            <w:shd w:val="clear" w:color="auto" w:fill="auto"/>
            <w:vAlign w:val="center"/>
            <w:hideMark/>
            <w:tcPrChange w:id="337"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61A577E2" w14:textId="77777777" w:rsidR="00D31072" w:rsidRPr="00D31072" w:rsidRDefault="00D31072" w:rsidP="00D31072">
            <w:pPr>
              <w:spacing w:after="0" w:line="240" w:lineRule="auto"/>
              <w:jc w:val="right"/>
              <w:rPr>
                <w:rFonts w:ascii="Times New Roman" w:eastAsia="Times New Roman" w:hAnsi="Times New Roman" w:cs="Times New Roman"/>
                <w:kern w:val="0"/>
                <w:sz w:val="20"/>
                <w:szCs w:val="20"/>
                <w:lang w:eastAsia="en-GB"/>
                <w14:ligatures w14:val="none"/>
              </w:rPr>
            </w:pPr>
          </w:p>
        </w:tc>
        <w:tc>
          <w:tcPr>
            <w:tcW w:w="699" w:type="pct"/>
            <w:tcBorders>
              <w:top w:val="nil"/>
              <w:left w:val="nil"/>
              <w:bottom w:val="nil"/>
              <w:right w:val="nil"/>
            </w:tcBorders>
            <w:shd w:val="clear" w:color="auto" w:fill="auto"/>
            <w:vAlign w:val="center"/>
            <w:hideMark/>
            <w:tcPrChange w:id="338"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23F51363" w14:textId="77777777" w:rsidR="00D31072" w:rsidRPr="00D31072" w:rsidRDefault="00D31072" w:rsidP="00D31072">
            <w:pPr>
              <w:spacing w:after="0" w:line="240" w:lineRule="auto"/>
              <w:jc w:val="right"/>
              <w:rPr>
                <w:rFonts w:ascii="Times New Roman" w:eastAsia="Times New Roman" w:hAnsi="Times New Roman" w:cs="Times New Roman"/>
                <w:kern w:val="0"/>
                <w:sz w:val="20"/>
                <w:szCs w:val="20"/>
                <w:lang w:eastAsia="en-GB"/>
                <w14:ligatures w14:val="none"/>
              </w:rPr>
            </w:pPr>
          </w:p>
        </w:tc>
        <w:tc>
          <w:tcPr>
            <w:tcW w:w="83" w:type="pct"/>
            <w:vAlign w:val="center"/>
            <w:hideMark/>
            <w:tcPrChange w:id="339" w:author="Min Fan" w:date="2025-06-09T15:19:00Z" w16du:dateUtc="2025-06-09T07:19:00Z">
              <w:tcPr>
                <w:tcW w:w="83" w:type="pct"/>
                <w:vAlign w:val="center"/>
                <w:hideMark/>
              </w:tcPr>
            </w:tcPrChange>
          </w:tcPr>
          <w:p w14:paraId="0BF5813A"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11FC9474" w14:textId="77777777" w:rsidTr="00E0615E">
        <w:trPr>
          <w:trHeight w:val="227"/>
          <w:trPrChange w:id="340"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341"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0478EA1C" w14:textId="5A6D0B44"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DengXian" w:hAnsi="Palatino Linotype" w:cs="Times New Roman"/>
                <w:color w:val="000000"/>
                <w:kern w:val="0"/>
                <w:sz w:val="20"/>
                <w:szCs w:val="20"/>
                <w:lang w:val="en-US" w:eastAsia="zh-CN"/>
                <w14:ligatures w14:val="none"/>
              </w:rPr>
              <w:t xml:space="preserve">  </w:t>
            </w:r>
            <w:ins w:id="342" w:author="Min Fan" w:date="2025-06-09T19:12:00Z" w16du:dateUtc="2025-06-09T11:12:00Z">
              <w:r w:rsidR="00982A0A">
                <w:rPr>
                  <w:rFonts w:ascii="Palatino Linotype" w:eastAsia="DengXian" w:hAnsi="Palatino Linotype" w:cs="Times New Roman" w:hint="eastAsia"/>
                  <w:color w:val="000000"/>
                  <w:kern w:val="0"/>
                  <w:sz w:val="20"/>
                  <w:szCs w:val="20"/>
                  <w:lang w:val="en-US" w:eastAsia="zh-CN"/>
                  <w14:ligatures w14:val="none"/>
                </w:rPr>
                <w:t xml:space="preserve">  </w:t>
              </w:r>
            </w:ins>
            <w:r w:rsidRPr="00D31072">
              <w:rPr>
                <w:rFonts w:ascii="Palatino Linotype" w:eastAsia="DengXian" w:hAnsi="Palatino Linotype" w:cs="Times New Roman"/>
                <w:color w:val="000000"/>
                <w:kern w:val="0"/>
                <w:sz w:val="20"/>
                <w:szCs w:val="20"/>
                <w:lang w:val="en-US" w:eastAsia="zh-CN"/>
                <w14:ligatures w14:val="none"/>
              </w:rPr>
              <w:t>&lt;65</w:t>
            </w:r>
          </w:p>
        </w:tc>
        <w:tc>
          <w:tcPr>
            <w:tcW w:w="566" w:type="pct"/>
            <w:tcBorders>
              <w:top w:val="nil"/>
              <w:left w:val="nil"/>
              <w:bottom w:val="nil"/>
              <w:right w:val="nil"/>
            </w:tcBorders>
            <w:shd w:val="clear" w:color="auto" w:fill="auto"/>
            <w:vAlign w:val="center"/>
            <w:hideMark/>
            <w:tcPrChange w:id="343" w:author="Min Fan" w:date="2025-06-09T15:19:00Z" w16du:dateUtc="2025-06-09T07:19:00Z">
              <w:tcPr>
                <w:tcW w:w="566" w:type="pct"/>
                <w:tcBorders>
                  <w:top w:val="nil"/>
                  <w:left w:val="nil"/>
                  <w:bottom w:val="nil"/>
                  <w:right w:val="nil"/>
                </w:tcBorders>
                <w:shd w:val="clear" w:color="auto" w:fill="auto"/>
                <w:vAlign w:val="center"/>
                <w:hideMark/>
              </w:tcPr>
            </w:tcPrChange>
          </w:tcPr>
          <w:p w14:paraId="2DB9E33A"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0.10 (0.07, 0.13)</w:t>
            </w:r>
          </w:p>
        </w:tc>
        <w:tc>
          <w:tcPr>
            <w:tcW w:w="613" w:type="pct"/>
            <w:tcBorders>
              <w:top w:val="nil"/>
              <w:left w:val="nil"/>
              <w:bottom w:val="nil"/>
              <w:right w:val="nil"/>
            </w:tcBorders>
            <w:shd w:val="clear" w:color="auto" w:fill="auto"/>
            <w:vAlign w:val="center"/>
            <w:hideMark/>
            <w:tcPrChange w:id="344"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4F4F049B"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0.29 (0.08, 0.55)</w:t>
            </w:r>
          </w:p>
        </w:tc>
        <w:tc>
          <w:tcPr>
            <w:tcW w:w="699" w:type="pct"/>
            <w:tcBorders>
              <w:top w:val="nil"/>
              <w:left w:val="nil"/>
              <w:bottom w:val="nil"/>
              <w:right w:val="nil"/>
            </w:tcBorders>
            <w:shd w:val="clear" w:color="auto" w:fill="auto"/>
            <w:vAlign w:val="center"/>
            <w:hideMark/>
            <w:tcPrChange w:id="345"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257094AA"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0.19 (-0.01, 0.44)</w:t>
            </w:r>
          </w:p>
        </w:tc>
        <w:tc>
          <w:tcPr>
            <w:tcW w:w="83" w:type="pct"/>
            <w:vAlign w:val="center"/>
            <w:hideMark/>
            <w:tcPrChange w:id="346" w:author="Min Fan" w:date="2025-06-09T15:19:00Z" w16du:dateUtc="2025-06-09T07:19:00Z">
              <w:tcPr>
                <w:tcW w:w="83" w:type="pct"/>
                <w:vAlign w:val="center"/>
                <w:hideMark/>
              </w:tcPr>
            </w:tcPrChange>
          </w:tcPr>
          <w:p w14:paraId="6B03F5E0"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2EC6C674" w14:textId="77777777" w:rsidTr="00E0615E">
        <w:trPr>
          <w:trHeight w:val="227"/>
          <w:trPrChange w:id="347"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348"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21D7E635" w14:textId="3E05AB2F"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DengXian" w:hAnsi="Palatino Linotype" w:cs="Times New Roman"/>
                <w:color w:val="000000"/>
                <w:kern w:val="0"/>
                <w:sz w:val="20"/>
                <w:szCs w:val="20"/>
                <w:lang w:val="en-US" w:eastAsia="zh-CN"/>
                <w14:ligatures w14:val="none"/>
              </w:rPr>
              <w:t xml:space="preserve">  </w:t>
            </w:r>
            <w:ins w:id="349" w:author="Min Fan" w:date="2025-06-09T19:12:00Z" w16du:dateUtc="2025-06-09T11:12:00Z">
              <w:r w:rsidR="00982A0A">
                <w:rPr>
                  <w:rFonts w:ascii="Palatino Linotype" w:eastAsia="DengXian" w:hAnsi="Palatino Linotype" w:cs="Times New Roman" w:hint="eastAsia"/>
                  <w:color w:val="000000"/>
                  <w:kern w:val="0"/>
                  <w:sz w:val="20"/>
                  <w:szCs w:val="20"/>
                  <w:lang w:val="en-US" w:eastAsia="zh-CN"/>
                  <w14:ligatures w14:val="none"/>
                </w:rPr>
                <w:t xml:space="preserve">  </w:t>
              </w:r>
            </w:ins>
            <w:r w:rsidRPr="00D31072">
              <w:rPr>
                <w:rFonts w:ascii="DengXian" w:eastAsia="DengXian" w:hAnsi="DengXian" w:cs="Times New Roman" w:hint="eastAsia"/>
                <w:color w:val="000000"/>
                <w:kern w:val="0"/>
                <w:sz w:val="20"/>
                <w:szCs w:val="20"/>
                <w:lang w:val="en-US" w:eastAsia="zh-CN"/>
                <w14:ligatures w14:val="none"/>
              </w:rPr>
              <w:t>≥</w:t>
            </w:r>
            <w:r w:rsidRPr="00D31072">
              <w:rPr>
                <w:rFonts w:ascii="Palatino Linotype" w:eastAsia="DengXian" w:hAnsi="Palatino Linotype" w:cs="Times New Roman"/>
                <w:color w:val="000000"/>
                <w:kern w:val="0"/>
                <w:sz w:val="20"/>
                <w:szCs w:val="20"/>
                <w:lang w:val="en-US" w:eastAsia="zh-CN"/>
                <w14:ligatures w14:val="none"/>
              </w:rPr>
              <w:t>65</w:t>
            </w:r>
          </w:p>
        </w:tc>
        <w:tc>
          <w:tcPr>
            <w:tcW w:w="566" w:type="pct"/>
            <w:tcBorders>
              <w:top w:val="nil"/>
              <w:left w:val="nil"/>
              <w:bottom w:val="nil"/>
              <w:right w:val="nil"/>
            </w:tcBorders>
            <w:shd w:val="clear" w:color="auto" w:fill="auto"/>
            <w:vAlign w:val="center"/>
            <w:hideMark/>
            <w:tcPrChange w:id="350" w:author="Min Fan" w:date="2025-06-09T15:19:00Z" w16du:dateUtc="2025-06-09T07:19:00Z">
              <w:tcPr>
                <w:tcW w:w="566" w:type="pct"/>
                <w:tcBorders>
                  <w:top w:val="nil"/>
                  <w:left w:val="nil"/>
                  <w:bottom w:val="nil"/>
                  <w:right w:val="nil"/>
                </w:tcBorders>
                <w:shd w:val="clear" w:color="auto" w:fill="auto"/>
                <w:vAlign w:val="center"/>
                <w:hideMark/>
              </w:tcPr>
            </w:tcPrChange>
          </w:tcPr>
          <w:p w14:paraId="72A73E57"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0.15 (0.13, 0.17)</w:t>
            </w:r>
          </w:p>
        </w:tc>
        <w:tc>
          <w:tcPr>
            <w:tcW w:w="613" w:type="pct"/>
            <w:tcBorders>
              <w:top w:val="nil"/>
              <w:left w:val="nil"/>
              <w:bottom w:val="nil"/>
              <w:right w:val="nil"/>
            </w:tcBorders>
            <w:shd w:val="clear" w:color="auto" w:fill="auto"/>
            <w:vAlign w:val="center"/>
            <w:hideMark/>
            <w:tcPrChange w:id="351"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150F8D90"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0.14 (0.02, 0.28)</w:t>
            </w:r>
          </w:p>
        </w:tc>
        <w:tc>
          <w:tcPr>
            <w:tcW w:w="699" w:type="pct"/>
            <w:tcBorders>
              <w:top w:val="nil"/>
              <w:left w:val="nil"/>
              <w:bottom w:val="nil"/>
              <w:right w:val="nil"/>
            </w:tcBorders>
            <w:shd w:val="clear" w:color="auto" w:fill="auto"/>
            <w:vAlign w:val="center"/>
            <w:hideMark/>
            <w:tcPrChange w:id="352"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10B68DD4"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-0.01 (-0.13, 0.13)</w:t>
            </w:r>
          </w:p>
        </w:tc>
        <w:tc>
          <w:tcPr>
            <w:tcW w:w="83" w:type="pct"/>
            <w:vAlign w:val="center"/>
            <w:hideMark/>
            <w:tcPrChange w:id="353" w:author="Min Fan" w:date="2025-06-09T15:19:00Z" w16du:dateUtc="2025-06-09T07:19:00Z">
              <w:tcPr>
                <w:tcW w:w="83" w:type="pct"/>
                <w:vAlign w:val="center"/>
                <w:hideMark/>
              </w:tcPr>
            </w:tcPrChange>
          </w:tcPr>
          <w:p w14:paraId="466BC08D"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38DA6449" w14:textId="77777777" w:rsidTr="00E0615E">
        <w:trPr>
          <w:trHeight w:val="227"/>
          <w:trPrChange w:id="354"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355"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1AB812D4" w14:textId="77777777" w:rsidR="00D31072" w:rsidRPr="00D31072" w:rsidRDefault="00D31072" w:rsidP="00D31072">
            <w:pPr>
              <w:spacing w:after="0" w:line="240" w:lineRule="auto"/>
              <w:rPr>
                <w:rFonts w:ascii="Palatino Linotype" w:eastAsia="Times New Roman" w:hAnsi="Palatino Linotype" w:cs="Times New Roman"/>
                <w:b/>
                <w:bCs/>
                <w:color w:val="000000"/>
                <w:kern w:val="0"/>
                <w:sz w:val="20"/>
                <w:szCs w:val="20"/>
                <w:lang w:eastAsia="en-GB"/>
                <w14:ligatures w14:val="none"/>
              </w:rPr>
            </w:pPr>
            <w:r w:rsidRPr="00D31072">
              <w:rPr>
                <w:rFonts w:ascii="Palatino Linotype" w:eastAsia="DengXian" w:hAnsi="Palatino Linotype" w:cs="Times New Roman"/>
                <w:b/>
                <w:bCs/>
                <w:color w:val="000000"/>
                <w:kern w:val="0"/>
                <w:sz w:val="20"/>
                <w:szCs w:val="20"/>
                <w:lang w:val="en-US" w:eastAsia="en-GB"/>
                <w14:ligatures w14:val="none"/>
              </w:rPr>
              <w:t>Haemorraghic stroke</w:t>
            </w:r>
          </w:p>
        </w:tc>
        <w:tc>
          <w:tcPr>
            <w:tcW w:w="566" w:type="pct"/>
            <w:tcBorders>
              <w:top w:val="nil"/>
              <w:left w:val="nil"/>
              <w:bottom w:val="nil"/>
              <w:right w:val="nil"/>
            </w:tcBorders>
            <w:shd w:val="clear" w:color="auto" w:fill="auto"/>
            <w:vAlign w:val="center"/>
            <w:hideMark/>
            <w:tcPrChange w:id="356" w:author="Min Fan" w:date="2025-06-09T15:19:00Z" w16du:dateUtc="2025-06-09T07:19:00Z">
              <w:tcPr>
                <w:tcW w:w="566" w:type="pct"/>
                <w:tcBorders>
                  <w:top w:val="nil"/>
                  <w:left w:val="nil"/>
                  <w:bottom w:val="nil"/>
                  <w:right w:val="nil"/>
                </w:tcBorders>
                <w:shd w:val="clear" w:color="auto" w:fill="auto"/>
                <w:vAlign w:val="center"/>
                <w:hideMark/>
              </w:tcPr>
            </w:tcPrChange>
          </w:tcPr>
          <w:p w14:paraId="22B71BD2" w14:textId="77777777" w:rsidR="00D31072" w:rsidRPr="00D31072" w:rsidRDefault="00D31072" w:rsidP="00D31072">
            <w:pPr>
              <w:spacing w:after="0" w:line="240" w:lineRule="auto"/>
              <w:rPr>
                <w:rFonts w:ascii="Palatino Linotype" w:eastAsia="Times New Roman" w:hAnsi="Palatino Linotype" w:cs="Times New Roman"/>
                <w:b/>
                <w:bCs/>
                <w:color w:val="000000"/>
                <w:kern w:val="0"/>
                <w:sz w:val="20"/>
                <w:szCs w:val="20"/>
                <w:lang w:eastAsia="en-GB"/>
                <w14:ligatures w14:val="none"/>
              </w:rPr>
            </w:pPr>
          </w:p>
        </w:tc>
        <w:tc>
          <w:tcPr>
            <w:tcW w:w="613" w:type="pct"/>
            <w:tcBorders>
              <w:top w:val="nil"/>
              <w:left w:val="nil"/>
              <w:bottom w:val="nil"/>
              <w:right w:val="nil"/>
            </w:tcBorders>
            <w:shd w:val="clear" w:color="auto" w:fill="auto"/>
            <w:vAlign w:val="center"/>
            <w:hideMark/>
            <w:tcPrChange w:id="357"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65B301BB" w14:textId="77777777" w:rsidR="00D31072" w:rsidRPr="00D31072" w:rsidRDefault="00D31072" w:rsidP="00D31072">
            <w:pPr>
              <w:spacing w:after="0" w:line="240" w:lineRule="auto"/>
              <w:jc w:val="right"/>
              <w:rPr>
                <w:rFonts w:ascii="Times New Roman" w:eastAsia="Times New Roman" w:hAnsi="Times New Roman" w:cs="Times New Roman"/>
                <w:kern w:val="0"/>
                <w:sz w:val="20"/>
                <w:szCs w:val="20"/>
                <w:lang w:eastAsia="en-GB"/>
                <w14:ligatures w14:val="none"/>
              </w:rPr>
            </w:pPr>
          </w:p>
        </w:tc>
        <w:tc>
          <w:tcPr>
            <w:tcW w:w="699" w:type="pct"/>
            <w:tcBorders>
              <w:top w:val="nil"/>
              <w:left w:val="nil"/>
              <w:bottom w:val="nil"/>
              <w:right w:val="nil"/>
            </w:tcBorders>
            <w:shd w:val="clear" w:color="auto" w:fill="auto"/>
            <w:vAlign w:val="center"/>
            <w:hideMark/>
            <w:tcPrChange w:id="358"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1F5656DA" w14:textId="77777777" w:rsidR="00D31072" w:rsidRPr="00D31072" w:rsidRDefault="00D31072" w:rsidP="00D31072">
            <w:pPr>
              <w:spacing w:after="0" w:line="240" w:lineRule="auto"/>
              <w:jc w:val="right"/>
              <w:rPr>
                <w:rFonts w:ascii="Times New Roman" w:eastAsia="Times New Roman" w:hAnsi="Times New Roman" w:cs="Times New Roman"/>
                <w:kern w:val="0"/>
                <w:sz w:val="20"/>
                <w:szCs w:val="20"/>
                <w:lang w:eastAsia="en-GB"/>
                <w14:ligatures w14:val="none"/>
              </w:rPr>
            </w:pPr>
          </w:p>
        </w:tc>
        <w:tc>
          <w:tcPr>
            <w:tcW w:w="83" w:type="pct"/>
            <w:vAlign w:val="center"/>
            <w:hideMark/>
            <w:tcPrChange w:id="359" w:author="Min Fan" w:date="2025-06-09T15:19:00Z" w16du:dateUtc="2025-06-09T07:19:00Z">
              <w:tcPr>
                <w:tcW w:w="83" w:type="pct"/>
                <w:vAlign w:val="center"/>
                <w:hideMark/>
              </w:tcPr>
            </w:tcPrChange>
          </w:tcPr>
          <w:p w14:paraId="4E4E9C98"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1FAC6E98" w14:textId="77777777" w:rsidTr="00E0615E">
        <w:trPr>
          <w:trHeight w:val="227"/>
          <w:trPrChange w:id="360"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361"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2D462208" w14:textId="77777777"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lastRenderedPageBreak/>
              <w:t>Primary analysis</w:t>
            </w:r>
          </w:p>
        </w:tc>
        <w:tc>
          <w:tcPr>
            <w:tcW w:w="566" w:type="pct"/>
            <w:tcBorders>
              <w:top w:val="nil"/>
              <w:left w:val="nil"/>
              <w:bottom w:val="nil"/>
              <w:right w:val="nil"/>
            </w:tcBorders>
            <w:shd w:val="clear" w:color="auto" w:fill="auto"/>
            <w:vAlign w:val="center"/>
            <w:hideMark/>
            <w:tcPrChange w:id="362" w:author="Min Fan" w:date="2025-06-09T15:19:00Z" w16du:dateUtc="2025-06-09T07:19:00Z">
              <w:tcPr>
                <w:tcW w:w="566" w:type="pct"/>
                <w:tcBorders>
                  <w:top w:val="nil"/>
                  <w:left w:val="nil"/>
                  <w:bottom w:val="nil"/>
                  <w:right w:val="nil"/>
                </w:tcBorders>
                <w:shd w:val="clear" w:color="auto" w:fill="auto"/>
                <w:vAlign w:val="center"/>
                <w:hideMark/>
              </w:tcPr>
            </w:tcPrChange>
          </w:tcPr>
          <w:p w14:paraId="76945AC1"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0.08 (0.06, 0.10)</w:t>
            </w:r>
          </w:p>
        </w:tc>
        <w:tc>
          <w:tcPr>
            <w:tcW w:w="613" w:type="pct"/>
            <w:tcBorders>
              <w:top w:val="nil"/>
              <w:left w:val="nil"/>
              <w:bottom w:val="nil"/>
              <w:right w:val="nil"/>
            </w:tcBorders>
            <w:shd w:val="clear" w:color="auto" w:fill="auto"/>
            <w:vAlign w:val="center"/>
            <w:hideMark/>
            <w:tcPrChange w:id="363"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346A93C0"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0.11 (0.04, 0.18)</w:t>
            </w:r>
          </w:p>
        </w:tc>
        <w:tc>
          <w:tcPr>
            <w:tcW w:w="699" w:type="pct"/>
            <w:tcBorders>
              <w:top w:val="nil"/>
              <w:left w:val="nil"/>
              <w:bottom w:val="nil"/>
              <w:right w:val="nil"/>
            </w:tcBorders>
            <w:shd w:val="clear" w:color="auto" w:fill="auto"/>
            <w:vAlign w:val="center"/>
            <w:hideMark/>
            <w:tcPrChange w:id="364"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77B30D54"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0.02 (-0.04, 0.10)</w:t>
            </w:r>
          </w:p>
        </w:tc>
        <w:tc>
          <w:tcPr>
            <w:tcW w:w="83" w:type="pct"/>
            <w:vAlign w:val="center"/>
            <w:hideMark/>
            <w:tcPrChange w:id="365" w:author="Min Fan" w:date="2025-06-09T15:19:00Z" w16du:dateUtc="2025-06-09T07:19:00Z">
              <w:tcPr>
                <w:tcW w:w="83" w:type="pct"/>
                <w:vAlign w:val="center"/>
                <w:hideMark/>
              </w:tcPr>
            </w:tcPrChange>
          </w:tcPr>
          <w:p w14:paraId="2B1354E4"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675BFB10" w14:textId="77777777" w:rsidTr="00E0615E">
        <w:trPr>
          <w:trHeight w:val="227"/>
          <w:trPrChange w:id="366"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367"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351B86CD" w14:textId="77777777"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DengXian" w:hAnsi="Palatino Linotype" w:cs="Times New Roman"/>
                <w:color w:val="000000"/>
                <w:kern w:val="0"/>
                <w:sz w:val="20"/>
                <w:szCs w:val="20"/>
                <w:lang w:val="en-US" w:eastAsia="zh-CN"/>
                <w14:ligatures w14:val="none"/>
              </w:rPr>
              <w:t>By sex</w:t>
            </w:r>
          </w:p>
        </w:tc>
        <w:tc>
          <w:tcPr>
            <w:tcW w:w="566" w:type="pct"/>
            <w:tcBorders>
              <w:top w:val="nil"/>
              <w:left w:val="nil"/>
              <w:bottom w:val="nil"/>
              <w:right w:val="nil"/>
            </w:tcBorders>
            <w:shd w:val="clear" w:color="auto" w:fill="auto"/>
            <w:vAlign w:val="center"/>
            <w:hideMark/>
            <w:tcPrChange w:id="368" w:author="Min Fan" w:date="2025-06-09T15:19:00Z" w16du:dateUtc="2025-06-09T07:19:00Z">
              <w:tcPr>
                <w:tcW w:w="566" w:type="pct"/>
                <w:tcBorders>
                  <w:top w:val="nil"/>
                  <w:left w:val="nil"/>
                  <w:bottom w:val="nil"/>
                  <w:right w:val="nil"/>
                </w:tcBorders>
                <w:shd w:val="clear" w:color="auto" w:fill="auto"/>
                <w:vAlign w:val="center"/>
                <w:hideMark/>
              </w:tcPr>
            </w:tcPrChange>
          </w:tcPr>
          <w:p w14:paraId="7C0F282E" w14:textId="77777777"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p>
        </w:tc>
        <w:tc>
          <w:tcPr>
            <w:tcW w:w="613" w:type="pct"/>
            <w:tcBorders>
              <w:top w:val="nil"/>
              <w:left w:val="nil"/>
              <w:bottom w:val="nil"/>
              <w:right w:val="nil"/>
            </w:tcBorders>
            <w:shd w:val="clear" w:color="auto" w:fill="auto"/>
            <w:vAlign w:val="center"/>
            <w:hideMark/>
            <w:tcPrChange w:id="369"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6C857860" w14:textId="77777777" w:rsidR="00D31072" w:rsidRPr="00D31072" w:rsidRDefault="00D31072" w:rsidP="00D31072">
            <w:pPr>
              <w:spacing w:after="0" w:line="240" w:lineRule="auto"/>
              <w:jc w:val="right"/>
              <w:rPr>
                <w:rFonts w:ascii="Times New Roman" w:eastAsia="Times New Roman" w:hAnsi="Times New Roman" w:cs="Times New Roman"/>
                <w:kern w:val="0"/>
                <w:sz w:val="20"/>
                <w:szCs w:val="20"/>
                <w:lang w:eastAsia="en-GB"/>
                <w14:ligatures w14:val="none"/>
              </w:rPr>
            </w:pPr>
          </w:p>
        </w:tc>
        <w:tc>
          <w:tcPr>
            <w:tcW w:w="699" w:type="pct"/>
            <w:tcBorders>
              <w:top w:val="nil"/>
              <w:left w:val="nil"/>
              <w:bottom w:val="nil"/>
              <w:right w:val="nil"/>
            </w:tcBorders>
            <w:shd w:val="clear" w:color="auto" w:fill="auto"/>
            <w:vAlign w:val="center"/>
            <w:hideMark/>
            <w:tcPrChange w:id="370"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5767EAE4" w14:textId="77777777" w:rsidR="00D31072" w:rsidRPr="00D31072" w:rsidRDefault="00D31072" w:rsidP="00D31072">
            <w:pPr>
              <w:spacing w:after="0" w:line="240" w:lineRule="auto"/>
              <w:jc w:val="right"/>
              <w:rPr>
                <w:rFonts w:ascii="Times New Roman" w:eastAsia="Times New Roman" w:hAnsi="Times New Roman" w:cs="Times New Roman"/>
                <w:kern w:val="0"/>
                <w:sz w:val="20"/>
                <w:szCs w:val="20"/>
                <w:lang w:eastAsia="en-GB"/>
                <w14:ligatures w14:val="none"/>
              </w:rPr>
            </w:pPr>
          </w:p>
        </w:tc>
        <w:tc>
          <w:tcPr>
            <w:tcW w:w="83" w:type="pct"/>
            <w:vAlign w:val="center"/>
            <w:hideMark/>
            <w:tcPrChange w:id="371" w:author="Min Fan" w:date="2025-06-09T15:19:00Z" w16du:dateUtc="2025-06-09T07:19:00Z">
              <w:tcPr>
                <w:tcW w:w="83" w:type="pct"/>
                <w:vAlign w:val="center"/>
                <w:hideMark/>
              </w:tcPr>
            </w:tcPrChange>
          </w:tcPr>
          <w:p w14:paraId="48AB1BF2"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14EA5499" w14:textId="77777777" w:rsidTr="00E0615E">
        <w:trPr>
          <w:trHeight w:val="227"/>
          <w:trPrChange w:id="372"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373"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4EBB8115" w14:textId="78170ED3"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eastAsia="en-GB"/>
                <w14:ligatures w14:val="none"/>
              </w:rPr>
              <w:t xml:space="preserve"> </w:t>
            </w:r>
            <w:ins w:id="374" w:author="Min Fan" w:date="2025-06-09T19:12:00Z" w16du:dateUtc="2025-06-09T11:12:00Z">
              <w:r w:rsidR="00982A0A">
                <w:rPr>
                  <w:rFonts w:ascii="Palatino Linotype" w:eastAsia="DengXian" w:hAnsi="Palatino Linotype" w:cs="Times New Roman" w:hint="eastAsia"/>
                  <w:color w:val="000000"/>
                  <w:kern w:val="0"/>
                  <w:sz w:val="20"/>
                  <w:szCs w:val="20"/>
                  <w:lang w:eastAsia="zh-CN"/>
                  <w14:ligatures w14:val="none"/>
                </w:rPr>
                <w:t xml:space="preserve">  </w:t>
              </w:r>
            </w:ins>
            <w:r w:rsidRPr="00D31072">
              <w:rPr>
                <w:rFonts w:ascii="Palatino Linotype" w:eastAsia="Times New Roman" w:hAnsi="Palatino Linotype" w:cs="Times New Roman"/>
                <w:color w:val="000000"/>
                <w:kern w:val="0"/>
                <w:sz w:val="20"/>
                <w:szCs w:val="20"/>
                <w:lang w:eastAsia="en-GB"/>
                <w14:ligatures w14:val="none"/>
              </w:rPr>
              <w:t xml:space="preserve"> Male</w:t>
            </w:r>
          </w:p>
        </w:tc>
        <w:tc>
          <w:tcPr>
            <w:tcW w:w="566" w:type="pct"/>
            <w:tcBorders>
              <w:top w:val="nil"/>
              <w:left w:val="nil"/>
              <w:bottom w:val="nil"/>
              <w:right w:val="nil"/>
            </w:tcBorders>
            <w:shd w:val="clear" w:color="auto" w:fill="auto"/>
            <w:vAlign w:val="center"/>
            <w:hideMark/>
            <w:tcPrChange w:id="375" w:author="Min Fan" w:date="2025-06-09T15:19:00Z" w16du:dateUtc="2025-06-09T07:19:00Z">
              <w:tcPr>
                <w:tcW w:w="566" w:type="pct"/>
                <w:tcBorders>
                  <w:top w:val="nil"/>
                  <w:left w:val="nil"/>
                  <w:bottom w:val="nil"/>
                  <w:right w:val="nil"/>
                </w:tcBorders>
                <w:shd w:val="clear" w:color="auto" w:fill="auto"/>
                <w:vAlign w:val="center"/>
                <w:hideMark/>
              </w:tcPr>
            </w:tcPrChange>
          </w:tcPr>
          <w:p w14:paraId="0A53EE87"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0.07 (0.05, 0.11)</w:t>
            </w:r>
          </w:p>
        </w:tc>
        <w:tc>
          <w:tcPr>
            <w:tcW w:w="613" w:type="pct"/>
            <w:tcBorders>
              <w:top w:val="nil"/>
              <w:left w:val="nil"/>
              <w:bottom w:val="nil"/>
              <w:right w:val="nil"/>
            </w:tcBorders>
            <w:shd w:val="clear" w:color="auto" w:fill="auto"/>
            <w:vAlign w:val="center"/>
            <w:hideMark/>
            <w:tcPrChange w:id="376"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50F27A19"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0.09 (&lt;0.01, 0.24)</w:t>
            </w:r>
          </w:p>
        </w:tc>
        <w:tc>
          <w:tcPr>
            <w:tcW w:w="699" w:type="pct"/>
            <w:tcBorders>
              <w:top w:val="nil"/>
              <w:left w:val="nil"/>
              <w:bottom w:val="nil"/>
              <w:right w:val="nil"/>
            </w:tcBorders>
            <w:shd w:val="clear" w:color="auto" w:fill="auto"/>
            <w:vAlign w:val="center"/>
            <w:hideMark/>
            <w:tcPrChange w:id="377"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0142EEBF"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0.01 (-0.09, 0.16)</w:t>
            </w:r>
          </w:p>
        </w:tc>
        <w:tc>
          <w:tcPr>
            <w:tcW w:w="83" w:type="pct"/>
            <w:vAlign w:val="center"/>
            <w:hideMark/>
            <w:tcPrChange w:id="378" w:author="Min Fan" w:date="2025-06-09T15:19:00Z" w16du:dateUtc="2025-06-09T07:19:00Z">
              <w:tcPr>
                <w:tcW w:w="83" w:type="pct"/>
                <w:vAlign w:val="center"/>
                <w:hideMark/>
              </w:tcPr>
            </w:tcPrChange>
          </w:tcPr>
          <w:p w14:paraId="7FCDCACF"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5769AA20" w14:textId="77777777" w:rsidTr="00E0615E">
        <w:trPr>
          <w:trHeight w:val="227"/>
          <w:trPrChange w:id="379"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380"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7CBC3816" w14:textId="5F68DFFD" w:rsidR="00D31072" w:rsidRPr="00D31072" w:rsidRDefault="00982A0A" w:rsidP="00D31072">
            <w:pPr>
              <w:spacing w:after="0" w:line="240" w:lineRule="auto"/>
              <w:rPr>
                <w:rFonts w:ascii="Palatino Linotype" w:eastAsia="Times New Roman" w:hAnsi="Palatino Linotype" w:cs="Times New Roman"/>
                <w:color w:val="000000"/>
                <w:kern w:val="0"/>
                <w:sz w:val="20"/>
                <w:szCs w:val="20"/>
                <w:lang w:eastAsia="en-GB"/>
                <w14:ligatures w14:val="none"/>
              </w:rPr>
            </w:pPr>
            <w:ins w:id="381" w:author="Min Fan" w:date="2025-06-09T19:12:00Z" w16du:dateUtc="2025-06-09T11:12:00Z">
              <w:r>
                <w:rPr>
                  <w:rFonts w:ascii="Palatino Linotype" w:eastAsia="DengXian" w:hAnsi="Palatino Linotype" w:cs="Times New Roman" w:hint="eastAsia"/>
                  <w:color w:val="000000"/>
                  <w:kern w:val="0"/>
                  <w:sz w:val="20"/>
                  <w:szCs w:val="20"/>
                  <w:lang w:eastAsia="zh-CN"/>
                  <w14:ligatures w14:val="none"/>
                </w:rPr>
                <w:t xml:space="preserve">  </w:t>
              </w:r>
            </w:ins>
            <w:r w:rsidR="00D31072" w:rsidRPr="00D31072">
              <w:rPr>
                <w:rFonts w:ascii="Palatino Linotype" w:eastAsia="Times New Roman" w:hAnsi="Palatino Linotype" w:cs="Times New Roman"/>
                <w:color w:val="000000"/>
                <w:kern w:val="0"/>
                <w:sz w:val="20"/>
                <w:szCs w:val="20"/>
                <w:lang w:eastAsia="en-GB"/>
                <w14:ligatures w14:val="none"/>
              </w:rPr>
              <w:t xml:space="preserve">  Female</w:t>
            </w:r>
          </w:p>
        </w:tc>
        <w:tc>
          <w:tcPr>
            <w:tcW w:w="566" w:type="pct"/>
            <w:tcBorders>
              <w:top w:val="nil"/>
              <w:left w:val="nil"/>
              <w:bottom w:val="nil"/>
              <w:right w:val="nil"/>
            </w:tcBorders>
            <w:shd w:val="clear" w:color="auto" w:fill="auto"/>
            <w:vAlign w:val="center"/>
            <w:hideMark/>
            <w:tcPrChange w:id="382" w:author="Min Fan" w:date="2025-06-09T15:19:00Z" w16du:dateUtc="2025-06-09T07:19:00Z">
              <w:tcPr>
                <w:tcW w:w="566" w:type="pct"/>
                <w:tcBorders>
                  <w:top w:val="nil"/>
                  <w:left w:val="nil"/>
                  <w:bottom w:val="nil"/>
                  <w:right w:val="nil"/>
                </w:tcBorders>
                <w:shd w:val="clear" w:color="auto" w:fill="auto"/>
                <w:vAlign w:val="center"/>
                <w:hideMark/>
              </w:tcPr>
            </w:tcPrChange>
          </w:tcPr>
          <w:p w14:paraId="5BC0A145"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0.09 (0.07, 0.13)</w:t>
            </w:r>
          </w:p>
        </w:tc>
        <w:tc>
          <w:tcPr>
            <w:tcW w:w="613" w:type="pct"/>
            <w:tcBorders>
              <w:top w:val="nil"/>
              <w:left w:val="nil"/>
              <w:bottom w:val="nil"/>
              <w:right w:val="nil"/>
            </w:tcBorders>
            <w:shd w:val="clear" w:color="auto" w:fill="auto"/>
            <w:vAlign w:val="center"/>
            <w:hideMark/>
            <w:tcPrChange w:id="383"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07F7C8E2"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0.14 (0.06, 0.26)</w:t>
            </w:r>
          </w:p>
        </w:tc>
        <w:tc>
          <w:tcPr>
            <w:tcW w:w="699" w:type="pct"/>
            <w:tcBorders>
              <w:top w:val="nil"/>
              <w:left w:val="nil"/>
              <w:bottom w:val="nil"/>
              <w:right w:val="nil"/>
            </w:tcBorders>
            <w:shd w:val="clear" w:color="auto" w:fill="auto"/>
            <w:vAlign w:val="center"/>
            <w:hideMark/>
            <w:tcPrChange w:id="384"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47E24065"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0.04 (-0.04, 0.18)</w:t>
            </w:r>
          </w:p>
        </w:tc>
        <w:tc>
          <w:tcPr>
            <w:tcW w:w="83" w:type="pct"/>
            <w:vAlign w:val="center"/>
            <w:hideMark/>
            <w:tcPrChange w:id="385" w:author="Min Fan" w:date="2025-06-09T15:19:00Z" w16du:dateUtc="2025-06-09T07:19:00Z">
              <w:tcPr>
                <w:tcW w:w="83" w:type="pct"/>
                <w:vAlign w:val="center"/>
                <w:hideMark/>
              </w:tcPr>
            </w:tcPrChange>
          </w:tcPr>
          <w:p w14:paraId="4DCD48AB"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1D5F8A1B" w14:textId="77777777" w:rsidTr="00E0615E">
        <w:trPr>
          <w:trHeight w:val="227"/>
          <w:trPrChange w:id="386"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387"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0BB07DF2" w14:textId="77777777"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DengXian" w:hAnsi="Palatino Linotype" w:cs="Times New Roman"/>
                <w:color w:val="000000"/>
                <w:kern w:val="0"/>
                <w:sz w:val="20"/>
                <w:szCs w:val="20"/>
                <w:lang w:val="en-US" w:eastAsia="zh-CN"/>
                <w14:ligatures w14:val="none"/>
              </w:rPr>
              <w:t>By age (years old)</w:t>
            </w:r>
          </w:p>
        </w:tc>
        <w:tc>
          <w:tcPr>
            <w:tcW w:w="566" w:type="pct"/>
            <w:tcBorders>
              <w:top w:val="nil"/>
              <w:left w:val="nil"/>
              <w:bottom w:val="nil"/>
              <w:right w:val="nil"/>
            </w:tcBorders>
            <w:shd w:val="clear" w:color="auto" w:fill="auto"/>
            <w:vAlign w:val="center"/>
            <w:hideMark/>
            <w:tcPrChange w:id="388" w:author="Min Fan" w:date="2025-06-09T15:19:00Z" w16du:dateUtc="2025-06-09T07:19:00Z">
              <w:tcPr>
                <w:tcW w:w="566" w:type="pct"/>
                <w:tcBorders>
                  <w:top w:val="nil"/>
                  <w:left w:val="nil"/>
                  <w:bottom w:val="nil"/>
                  <w:right w:val="nil"/>
                </w:tcBorders>
                <w:shd w:val="clear" w:color="auto" w:fill="auto"/>
                <w:vAlign w:val="center"/>
                <w:hideMark/>
              </w:tcPr>
            </w:tcPrChange>
          </w:tcPr>
          <w:p w14:paraId="0CDC6B1C" w14:textId="77777777"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p>
        </w:tc>
        <w:tc>
          <w:tcPr>
            <w:tcW w:w="613" w:type="pct"/>
            <w:tcBorders>
              <w:top w:val="nil"/>
              <w:left w:val="nil"/>
              <w:bottom w:val="nil"/>
              <w:right w:val="nil"/>
            </w:tcBorders>
            <w:shd w:val="clear" w:color="auto" w:fill="auto"/>
            <w:vAlign w:val="center"/>
            <w:hideMark/>
            <w:tcPrChange w:id="389"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7F05BB81" w14:textId="77777777" w:rsidR="00D31072" w:rsidRPr="00D31072" w:rsidRDefault="00D31072" w:rsidP="00D31072">
            <w:pPr>
              <w:spacing w:after="0" w:line="240" w:lineRule="auto"/>
              <w:jc w:val="right"/>
              <w:rPr>
                <w:rFonts w:ascii="Times New Roman" w:eastAsia="Times New Roman" w:hAnsi="Times New Roman" w:cs="Times New Roman"/>
                <w:kern w:val="0"/>
                <w:sz w:val="20"/>
                <w:szCs w:val="20"/>
                <w:lang w:eastAsia="en-GB"/>
                <w14:ligatures w14:val="none"/>
              </w:rPr>
            </w:pPr>
          </w:p>
        </w:tc>
        <w:tc>
          <w:tcPr>
            <w:tcW w:w="699" w:type="pct"/>
            <w:tcBorders>
              <w:top w:val="nil"/>
              <w:left w:val="nil"/>
              <w:bottom w:val="nil"/>
              <w:right w:val="nil"/>
            </w:tcBorders>
            <w:shd w:val="clear" w:color="auto" w:fill="auto"/>
            <w:vAlign w:val="center"/>
            <w:hideMark/>
            <w:tcPrChange w:id="390"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19F735C2" w14:textId="77777777" w:rsidR="00D31072" w:rsidRPr="00D31072" w:rsidRDefault="00D31072" w:rsidP="00D31072">
            <w:pPr>
              <w:spacing w:after="0" w:line="240" w:lineRule="auto"/>
              <w:jc w:val="right"/>
              <w:rPr>
                <w:rFonts w:ascii="Times New Roman" w:eastAsia="Times New Roman" w:hAnsi="Times New Roman" w:cs="Times New Roman"/>
                <w:kern w:val="0"/>
                <w:sz w:val="20"/>
                <w:szCs w:val="20"/>
                <w:lang w:eastAsia="en-GB"/>
                <w14:ligatures w14:val="none"/>
              </w:rPr>
            </w:pPr>
          </w:p>
        </w:tc>
        <w:tc>
          <w:tcPr>
            <w:tcW w:w="83" w:type="pct"/>
            <w:vAlign w:val="center"/>
            <w:hideMark/>
            <w:tcPrChange w:id="391" w:author="Min Fan" w:date="2025-06-09T15:19:00Z" w16du:dateUtc="2025-06-09T07:19:00Z">
              <w:tcPr>
                <w:tcW w:w="83" w:type="pct"/>
                <w:vAlign w:val="center"/>
                <w:hideMark/>
              </w:tcPr>
            </w:tcPrChange>
          </w:tcPr>
          <w:p w14:paraId="3BD60A8D"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71BBA6F3" w14:textId="77777777" w:rsidTr="00E0615E">
        <w:trPr>
          <w:trHeight w:val="227"/>
          <w:trPrChange w:id="392"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393"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75420133" w14:textId="4F43BD32"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DengXian" w:hAnsi="Palatino Linotype" w:cs="Times New Roman"/>
                <w:color w:val="000000"/>
                <w:kern w:val="0"/>
                <w:sz w:val="20"/>
                <w:szCs w:val="20"/>
                <w:lang w:val="en-US" w:eastAsia="zh-CN"/>
                <w14:ligatures w14:val="none"/>
              </w:rPr>
              <w:t xml:space="preserve"> </w:t>
            </w:r>
            <w:ins w:id="394" w:author="Min Fan" w:date="2025-06-09T19:12:00Z" w16du:dateUtc="2025-06-09T11:12:00Z">
              <w:r w:rsidR="00982A0A">
                <w:rPr>
                  <w:rFonts w:ascii="Palatino Linotype" w:eastAsia="DengXian" w:hAnsi="Palatino Linotype" w:cs="Times New Roman" w:hint="eastAsia"/>
                  <w:color w:val="000000"/>
                  <w:kern w:val="0"/>
                  <w:sz w:val="20"/>
                  <w:szCs w:val="20"/>
                  <w:lang w:val="en-US" w:eastAsia="zh-CN"/>
                  <w14:ligatures w14:val="none"/>
                </w:rPr>
                <w:t xml:space="preserve">   </w:t>
              </w:r>
            </w:ins>
            <w:r w:rsidRPr="00D31072">
              <w:rPr>
                <w:rFonts w:ascii="Palatino Linotype" w:eastAsia="DengXian" w:hAnsi="Palatino Linotype" w:cs="Times New Roman"/>
                <w:color w:val="000000"/>
                <w:kern w:val="0"/>
                <w:sz w:val="20"/>
                <w:szCs w:val="20"/>
                <w:lang w:val="en-US" w:eastAsia="zh-CN"/>
                <w14:ligatures w14:val="none"/>
              </w:rPr>
              <w:t xml:space="preserve">&lt;65 </w:t>
            </w:r>
          </w:p>
        </w:tc>
        <w:tc>
          <w:tcPr>
            <w:tcW w:w="566" w:type="pct"/>
            <w:tcBorders>
              <w:top w:val="nil"/>
              <w:left w:val="nil"/>
              <w:bottom w:val="nil"/>
              <w:right w:val="nil"/>
            </w:tcBorders>
            <w:shd w:val="clear" w:color="auto" w:fill="auto"/>
            <w:vAlign w:val="center"/>
            <w:hideMark/>
            <w:tcPrChange w:id="395" w:author="Min Fan" w:date="2025-06-09T15:19:00Z" w16du:dateUtc="2025-06-09T07:19:00Z">
              <w:tcPr>
                <w:tcW w:w="566" w:type="pct"/>
                <w:tcBorders>
                  <w:top w:val="nil"/>
                  <w:left w:val="nil"/>
                  <w:bottom w:val="nil"/>
                  <w:right w:val="nil"/>
                </w:tcBorders>
                <w:shd w:val="clear" w:color="auto" w:fill="auto"/>
                <w:vAlign w:val="center"/>
                <w:hideMark/>
              </w:tcPr>
            </w:tcPrChange>
          </w:tcPr>
          <w:p w14:paraId="0035081A"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0.08 (0.05, 0.11)</w:t>
            </w:r>
          </w:p>
        </w:tc>
        <w:tc>
          <w:tcPr>
            <w:tcW w:w="613" w:type="pct"/>
            <w:tcBorders>
              <w:top w:val="nil"/>
              <w:left w:val="nil"/>
              <w:bottom w:val="nil"/>
              <w:right w:val="nil"/>
            </w:tcBorders>
            <w:shd w:val="clear" w:color="auto" w:fill="auto"/>
            <w:vAlign w:val="center"/>
            <w:hideMark/>
            <w:tcPrChange w:id="396"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0D84899E"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0.13 (0.03, 0.24)</w:t>
            </w:r>
          </w:p>
        </w:tc>
        <w:tc>
          <w:tcPr>
            <w:tcW w:w="699" w:type="pct"/>
            <w:tcBorders>
              <w:top w:val="nil"/>
              <w:left w:val="nil"/>
              <w:bottom w:val="nil"/>
              <w:right w:val="nil"/>
            </w:tcBorders>
            <w:shd w:val="clear" w:color="auto" w:fill="auto"/>
            <w:vAlign w:val="center"/>
            <w:hideMark/>
            <w:tcPrChange w:id="397"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30A02068"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0.05 (-0.06, 0.17)</w:t>
            </w:r>
          </w:p>
        </w:tc>
        <w:tc>
          <w:tcPr>
            <w:tcW w:w="83" w:type="pct"/>
            <w:vAlign w:val="center"/>
            <w:hideMark/>
            <w:tcPrChange w:id="398" w:author="Min Fan" w:date="2025-06-09T15:19:00Z" w16du:dateUtc="2025-06-09T07:19:00Z">
              <w:tcPr>
                <w:tcW w:w="83" w:type="pct"/>
                <w:vAlign w:val="center"/>
                <w:hideMark/>
              </w:tcPr>
            </w:tcPrChange>
          </w:tcPr>
          <w:p w14:paraId="0A080BDC"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72DD0519" w14:textId="77777777" w:rsidTr="00E0615E">
        <w:trPr>
          <w:trHeight w:val="227"/>
          <w:trPrChange w:id="399"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400"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4700A2AD" w14:textId="679F4C15"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DengXian" w:hAnsi="Palatino Linotype" w:cs="Times New Roman"/>
                <w:color w:val="000000"/>
                <w:kern w:val="0"/>
                <w:sz w:val="20"/>
                <w:szCs w:val="20"/>
                <w:lang w:eastAsia="zh-CN"/>
                <w14:ligatures w14:val="none"/>
              </w:rPr>
              <w:t xml:space="preserve"> </w:t>
            </w:r>
            <w:ins w:id="401" w:author="Min Fan" w:date="2025-06-09T19:12:00Z" w16du:dateUtc="2025-06-09T11:12:00Z">
              <w:r w:rsidR="00982A0A">
                <w:rPr>
                  <w:rFonts w:ascii="Palatino Linotype" w:eastAsia="DengXian" w:hAnsi="Palatino Linotype" w:cs="Times New Roman" w:hint="eastAsia"/>
                  <w:color w:val="000000"/>
                  <w:kern w:val="0"/>
                  <w:sz w:val="20"/>
                  <w:szCs w:val="20"/>
                  <w:lang w:eastAsia="zh-CN"/>
                  <w14:ligatures w14:val="none"/>
                </w:rPr>
                <w:t xml:space="preserve">   </w:t>
              </w:r>
            </w:ins>
            <w:r w:rsidRPr="00D31072">
              <w:rPr>
                <w:rFonts w:ascii="DengXian" w:eastAsia="DengXian" w:hAnsi="DengXian" w:cs="Times New Roman" w:hint="eastAsia"/>
                <w:color w:val="000000"/>
                <w:kern w:val="0"/>
                <w:sz w:val="20"/>
                <w:szCs w:val="20"/>
                <w:lang w:eastAsia="zh-CN"/>
                <w14:ligatures w14:val="none"/>
              </w:rPr>
              <w:t>≥</w:t>
            </w:r>
            <w:r w:rsidRPr="00D31072">
              <w:rPr>
                <w:rFonts w:ascii="Palatino Linotype" w:eastAsia="DengXian" w:hAnsi="Palatino Linotype" w:cs="Times New Roman"/>
                <w:color w:val="000000"/>
                <w:kern w:val="0"/>
                <w:sz w:val="20"/>
                <w:szCs w:val="20"/>
                <w:lang w:eastAsia="zh-CN"/>
                <w14:ligatures w14:val="none"/>
              </w:rPr>
              <w:t>65</w:t>
            </w:r>
          </w:p>
        </w:tc>
        <w:tc>
          <w:tcPr>
            <w:tcW w:w="566" w:type="pct"/>
            <w:tcBorders>
              <w:top w:val="nil"/>
              <w:left w:val="nil"/>
              <w:bottom w:val="nil"/>
              <w:right w:val="nil"/>
            </w:tcBorders>
            <w:shd w:val="clear" w:color="auto" w:fill="auto"/>
            <w:vAlign w:val="center"/>
            <w:hideMark/>
            <w:tcPrChange w:id="402" w:author="Min Fan" w:date="2025-06-09T15:19:00Z" w16du:dateUtc="2025-06-09T07:19:00Z">
              <w:tcPr>
                <w:tcW w:w="566" w:type="pct"/>
                <w:tcBorders>
                  <w:top w:val="nil"/>
                  <w:left w:val="nil"/>
                  <w:bottom w:val="nil"/>
                  <w:right w:val="nil"/>
                </w:tcBorders>
                <w:shd w:val="clear" w:color="auto" w:fill="auto"/>
                <w:vAlign w:val="center"/>
                <w:hideMark/>
              </w:tcPr>
            </w:tcPrChange>
          </w:tcPr>
          <w:p w14:paraId="7E6D9DFC"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0.08 (0.06, 0.11)</w:t>
            </w:r>
          </w:p>
        </w:tc>
        <w:tc>
          <w:tcPr>
            <w:tcW w:w="613" w:type="pct"/>
            <w:tcBorders>
              <w:top w:val="nil"/>
              <w:left w:val="nil"/>
              <w:bottom w:val="nil"/>
              <w:right w:val="nil"/>
            </w:tcBorders>
            <w:shd w:val="clear" w:color="auto" w:fill="auto"/>
            <w:vAlign w:val="center"/>
            <w:hideMark/>
            <w:tcPrChange w:id="403"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4E52D644"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0.05 (&lt;0.01, 0.11)</w:t>
            </w:r>
          </w:p>
        </w:tc>
        <w:tc>
          <w:tcPr>
            <w:tcW w:w="699" w:type="pct"/>
            <w:tcBorders>
              <w:top w:val="nil"/>
              <w:left w:val="nil"/>
              <w:bottom w:val="nil"/>
              <w:right w:val="nil"/>
            </w:tcBorders>
            <w:shd w:val="clear" w:color="auto" w:fill="auto"/>
            <w:vAlign w:val="center"/>
            <w:hideMark/>
            <w:tcPrChange w:id="404"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5AF2C2FF"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-0.03 (-0.08, 0.03)</w:t>
            </w:r>
          </w:p>
        </w:tc>
        <w:tc>
          <w:tcPr>
            <w:tcW w:w="83" w:type="pct"/>
            <w:vAlign w:val="center"/>
            <w:hideMark/>
            <w:tcPrChange w:id="405" w:author="Min Fan" w:date="2025-06-09T15:19:00Z" w16du:dateUtc="2025-06-09T07:19:00Z">
              <w:tcPr>
                <w:tcW w:w="83" w:type="pct"/>
                <w:vAlign w:val="center"/>
                <w:hideMark/>
              </w:tcPr>
            </w:tcPrChange>
          </w:tcPr>
          <w:p w14:paraId="2E2F97BD"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7C68BECD" w14:textId="77777777" w:rsidTr="00E0615E">
        <w:trPr>
          <w:trHeight w:val="227"/>
          <w:trPrChange w:id="406"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407"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24198F50" w14:textId="77777777" w:rsidR="00D31072" w:rsidRPr="00D31072" w:rsidRDefault="00D31072" w:rsidP="00D31072">
            <w:pPr>
              <w:spacing w:after="0" w:line="240" w:lineRule="auto"/>
              <w:rPr>
                <w:rFonts w:ascii="Palatino Linotype" w:eastAsia="Times New Roman" w:hAnsi="Palatino Linotype" w:cs="Times New Roman"/>
                <w:b/>
                <w:bCs/>
                <w:color w:val="000000"/>
                <w:kern w:val="0"/>
                <w:sz w:val="20"/>
                <w:szCs w:val="20"/>
                <w:lang w:eastAsia="en-GB"/>
                <w14:ligatures w14:val="none"/>
              </w:rPr>
            </w:pPr>
            <w:r w:rsidRPr="00D31072">
              <w:rPr>
                <w:rFonts w:ascii="Palatino Linotype" w:eastAsia="Times New Roman" w:hAnsi="Palatino Linotype" w:cs="Times New Roman"/>
                <w:b/>
                <w:bCs/>
                <w:color w:val="000000"/>
                <w:kern w:val="0"/>
                <w:sz w:val="20"/>
                <w:szCs w:val="20"/>
                <w:lang w:val="en-US" w:eastAsia="en-GB"/>
                <w14:ligatures w14:val="none"/>
              </w:rPr>
              <w:t>All-cause mortality</w:t>
            </w:r>
          </w:p>
        </w:tc>
        <w:tc>
          <w:tcPr>
            <w:tcW w:w="566" w:type="pct"/>
            <w:tcBorders>
              <w:top w:val="nil"/>
              <w:left w:val="nil"/>
              <w:bottom w:val="nil"/>
              <w:right w:val="nil"/>
            </w:tcBorders>
            <w:shd w:val="clear" w:color="auto" w:fill="auto"/>
            <w:vAlign w:val="center"/>
            <w:hideMark/>
            <w:tcPrChange w:id="408" w:author="Min Fan" w:date="2025-06-09T15:19:00Z" w16du:dateUtc="2025-06-09T07:19:00Z">
              <w:tcPr>
                <w:tcW w:w="566" w:type="pct"/>
                <w:tcBorders>
                  <w:top w:val="nil"/>
                  <w:left w:val="nil"/>
                  <w:bottom w:val="nil"/>
                  <w:right w:val="nil"/>
                </w:tcBorders>
                <w:shd w:val="clear" w:color="auto" w:fill="auto"/>
                <w:vAlign w:val="center"/>
                <w:hideMark/>
              </w:tcPr>
            </w:tcPrChange>
          </w:tcPr>
          <w:p w14:paraId="039BB3E0" w14:textId="77777777" w:rsidR="00D31072" w:rsidRPr="00D31072" w:rsidRDefault="00D31072" w:rsidP="00D31072">
            <w:pPr>
              <w:spacing w:after="0" w:line="240" w:lineRule="auto"/>
              <w:rPr>
                <w:rFonts w:ascii="Palatino Linotype" w:eastAsia="Times New Roman" w:hAnsi="Palatino Linotype" w:cs="Times New Roman"/>
                <w:b/>
                <w:bCs/>
                <w:color w:val="000000"/>
                <w:kern w:val="0"/>
                <w:sz w:val="20"/>
                <w:szCs w:val="20"/>
                <w:lang w:eastAsia="en-GB"/>
                <w14:ligatures w14:val="none"/>
              </w:rPr>
            </w:pPr>
          </w:p>
        </w:tc>
        <w:tc>
          <w:tcPr>
            <w:tcW w:w="613" w:type="pct"/>
            <w:tcBorders>
              <w:top w:val="nil"/>
              <w:left w:val="nil"/>
              <w:bottom w:val="nil"/>
              <w:right w:val="nil"/>
            </w:tcBorders>
            <w:shd w:val="clear" w:color="auto" w:fill="auto"/>
            <w:vAlign w:val="center"/>
            <w:hideMark/>
            <w:tcPrChange w:id="409"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07505A9E" w14:textId="77777777" w:rsidR="00D31072" w:rsidRPr="00D31072" w:rsidRDefault="00D31072" w:rsidP="00D31072">
            <w:pPr>
              <w:spacing w:after="0" w:line="240" w:lineRule="auto"/>
              <w:jc w:val="right"/>
              <w:rPr>
                <w:rFonts w:ascii="Times New Roman" w:eastAsia="Times New Roman" w:hAnsi="Times New Roman" w:cs="Times New Roman"/>
                <w:kern w:val="0"/>
                <w:sz w:val="20"/>
                <w:szCs w:val="20"/>
                <w:lang w:eastAsia="en-GB"/>
                <w14:ligatures w14:val="none"/>
              </w:rPr>
            </w:pPr>
          </w:p>
        </w:tc>
        <w:tc>
          <w:tcPr>
            <w:tcW w:w="699" w:type="pct"/>
            <w:tcBorders>
              <w:top w:val="nil"/>
              <w:left w:val="nil"/>
              <w:bottom w:val="nil"/>
              <w:right w:val="nil"/>
            </w:tcBorders>
            <w:shd w:val="clear" w:color="auto" w:fill="auto"/>
            <w:vAlign w:val="center"/>
            <w:hideMark/>
            <w:tcPrChange w:id="410"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30B10264" w14:textId="77777777" w:rsidR="00D31072" w:rsidRPr="00D31072" w:rsidRDefault="00D31072" w:rsidP="00D31072">
            <w:pPr>
              <w:spacing w:after="0" w:line="240" w:lineRule="auto"/>
              <w:jc w:val="right"/>
              <w:rPr>
                <w:rFonts w:ascii="Times New Roman" w:eastAsia="Times New Roman" w:hAnsi="Times New Roman" w:cs="Times New Roman"/>
                <w:kern w:val="0"/>
                <w:sz w:val="20"/>
                <w:szCs w:val="20"/>
                <w:lang w:eastAsia="en-GB"/>
                <w14:ligatures w14:val="none"/>
              </w:rPr>
            </w:pPr>
          </w:p>
        </w:tc>
        <w:tc>
          <w:tcPr>
            <w:tcW w:w="83" w:type="pct"/>
            <w:vAlign w:val="center"/>
            <w:hideMark/>
            <w:tcPrChange w:id="411" w:author="Min Fan" w:date="2025-06-09T15:19:00Z" w16du:dateUtc="2025-06-09T07:19:00Z">
              <w:tcPr>
                <w:tcW w:w="83" w:type="pct"/>
                <w:vAlign w:val="center"/>
                <w:hideMark/>
              </w:tcPr>
            </w:tcPrChange>
          </w:tcPr>
          <w:p w14:paraId="11B58980"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356207A6" w14:textId="77777777" w:rsidTr="00E0615E">
        <w:trPr>
          <w:trHeight w:val="227"/>
          <w:trPrChange w:id="412"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413"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596CAD5E" w14:textId="77777777"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Primary analysis</w:t>
            </w:r>
          </w:p>
        </w:tc>
        <w:tc>
          <w:tcPr>
            <w:tcW w:w="566" w:type="pct"/>
            <w:tcBorders>
              <w:top w:val="nil"/>
              <w:left w:val="nil"/>
              <w:bottom w:val="nil"/>
              <w:right w:val="nil"/>
            </w:tcBorders>
            <w:shd w:val="clear" w:color="auto" w:fill="auto"/>
            <w:vAlign w:val="center"/>
            <w:hideMark/>
            <w:tcPrChange w:id="414" w:author="Min Fan" w:date="2025-06-09T15:19:00Z" w16du:dateUtc="2025-06-09T07:19:00Z">
              <w:tcPr>
                <w:tcW w:w="566" w:type="pct"/>
                <w:tcBorders>
                  <w:top w:val="nil"/>
                  <w:left w:val="nil"/>
                  <w:bottom w:val="nil"/>
                  <w:right w:val="nil"/>
                </w:tcBorders>
                <w:shd w:val="clear" w:color="auto" w:fill="auto"/>
                <w:vAlign w:val="center"/>
                <w:hideMark/>
              </w:tcPr>
            </w:tcPrChange>
          </w:tcPr>
          <w:p w14:paraId="3943C265"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0.71 (0.69, 0.72)</w:t>
            </w:r>
          </w:p>
        </w:tc>
        <w:tc>
          <w:tcPr>
            <w:tcW w:w="613" w:type="pct"/>
            <w:tcBorders>
              <w:top w:val="nil"/>
              <w:left w:val="nil"/>
              <w:bottom w:val="nil"/>
              <w:right w:val="nil"/>
            </w:tcBorders>
            <w:shd w:val="clear" w:color="auto" w:fill="auto"/>
            <w:vAlign w:val="center"/>
            <w:hideMark/>
            <w:tcPrChange w:id="415"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77856EF6"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0.65 (0.54, 0.77)</w:t>
            </w:r>
          </w:p>
        </w:tc>
        <w:tc>
          <w:tcPr>
            <w:tcW w:w="699" w:type="pct"/>
            <w:tcBorders>
              <w:top w:val="nil"/>
              <w:left w:val="nil"/>
              <w:bottom w:val="nil"/>
              <w:right w:val="nil"/>
            </w:tcBorders>
            <w:shd w:val="clear" w:color="auto" w:fill="auto"/>
            <w:vAlign w:val="center"/>
            <w:hideMark/>
            <w:tcPrChange w:id="416"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54FEBE24"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-0.05 (-0.16, 0.06)</w:t>
            </w:r>
          </w:p>
        </w:tc>
        <w:tc>
          <w:tcPr>
            <w:tcW w:w="83" w:type="pct"/>
            <w:vAlign w:val="center"/>
            <w:hideMark/>
            <w:tcPrChange w:id="417" w:author="Min Fan" w:date="2025-06-09T15:19:00Z" w16du:dateUtc="2025-06-09T07:19:00Z">
              <w:tcPr>
                <w:tcW w:w="83" w:type="pct"/>
                <w:vAlign w:val="center"/>
                <w:hideMark/>
              </w:tcPr>
            </w:tcPrChange>
          </w:tcPr>
          <w:p w14:paraId="4BD13EC6"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33D9F5FD" w14:textId="77777777" w:rsidTr="00E0615E">
        <w:trPr>
          <w:trHeight w:val="227"/>
          <w:trPrChange w:id="418"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419"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0CCC3D5B" w14:textId="77777777"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DengXian" w:hAnsi="Palatino Linotype" w:cs="Times New Roman"/>
                <w:color w:val="000000"/>
                <w:kern w:val="0"/>
                <w:sz w:val="20"/>
                <w:szCs w:val="20"/>
                <w:lang w:val="en-US" w:eastAsia="zh-CN"/>
                <w14:ligatures w14:val="none"/>
              </w:rPr>
              <w:t>By sex</w:t>
            </w:r>
          </w:p>
        </w:tc>
        <w:tc>
          <w:tcPr>
            <w:tcW w:w="566" w:type="pct"/>
            <w:tcBorders>
              <w:top w:val="nil"/>
              <w:left w:val="nil"/>
              <w:bottom w:val="nil"/>
              <w:right w:val="nil"/>
            </w:tcBorders>
            <w:shd w:val="clear" w:color="auto" w:fill="auto"/>
            <w:vAlign w:val="center"/>
            <w:hideMark/>
            <w:tcPrChange w:id="420" w:author="Min Fan" w:date="2025-06-09T15:19:00Z" w16du:dateUtc="2025-06-09T07:19:00Z">
              <w:tcPr>
                <w:tcW w:w="566" w:type="pct"/>
                <w:tcBorders>
                  <w:top w:val="nil"/>
                  <w:left w:val="nil"/>
                  <w:bottom w:val="nil"/>
                  <w:right w:val="nil"/>
                </w:tcBorders>
                <w:shd w:val="clear" w:color="auto" w:fill="auto"/>
                <w:vAlign w:val="center"/>
                <w:hideMark/>
              </w:tcPr>
            </w:tcPrChange>
          </w:tcPr>
          <w:p w14:paraId="125A7B91" w14:textId="77777777"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p>
        </w:tc>
        <w:tc>
          <w:tcPr>
            <w:tcW w:w="613" w:type="pct"/>
            <w:tcBorders>
              <w:top w:val="nil"/>
              <w:left w:val="nil"/>
              <w:bottom w:val="nil"/>
              <w:right w:val="nil"/>
            </w:tcBorders>
            <w:shd w:val="clear" w:color="auto" w:fill="auto"/>
            <w:vAlign w:val="center"/>
            <w:hideMark/>
            <w:tcPrChange w:id="421"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3443234C" w14:textId="77777777" w:rsidR="00D31072" w:rsidRPr="00D31072" w:rsidRDefault="00D31072" w:rsidP="00D31072">
            <w:pPr>
              <w:spacing w:after="0" w:line="240" w:lineRule="auto"/>
              <w:jc w:val="right"/>
              <w:rPr>
                <w:rFonts w:ascii="Times New Roman" w:eastAsia="Times New Roman" w:hAnsi="Times New Roman" w:cs="Times New Roman"/>
                <w:kern w:val="0"/>
                <w:sz w:val="20"/>
                <w:szCs w:val="20"/>
                <w:lang w:eastAsia="en-GB"/>
                <w14:ligatures w14:val="none"/>
              </w:rPr>
            </w:pPr>
          </w:p>
        </w:tc>
        <w:tc>
          <w:tcPr>
            <w:tcW w:w="699" w:type="pct"/>
            <w:tcBorders>
              <w:top w:val="nil"/>
              <w:left w:val="nil"/>
              <w:bottom w:val="nil"/>
              <w:right w:val="nil"/>
            </w:tcBorders>
            <w:shd w:val="clear" w:color="auto" w:fill="auto"/>
            <w:vAlign w:val="center"/>
            <w:hideMark/>
            <w:tcPrChange w:id="422"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0EADE83D" w14:textId="77777777" w:rsidR="00D31072" w:rsidRPr="00D31072" w:rsidRDefault="00D31072" w:rsidP="00D31072">
            <w:pPr>
              <w:spacing w:after="0" w:line="240" w:lineRule="auto"/>
              <w:jc w:val="right"/>
              <w:rPr>
                <w:rFonts w:ascii="Times New Roman" w:eastAsia="Times New Roman" w:hAnsi="Times New Roman" w:cs="Times New Roman"/>
                <w:kern w:val="0"/>
                <w:sz w:val="20"/>
                <w:szCs w:val="20"/>
                <w:lang w:eastAsia="en-GB"/>
                <w14:ligatures w14:val="none"/>
              </w:rPr>
            </w:pPr>
          </w:p>
        </w:tc>
        <w:tc>
          <w:tcPr>
            <w:tcW w:w="83" w:type="pct"/>
            <w:vAlign w:val="center"/>
            <w:hideMark/>
            <w:tcPrChange w:id="423" w:author="Min Fan" w:date="2025-06-09T15:19:00Z" w16du:dateUtc="2025-06-09T07:19:00Z">
              <w:tcPr>
                <w:tcW w:w="83" w:type="pct"/>
                <w:vAlign w:val="center"/>
                <w:hideMark/>
              </w:tcPr>
            </w:tcPrChange>
          </w:tcPr>
          <w:p w14:paraId="40B32688"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43D08177" w14:textId="77777777" w:rsidTr="00E0615E">
        <w:trPr>
          <w:trHeight w:val="227"/>
          <w:trPrChange w:id="424"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425"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4BBEC8CB" w14:textId="012853F2"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DengXian" w:hAnsi="Palatino Linotype" w:cs="Times New Roman"/>
                <w:color w:val="000000"/>
                <w:kern w:val="0"/>
                <w:sz w:val="20"/>
                <w:szCs w:val="20"/>
                <w:lang w:eastAsia="zh-CN"/>
                <w14:ligatures w14:val="none"/>
              </w:rPr>
              <w:t xml:space="preserve"> </w:t>
            </w:r>
            <w:ins w:id="426" w:author="Min Fan" w:date="2025-06-09T19:12:00Z" w16du:dateUtc="2025-06-09T11:12:00Z">
              <w:r w:rsidR="00982A0A">
                <w:rPr>
                  <w:rFonts w:ascii="Palatino Linotype" w:eastAsia="DengXian" w:hAnsi="Palatino Linotype" w:cs="Times New Roman" w:hint="eastAsia"/>
                  <w:color w:val="000000"/>
                  <w:kern w:val="0"/>
                  <w:sz w:val="20"/>
                  <w:szCs w:val="20"/>
                  <w:lang w:eastAsia="zh-CN"/>
                  <w14:ligatures w14:val="none"/>
                </w:rPr>
                <w:t xml:space="preserve">  </w:t>
              </w:r>
            </w:ins>
            <w:r w:rsidRPr="00D31072">
              <w:rPr>
                <w:rFonts w:ascii="Palatino Linotype" w:eastAsia="DengXian" w:hAnsi="Palatino Linotype" w:cs="Times New Roman"/>
                <w:color w:val="000000"/>
                <w:kern w:val="0"/>
                <w:sz w:val="20"/>
                <w:szCs w:val="20"/>
                <w:lang w:eastAsia="zh-CN"/>
                <w14:ligatures w14:val="none"/>
              </w:rPr>
              <w:t xml:space="preserve"> Male</w:t>
            </w:r>
          </w:p>
        </w:tc>
        <w:tc>
          <w:tcPr>
            <w:tcW w:w="566" w:type="pct"/>
            <w:tcBorders>
              <w:top w:val="nil"/>
              <w:left w:val="nil"/>
              <w:bottom w:val="nil"/>
              <w:right w:val="nil"/>
            </w:tcBorders>
            <w:shd w:val="clear" w:color="auto" w:fill="auto"/>
            <w:vAlign w:val="center"/>
            <w:hideMark/>
            <w:tcPrChange w:id="427" w:author="Min Fan" w:date="2025-06-09T15:19:00Z" w16du:dateUtc="2025-06-09T07:19:00Z">
              <w:tcPr>
                <w:tcW w:w="566" w:type="pct"/>
                <w:tcBorders>
                  <w:top w:val="nil"/>
                  <w:left w:val="nil"/>
                  <w:bottom w:val="nil"/>
                  <w:right w:val="nil"/>
                </w:tcBorders>
                <w:shd w:val="clear" w:color="auto" w:fill="auto"/>
                <w:vAlign w:val="center"/>
                <w:hideMark/>
              </w:tcPr>
            </w:tcPrChange>
          </w:tcPr>
          <w:p w14:paraId="712A0470"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0.72 (0.70, 0.74)</w:t>
            </w:r>
          </w:p>
        </w:tc>
        <w:tc>
          <w:tcPr>
            <w:tcW w:w="613" w:type="pct"/>
            <w:tcBorders>
              <w:top w:val="nil"/>
              <w:left w:val="nil"/>
              <w:bottom w:val="nil"/>
              <w:right w:val="nil"/>
            </w:tcBorders>
            <w:shd w:val="clear" w:color="auto" w:fill="auto"/>
            <w:vAlign w:val="center"/>
            <w:hideMark/>
            <w:tcPrChange w:id="428"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73F91DB8"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0.71 (0.57, 0.86)</w:t>
            </w:r>
          </w:p>
        </w:tc>
        <w:tc>
          <w:tcPr>
            <w:tcW w:w="699" w:type="pct"/>
            <w:tcBorders>
              <w:top w:val="nil"/>
              <w:left w:val="nil"/>
              <w:bottom w:val="nil"/>
              <w:right w:val="nil"/>
            </w:tcBorders>
            <w:shd w:val="clear" w:color="auto" w:fill="auto"/>
            <w:vAlign w:val="center"/>
            <w:hideMark/>
            <w:tcPrChange w:id="429"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36F5FE60"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-0.01 (-0.15, 0.14)</w:t>
            </w:r>
          </w:p>
        </w:tc>
        <w:tc>
          <w:tcPr>
            <w:tcW w:w="83" w:type="pct"/>
            <w:vAlign w:val="center"/>
            <w:hideMark/>
            <w:tcPrChange w:id="430" w:author="Min Fan" w:date="2025-06-09T15:19:00Z" w16du:dateUtc="2025-06-09T07:19:00Z">
              <w:tcPr>
                <w:tcW w:w="83" w:type="pct"/>
                <w:vAlign w:val="center"/>
                <w:hideMark/>
              </w:tcPr>
            </w:tcPrChange>
          </w:tcPr>
          <w:p w14:paraId="162C7D52"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644B26D8" w14:textId="77777777" w:rsidTr="00E0615E">
        <w:trPr>
          <w:trHeight w:val="227"/>
          <w:trPrChange w:id="431"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432"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3103816E" w14:textId="5C5A2A2C"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eastAsia="en-GB"/>
                <w14:ligatures w14:val="none"/>
              </w:rPr>
              <w:t xml:space="preserve"> </w:t>
            </w:r>
            <w:ins w:id="433" w:author="Min Fan" w:date="2025-06-09T19:12:00Z" w16du:dateUtc="2025-06-09T11:12:00Z">
              <w:r w:rsidR="00982A0A">
                <w:rPr>
                  <w:rFonts w:ascii="Palatino Linotype" w:eastAsia="DengXian" w:hAnsi="Palatino Linotype" w:cs="Times New Roman" w:hint="eastAsia"/>
                  <w:color w:val="000000"/>
                  <w:kern w:val="0"/>
                  <w:sz w:val="20"/>
                  <w:szCs w:val="20"/>
                  <w:lang w:eastAsia="zh-CN"/>
                  <w14:ligatures w14:val="none"/>
                </w:rPr>
                <w:t xml:space="preserve">  </w:t>
              </w:r>
            </w:ins>
            <w:r w:rsidRPr="00D31072">
              <w:rPr>
                <w:rFonts w:ascii="Palatino Linotype" w:eastAsia="Times New Roman" w:hAnsi="Palatino Linotype" w:cs="Times New Roman"/>
                <w:color w:val="000000"/>
                <w:kern w:val="0"/>
                <w:sz w:val="20"/>
                <w:szCs w:val="20"/>
                <w:lang w:eastAsia="en-GB"/>
                <w14:ligatures w14:val="none"/>
              </w:rPr>
              <w:t xml:space="preserve"> Female</w:t>
            </w:r>
          </w:p>
        </w:tc>
        <w:tc>
          <w:tcPr>
            <w:tcW w:w="566" w:type="pct"/>
            <w:tcBorders>
              <w:top w:val="nil"/>
              <w:left w:val="nil"/>
              <w:bottom w:val="nil"/>
              <w:right w:val="nil"/>
            </w:tcBorders>
            <w:shd w:val="clear" w:color="auto" w:fill="auto"/>
            <w:vAlign w:val="center"/>
            <w:hideMark/>
            <w:tcPrChange w:id="434" w:author="Min Fan" w:date="2025-06-09T15:19:00Z" w16du:dateUtc="2025-06-09T07:19:00Z">
              <w:tcPr>
                <w:tcW w:w="566" w:type="pct"/>
                <w:tcBorders>
                  <w:top w:val="nil"/>
                  <w:left w:val="nil"/>
                  <w:bottom w:val="nil"/>
                  <w:right w:val="nil"/>
                </w:tcBorders>
                <w:shd w:val="clear" w:color="auto" w:fill="auto"/>
                <w:vAlign w:val="center"/>
                <w:hideMark/>
              </w:tcPr>
            </w:tcPrChange>
          </w:tcPr>
          <w:p w14:paraId="6E893293"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0.68 (0.66, 0.70)</w:t>
            </w:r>
          </w:p>
        </w:tc>
        <w:tc>
          <w:tcPr>
            <w:tcW w:w="613" w:type="pct"/>
            <w:tcBorders>
              <w:top w:val="nil"/>
              <w:left w:val="nil"/>
              <w:bottom w:val="nil"/>
              <w:right w:val="nil"/>
            </w:tcBorders>
            <w:shd w:val="clear" w:color="auto" w:fill="auto"/>
            <w:vAlign w:val="center"/>
            <w:hideMark/>
            <w:tcPrChange w:id="435"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20661489"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0.57 (0.38, 0.73)</w:t>
            </w:r>
          </w:p>
        </w:tc>
        <w:tc>
          <w:tcPr>
            <w:tcW w:w="699" w:type="pct"/>
            <w:tcBorders>
              <w:top w:val="nil"/>
              <w:left w:val="nil"/>
              <w:bottom w:val="nil"/>
              <w:right w:val="nil"/>
            </w:tcBorders>
            <w:shd w:val="clear" w:color="auto" w:fill="auto"/>
            <w:vAlign w:val="center"/>
            <w:hideMark/>
            <w:tcPrChange w:id="436"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072E8B3D"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-0.11 (-0.30, 0.05)</w:t>
            </w:r>
          </w:p>
        </w:tc>
        <w:tc>
          <w:tcPr>
            <w:tcW w:w="83" w:type="pct"/>
            <w:vAlign w:val="center"/>
            <w:hideMark/>
            <w:tcPrChange w:id="437" w:author="Min Fan" w:date="2025-06-09T15:19:00Z" w16du:dateUtc="2025-06-09T07:19:00Z">
              <w:tcPr>
                <w:tcW w:w="83" w:type="pct"/>
                <w:vAlign w:val="center"/>
                <w:hideMark/>
              </w:tcPr>
            </w:tcPrChange>
          </w:tcPr>
          <w:p w14:paraId="1FA050DE"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459C92B3" w14:textId="77777777" w:rsidTr="00E0615E">
        <w:trPr>
          <w:trHeight w:val="227"/>
          <w:trPrChange w:id="438" w:author="Min Fan" w:date="2025-06-09T15:19:00Z" w16du:dateUtc="2025-06-09T07:19:00Z">
            <w:trPr>
              <w:trHeight w:val="557"/>
            </w:trPr>
          </w:trPrChange>
        </w:trPr>
        <w:tc>
          <w:tcPr>
            <w:tcW w:w="3039" w:type="pct"/>
            <w:tcBorders>
              <w:top w:val="nil"/>
              <w:left w:val="nil"/>
              <w:bottom w:val="nil"/>
              <w:right w:val="nil"/>
            </w:tcBorders>
            <w:shd w:val="clear" w:color="auto" w:fill="auto"/>
            <w:vAlign w:val="center"/>
            <w:hideMark/>
            <w:tcPrChange w:id="439" w:author="Min Fan" w:date="2025-06-09T15:19:00Z" w16du:dateUtc="2025-06-09T07:19:00Z">
              <w:tcPr>
                <w:tcW w:w="3039" w:type="pct"/>
                <w:gridSpan w:val="2"/>
                <w:tcBorders>
                  <w:top w:val="nil"/>
                  <w:left w:val="nil"/>
                  <w:bottom w:val="nil"/>
                  <w:right w:val="nil"/>
                </w:tcBorders>
                <w:shd w:val="clear" w:color="auto" w:fill="auto"/>
                <w:vAlign w:val="center"/>
                <w:hideMark/>
              </w:tcPr>
            </w:tcPrChange>
          </w:tcPr>
          <w:p w14:paraId="321E1046" w14:textId="77777777"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DengXian" w:hAnsi="Palatino Linotype" w:cs="Times New Roman"/>
                <w:color w:val="000000"/>
                <w:kern w:val="0"/>
                <w:sz w:val="20"/>
                <w:szCs w:val="20"/>
                <w:lang w:val="en-US" w:eastAsia="zh-CN"/>
                <w14:ligatures w14:val="none"/>
              </w:rPr>
              <w:t>By age (years old)</w:t>
            </w:r>
          </w:p>
        </w:tc>
        <w:tc>
          <w:tcPr>
            <w:tcW w:w="566" w:type="pct"/>
            <w:tcBorders>
              <w:top w:val="nil"/>
              <w:left w:val="nil"/>
              <w:bottom w:val="nil"/>
              <w:right w:val="nil"/>
            </w:tcBorders>
            <w:shd w:val="clear" w:color="auto" w:fill="auto"/>
            <w:vAlign w:val="center"/>
            <w:hideMark/>
            <w:tcPrChange w:id="440" w:author="Min Fan" w:date="2025-06-09T15:19:00Z" w16du:dateUtc="2025-06-09T07:19:00Z">
              <w:tcPr>
                <w:tcW w:w="566" w:type="pct"/>
                <w:tcBorders>
                  <w:top w:val="nil"/>
                  <w:left w:val="nil"/>
                  <w:bottom w:val="nil"/>
                  <w:right w:val="nil"/>
                </w:tcBorders>
                <w:shd w:val="clear" w:color="auto" w:fill="auto"/>
                <w:vAlign w:val="center"/>
                <w:hideMark/>
              </w:tcPr>
            </w:tcPrChange>
          </w:tcPr>
          <w:p w14:paraId="4663252C" w14:textId="77777777"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p>
        </w:tc>
        <w:tc>
          <w:tcPr>
            <w:tcW w:w="613" w:type="pct"/>
            <w:tcBorders>
              <w:top w:val="nil"/>
              <w:left w:val="nil"/>
              <w:bottom w:val="nil"/>
              <w:right w:val="nil"/>
            </w:tcBorders>
            <w:shd w:val="clear" w:color="auto" w:fill="auto"/>
            <w:vAlign w:val="center"/>
            <w:hideMark/>
            <w:tcPrChange w:id="441" w:author="Min Fan" w:date="2025-06-09T15:19:00Z" w16du:dateUtc="2025-06-09T07:19:00Z">
              <w:tcPr>
                <w:tcW w:w="613" w:type="pct"/>
                <w:gridSpan w:val="2"/>
                <w:tcBorders>
                  <w:top w:val="nil"/>
                  <w:left w:val="nil"/>
                  <w:bottom w:val="nil"/>
                  <w:right w:val="nil"/>
                </w:tcBorders>
                <w:shd w:val="clear" w:color="auto" w:fill="auto"/>
                <w:vAlign w:val="center"/>
                <w:hideMark/>
              </w:tcPr>
            </w:tcPrChange>
          </w:tcPr>
          <w:p w14:paraId="6495D75C" w14:textId="77777777" w:rsidR="00D31072" w:rsidRPr="00D31072" w:rsidRDefault="00D31072" w:rsidP="00D31072">
            <w:pPr>
              <w:spacing w:after="0" w:line="240" w:lineRule="auto"/>
              <w:jc w:val="right"/>
              <w:rPr>
                <w:rFonts w:ascii="Times New Roman" w:eastAsia="Times New Roman" w:hAnsi="Times New Roman" w:cs="Times New Roman"/>
                <w:kern w:val="0"/>
                <w:sz w:val="20"/>
                <w:szCs w:val="20"/>
                <w:lang w:eastAsia="en-GB"/>
                <w14:ligatures w14:val="none"/>
              </w:rPr>
            </w:pPr>
          </w:p>
        </w:tc>
        <w:tc>
          <w:tcPr>
            <w:tcW w:w="699" w:type="pct"/>
            <w:tcBorders>
              <w:top w:val="nil"/>
              <w:left w:val="nil"/>
              <w:bottom w:val="nil"/>
              <w:right w:val="nil"/>
            </w:tcBorders>
            <w:shd w:val="clear" w:color="auto" w:fill="auto"/>
            <w:vAlign w:val="center"/>
            <w:hideMark/>
            <w:tcPrChange w:id="442" w:author="Min Fan" w:date="2025-06-09T15:19:00Z" w16du:dateUtc="2025-06-09T07:19:00Z">
              <w:tcPr>
                <w:tcW w:w="699" w:type="pct"/>
                <w:gridSpan w:val="2"/>
                <w:tcBorders>
                  <w:top w:val="nil"/>
                  <w:left w:val="nil"/>
                  <w:bottom w:val="nil"/>
                  <w:right w:val="nil"/>
                </w:tcBorders>
                <w:shd w:val="clear" w:color="auto" w:fill="auto"/>
                <w:vAlign w:val="center"/>
                <w:hideMark/>
              </w:tcPr>
            </w:tcPrChange>
          </w:tcPr>
          <w:p w14:paraId="6373BE1C" w14:textId="77777777" w:rsidR="00D31072" w:rsidRPr="00D31072" w:rsidRDefault="00D31072" w:rsidP="00D31072">
            <w:pPr>
              <w:spacing w:after="0" w:line="240" w:lineRule="auto"/>
              <w:jc w:val="right"/>
              <w:rPr>
                <w:rFonts w:ascii="Times New Roman" w:eastAsia="Times New Roman" w:hAnsi="Times New Roman" w:cs="Times New Roman"/>
                <w:kern w:val="0"/>
                <w:sz w:val="20"/>
                <w:szCs w:val="20"/>
                <w:lang w:eastAsia="en-GB"/>
                <w14:ligatures w14:val="none"/>
              </w:rPr>
            </w:pPr>
          </w:p>
        </w:tc>
        <w:tc>
          <w:tcPr>
            <w:tcW w:w="83" w:type="pct"/>
            <w:vAlign w:val="center"/>
            <w:hideMark/>
            <w:tcPrChange w:id="443" w:author="Min Fan" w:date="2025-06-09T15:19:00Z" w16du:dateUtc="2025-06-09T07:19:00Z">
              <w:tcPr>
                <w:tcW w:w="83" w:type="pct"/>
                <w:vAlign w:val="center"/>
                <w:hideMark/>
              </w:tcPr>
            </w:tcPrChange>
          </w:tcPr>
          <w:p w14:paraId="6A512245"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33EF28F7" w14:textId="77777777" w:rsidTr="00E0615E">
        <w:trPr>
          <w:trHeight w:val="227"/>
          <w:trPrChange w:id="444" w:author="Min Fan" w:date="2025-06-09T18:13:00Z" w16du:dateUtc="2025-06-09T10:13:00Z">
            <w:trPr>
              <w:trHeight w:val="557"/>
            </w:trPr>
          </w:trPrChange>
        </w:trPr>
        <w:tc>
          <w:tcPr>
            <w:tcW w:w="3039" w:type="pct"/>
            <w:tcBorders>
              <w:top w:val="nil"/>
              <w:left w:val="nil"/>
              <w:right w:val="nil"/>
            </w:tcBorders>
            <w:shd w:val="clear" w:color="auto" w:fill="auto"/>
            <w:vAlign w:val="center"/>
            <w:hideMark/>
            <w:tcPrChange w:id="445" w:author="Min Fan" w:date="2025-06-09T18:13:00Z" w16du:dateUtc="2025-06-09T10:13:00Z">
              <w:tcPr>
                <w:tcW w:w="3039" w:type="pct"/>
                <w:gridSpan w:val="2"/>
                <w:tcBorders>
                  <w:top w:val="nil"/>
                  <w:left w:val="nil"/>
                  <w:bottom w:val="nil"/>
                  <w:right w:val="nil"/>
                </w:tcBorders>
                <w:shd w:val="clear" w:color="auto" w:fill="auto"/>
                <w:vAlign w:val="center"/>
                <w:hideMark/>
              </w:tcPr>
            </w:tcPrChange>
          </w:tcPr>
          <w:p w14:paraId="22B4AA81" w14:textId="3BF00C64"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DengXian" w:hAnsi="Palatino Linotype" w:cs="Times New Roman"/>
                <w:color w:val="000000"/>
                <w:kern w:val="0"/>
                <w:sz w:val="20"/>
                <w:szCs w:val="20"/>
                <w:lang w:val="en-US" w:eastAsia="zh-CN"/>
                <w14:ligatures w14:val="none"/>
              </w:rPr>
              <w:t xml:space="preserve"> </w:t>
            </w:r>
            <w:ins w:id="446" w:author="Min Fan" w:date="2025-06-09T19:12:00Z" w16du:dateUtc="2025-06-09T11:12:00Z">
              <w:r w:rsidR="00982A0A">
                <w:rPr>
                  <w:rFonts w:ascii="Palatino Linotype" w:eastAsia="DengXian" w:hAnsi="Palatino Linotype" w:cs="Times New Roman" w:hint="eastAsia"/>
                  <w:color w:val="000000"/>
                  <w:kern w:val="0"/>
                  <w:sz w:val="20"/>
                  <w:szCs w:val="20"/>
                  <w:lang w:val="en-US" w:eastAsia="zh-CN"/>
                  <w14:ligatures w14:val="none"/>
                </w:rPr>
                <w:t xml:space="preserve">  </w:t>
              </w:r>
            </w:ins>
            <w:r w:rsidRPr="00D31072">
              <w:rPr>
                <w:rFonts w:ascii="Palatino Linotype" w:eastAsia="DengXian" w:hAnsi="Palatino Linotype" w:cs="Times New Roman"/>
                <w:color w:val="000000"/>
                <w:kern w:val="0"/>
                <w:sz w:val="20"/>
                <w:szCs w:val="20"/>
                <w:lang w:val="en-US" w:eastAsia="zh-CN"/>
                <w14:ligatures w14:val="none"/>
              </w:rPr>
              <w:t xml:space="preserve"> &lt;65 </w:t>
            </w:r>
          </w:p>
        </w:tc>
        <w:tc>
          <w:tcPr>
            <w:tcW w:w="566" w:type="pct"/>
            <w:tcBorders>
              <w:top w:val="nil"/>
              <w:left w:val="nil"/>
              <w:right w:val="nil"/>
            </w:tcBorders>
            <w:shd w:val="clear" w:color="auto" w:fill="auto"/>
            <w:vAlign w:val="center"/>
            <w:hideMark/>
            <w:tcPrChange w:id="447" w:author="Min Fan" w:date="2025-06-09T18:13:00Z" w16du:dateUtc="2025-06-09T10:13:00Z">
              <w:tcPr>
                <w:tcW w:w="566" w:type="pct"/>
                <w:tcBorders>
                  <w:top w:val="nil"/>
                  <w:left w:val="nil"/>
                  <w:bottom w:val="nil"/>
                  <w:right w:val="nil"/>
                </w:tcBorders>
                <w:shd w:val="clear" w:color="auto" w:fill="auto"/>
                <w:vAlign w:val="center"/>
                <w:hideMark/>
              </w:tcPr>
            </w:tcPrChange>
          </w:tcPr>
          <w:p w14:paraId="07FDE9AA"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0.53 (0.50, 0.55)</w:t>
            </w:r>
          </w:p>
        </w:tc>
        <w:tc>
          <w:tcPr>
            <w:tcW w:w="613" w:type="pct"/>
            <w:tcBorders>
              <w:top w:val="nil"/>
              <w:left w:val="nil"/>
              <w:right w:val="nil"/>
            </w:tcBorders>
            <w:shd w:val="clear" w:color="auto" w:fill="auto"/>
            <w:vAlign w:val="center"/>
            <w:hideMark/>
            <w:tcPrChange w:id="448" w:author="Min Fan" w:date="2025-06-09T18:13:00Z" w16du:dateUtc="2025-06-09T10:13:00Z">
              <w:tcPr>
                <w:tcW w:w="613" w:type="pct"/>
                <w:gridSpan w:val="2"/>
                <w:tcBorders>
                  <w:top w:val="nil"/>
                  <w:left w:val="nil"/>
                  <w:bottom w:val="nil"/>
                  <w:right w:val="nil"/>
                </w:tcBorders>
                <w:shd w:val="clear" w:color="auto" w:fill="auto"/>
                <w:vAlign w:val="center"/>
                <w:hideMark/>
              </w:tcPr>
            </w:tcPrChange>
          </w:tcPr>
          <w:p w14:paraId="32F9C738"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0.58 (0.39, 0.77)</w:t>
            </w:r>
          </w:p>
        </w:tc>
        <w:tc>
          <w:tcPr>
            <w:tcW w:w="699" w:type="pct"/>
            <w:tcBorders>
              <w:top w:val="nil"/>
              <w:left w:val="nil"/>
              <w:right w:val="nil"/>
            </w:tcBorders>
            <w:shd w:val="clear" w:color="auto" w:fill="auto"/>
            <w:vAlign w:val="center"/>
            <w:hideMark/>
            <w:tcPrChange w:id="449" w:author="Min Fan" w:date="2025-06-09T18:13:00Z" w16du:dateUtc="2025-06-09T10:13:00Z">
              <w:tcPr>
                <w:tcW w:w="699" w:type="pct"/>
                <w:gridSpan w:val="2"/>
                <w:tcBorders>
                  <w:top w:val="nil"/>
                  <w:left w:val="nil"/>
                  <w:bottom w:val="nil"/>
                  <w:right w:val="nil"/>
                </w:tcBorders>
                <w:shd w:val="clear" w:color="auto" w:fill="auto"/>
                <w:vAlign w:val="center"/>
                <w:hideMark/>
              </w:tcPr>
            </w:tcPrChange>
          </w:tcPr>
          <w:p w14:paraId="335C8C7B"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0.05 (-0.14, 0.25)</w:t>
            </w:r>
          </w:p>
        </w:tc>
        <w:tc>
          <w:tcPr>
            <w:tcW w:w="83" w:type="pct"/>
            <w:vAlign w:val="center"/>
            <w:hideMark/>
            <w:tcPrChange w:id="450" w:author="Min Fan" w:date="2025-06-09T18:13:00Z" w16du:dateUtc="2025-06-09T10:13:00Z">
              <w:tcPr>
                <w:tcW w:w="83" w:type="pct"/>
                <w:vAlign w:val="center"/>
                <w:hideMark/>
              </w:tcPr>
            </w:tcPrChange>
          </w:tcPr>
          <w:p w14:paraId="00861C0F"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r w:rsidR="00E0615E" w:rsidRPr="00D31072" w14:paraId="19162D21" w14:textId="77777777" w:rsidTr="00E0615E">
        <w:trPr>
          <w:trHeight w:val="227"/>
          <w:trPrChange w:id="451" w:author="Min Fan" w:date="2025-06-09T18:13:00Z" w16du:dateUtc="2025-06-09T10:13:00Z">
            <w:trPr>
              <w:trHeight w:val="557"/>
            </w:trPr>
          </w:trPrChange>
        </w:trPr>
        <w:tc>
          <w:tcPr>
            <w:tcW w:w="3039" w:type="pct"/>
            <w:tcBorders>
              <w:top w:val="nil"/>
              <w:left w:val="nil"/>
              <w:bottom w:val="single" w:sz="4" w:space="0" w:color="auto"/>
              <w:right w:val="nil"/>
            </w:tcBorders>
            <w:shd w:val="clear" w:color="auto" w:fill="auto"/>
            <w:vAlign w:val="center"/>
            <w:hideMark/>
            <w:tcPrChange w:id="452" w:author="Min Fan" w:date="2025-06-09T18:13:00Z" w16du:dateUtc="2025-06-09T10:13:00Z">
              <w:tcPr>
                <w:tcW w:w="3039" w:type="pct"/>
                <w:gridSpan w:val="2"/>
                <w:tcBorders>
                  <w:top w:val="nil"/>
                  <w:left w:val="nil"/>
                  <w:bottom w:val="nil"/>
                  <w:right w:val="nil"/>
                </w:tcBorders>
                <w:shd w:val="clear" w:color="auto" w:fill="auto"/>
                <w:vAlign w:val="center"/>
                <w:hideMark/>
              </w:tcPr>
            </w:tcPrChange>
          </w:tcPr>
          <w:p w14:paraId="79036A70" w14:textId="4FABAB6D" w:rsidR="00D31072" w:rsidRPr="00D31072" w:rsidRDefault="00D31072" w:rsidP="00D31072">
            <w:pPr>
              <w:spacing w:after="0" w:line="240" w:lineRule="auto"/>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DengXian" w:hAnsi="Palatino Linotype" w:cs="Times New Roman"/>
                <w:color w:val="000000"/>
                <w:kern w:val="0"/>
                <w:sz w:val="20"/>
                <w:szCs w:val="20"/>
                <w:lang w:val="en-US" w:eastAsia="zh-CN"/>
                <w14:ligatures w14:val="none"/>
              </w:rPr>
              <w:t xml:space="preserve"> </w:t>
            </w:r>
            <w:ins w:id="453" w:author="Min Fan" w:date="2025-06-09T19:12:00Z" w16du:dateUtc="2025-06-09T11:12:00Z">
              <w:r w:rsidR="00982A0A">
                <w:rPr>
                  <w:rFonts w:ascii="Palatino Linotype" w:eastAsia="DengXian" w:hAnsi="Palatino Linotype" w:cs="Times New Roman" w:hint="eastAsia"/>
                  <w:color w:val="000000"/>
                  <w:kern w:val="0"/>
                  <w:sz w:val="20"/>
                  <w:szCs w:val="20"/>
                  <w:lang w:val="en-US" w:eastAsia="zh-CN"/>
                  <w14:ligatures w14:val="none"/>
                </w:rPr>
                <w:t xml:space="preserve">  </w:t>
              </w:r>
            </w:ins>
            <w:r w:rsidRPr="00D31072">
              <w:rPr>
                <w:rFonts w:ascii="Palatino Linotype" w:eastAsia="DengXian" w:hAnsi="Palatino Linotype" w:cs="Times New Roman"/>
                <w:color w:val="000000"/>
                <w:kern w:val="0"/>
                <w:sz w:val="20"/>
                <w:szCs w:val="20"/>
                <w:lang w:val="en-US" w:eastAsia="zh-CN"/>
                <w14:ligatures w14:val="none"/>
              </w:rPr>
              <w:t xml:space="preserve"> </w:t>
            </w:r>
            <w:r w:rsidRPr="00D31072">
              <w:rPr>
                <w:rFonts w:ascii="DengXian" w:eastAsia="DengXian" w:hAnsi="DengXian" w:cs="Times New Roman" w:hint="eastAsia"/>
                <w:color w:val="000000"/>
                <w:kern w:val="0"/>
                <w:sz w:val="20"/>
                <w:szCs w:val="20"/>
                <w:lang w:val="en-US" w:eastAsia="zh-CN"/>
                <w14:ligatures w14:val="none"/>
              </w:rPr>
              <w:t>≥</w:t>
            </w:r>
            <w:r w:rsidRPr="00D31072">
              <w:rPr>
                <w:rFonts w:ascii="Palatino Linotype" w:eastAsia="DengXian" w:hAnsi="Palatino Linotype" w:cs="Times New Roman"/>
                <w:color w:val="000000"/>
                <w:kern w:val="0"/>
                <w:sz w:val="20"/>
                <w:szCs w:val="20"/>
                <w:lang w:val="en-US" w:eastAsia="zh-CN"/>
                <w14:ligatures w14:val="none"/>
              </w:rPr>
              <w:t>65</w:t>
            </w:r>
          </w:p>
        </w:tc>
        <w:tc>
          <w:tcPr>
            <w:tcW w:w="566" w:type="pct"/>
            <w:tcBorders>
              <w:top w:val="nil"/>
              <w:left w:val="nil"/>
              <w:bottom w:val="single" w:sz="4" w:space="0" w:color="auto"/>
              <w:right w:val="nil"/>
            </w:tcBorders>
            <w:shd w:val="clear" w:color="auto" w:fill="auto"/>
            <w:vAlign w:val="center"/>
            <w:hideMark/>
            <w:tcPrChange w:id="454" w:author="Min Fan" w:date="2025-06-09T18:13:00Z" w16du:dateUtc="2025-06-09T10:13:00Z">
              <w:tcPr>
                <w:tcW w:w="566" w:type="pct"/>
                <w:tcBorders>
                  <w:top w:val="nil"/>
                  <w:left w:val="nil"/>
                  <w:bottom w:val="nil"/>
                  <w:right w:val="nil"/>
                </w:tcBorders>
                <w:shd w:val="clear" w:color="auto" w:fill="auto"/>
                <w:vAlign w:val="center"/>
                <w:hideMark/>
              </w:tcPr>
            </w:tcPrChange>
          </w:tcPr>
          <w:p w14:paraId="131746CF"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0.75 (0.74, 0.77)</w:t>
            </w:r>
          </w:p>
        </w:tc>
        <w:tc>
          <w:tcPr>
            <w:tcW w:w="613" w:type="pct"/>
            <w:tcBorders>
              <w:top w:val="nil"/>
              <w:left w:val="nil"/>
              <w:bottom w:val="single" w:sz="4" w:space="0" w:color="auto"/>
              <w:right w:val="nil"/>
            </w:tcBorders>
            <w:shd w:val="clear" w:color="auto" w:fill="auto"/>
            <w:vAlign w:val="center"/>
            <w:hideMark/>
            <w:tcPrChange w:id="455" w:author="Min Fan" w:date="2025-06-09T18:13:00Z" w16du:dateUtc="2025-06-09T10:13:00Z">
              <w:tcPr>
                <w:tcW w:w="613" w:type="pct"/>
                <w:gridSpan w:val="2"/>
                <w:tcBorders>
                  <w:top w:val="nil"/>
                  <w:left w:val="nil"/>
                  <w:bottom w:val="nil"/>
                  <w:right w:val="nil"/>
                </w:tcBorders>
                <w:shd w:val="clear" w:color="auto" w:fill="auto"/>
                <w:vAlign w:val="center"/>
                <w:hideMark/>
              </w:tcPr>
            </w:tcPrChange>
          </w:tcPr>
          <w:p w14:paraId="7F043582"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0.68 (0.54, 0.83)</w:t>
            </w:r>
          </w:p>
        </w:tc>
        <w:tc>
          <w:tcPr>
            <w:tcW w:w="699" w:type="pct"/>
            <w:tcBorders>
              <w:top w:val="nil"/>
              <w:left w:val="nil"/>
              <w:bottom w:val="single" w:sz="4" w:space="0" w:color="auto"/>
              <w:right w:val="nil"/>
            </w:tcBorders>
            <w:shd w:val="clear" w:color="auto" w:fill="auto"/>
            <w:vAlign w:val="center"/>
            <w:hideMark/>
            <w:tcPrChange w:id="456" w:author="Min Fan" w:date="2025-06-09T18:13:00Z" w16du:dateUtc="2025-06-09T10:13:00Z">
              <w:tcPr>
                <w:tcW w:w="699" w:type="pct"/>
                <w:gridSpan w:val="2"/>
                <w:tcBorders>
                  <w:top w:val="nil"/>
                  <w:left w:val="nil"/>
                  <w:bottom w:val="nil"/>
                  <w:right w:val="nil"/>
                </w:tcBorders>
                <w:shd w:val="clear" w:color="auto" w:fill="auto"/>
                <w:vAlign w:val="center"/>
                <w:hideMark/>
              </w:tcPr>
            </w:tcPrChange>
          </w:tcPr>
          <w:p w14:paraId="5F85B2E9" w14:textId="77777777" w:rsidR="00D31072" w:rsidRPr="00D31072" w:rsidRDefault="00D31072" w:rsidP="00D31072">
            <w:pPr>
              <w:spacing w:after="0" w:line="240" w:lineRule="auto"/>
              <w:jc w:val="right"/>
              <w:rPr>
                <w:rFonts w:ascii="Palatino Linotype" w:eastAsia="Times New Roman" w:hAnsi="Palatino Linotype" w:cs="Times New Roman"/>
                <w:color w:val="000000"/>
                <w:kern w:val="0"/>
                <w:sz w:val="20"/>
                <w:szCs w:val="20"/>
                <w:lang w:eastAsia="en-GB"/>
                <w14:ligatures w14:val="none"/>
              </w:rPr>
            </w:pPr>
            <w:r w:rsidRPr="00D31072">
              <w:rPr>
                <w:rFonts w:ascii="Palatino Linotype" w:eastAsia="Times New Roman" w:hAnsi="Palatino Linotype" w:cs="Times New Roman"/>
                <w:color w:val="000000"/>
                <w:kern w:val="0"/>
                <w:sz w:val="20"/>
                <w:szCs w:val="20"/>
                <w:lang w:val="en-US" w:eastAsia="en-GB"/>
                <w14:ligatures w14:val="none"/>
              </w:rPr>
              <w:t>-0.07 (-0.21, 0.07)</w:t>
            </w:r>
          </w:p>
        </w:tc>
        <w:tc>
          <w:tcPr>
            <w:tcW w:w="83" w:type="pct"/>
            <w:tcBorders>
              <w:bottom w:val="single" w:sz="4" w:space="0" w:color="auto"/>
            </w:tcBorders>
            <w:vAlign w:val="center"/>
            <w:hideMark/>
            <w:tcPrChange w:id="457" w:author="Min Fan" w:date="2025-06-09T18:13:00Z" w16du:dateUtc="2025-06-09T10:13:00Z">
              <w:tcPr>
                <w:tcW w:w="83" w:type="pct"/>
                <w:vAlign w:val="center"/>
                <w:hideMark/>
              </w:tcPr>
            </w:tcPrChange>
          </w:tcPr>
          <w:p w14:paraId="272D8A0F" w14:textId="77777777" w:rsidR="00D31072" w:rsidRPr="00D31072" w:rsidRDefault="00D31072" w:rsidP="00D31072">
            <w:pPr>
              <w:spacing w:after="0" w:line="240" w:lineRule="auto"/>
              <w:rPr>
                <w:rFonts w:ascii="Times New Roman" w:eastAsia="Times New Roman" w:hAnsi="Times New Roman" w:cs="Times New Roman"/>
                <w:kern w:val="0"/>
                <w:sz w:val="20"/>
                <w:szCs w:val="20"/>
                <w:lang w:eastAsia="en-GB"/>
                <w14:ligatures w14:val="none"/>
              </w:rPr>
            </w:pPr>
          </w:p>
        </w:tc>
      </w:tr>
    </w:tbl>
    <w:p w14:paraId="76589641" w14:textId="77777777" w:rsidR="00D31072" w:rsidRPr="00A07E90" w:rsidRDefault="00D31072" w:rsidP="00DD0ACC">
      <w:pPr>
        <w:pStyle w:val="MDPI51figurecaption"/>
        <w:rPr>
          <w:rFonts w:ascii="Times New Roman" w:hAnsi="Times New Roman"/>
        </w:rPr>
      </w:pPr>
    </w:p>
    <w:bookmarkEnd w:id="44"/>
    <w:p w14:paraId="40970492" w14:textId="77777777" w:rsidR="00DD0ACC" w:rsidRDefault="00DD0ACC">
      <w:pPr>
        <w:rPr>
          <w:rFonts w:eastAsia="DengXian"/>
          <w:lang w:val="en-GB" w:eastAsia="zh-CN"/>
        </w:rPr>
        <w:sectPr w:rsidR="00DD0ACC" w:rsidSect="00DD0ACC">
          <w:pgSz w:w="16838" w:h="11906" w:orient="landscape"/>
          <w:pgMar w:top="1440" w:right="1440" w:bottom="1440" w:left="1440" w:header="708" w:footer="708" w:gutter="0"/>
          <w:cols w:space="708"/>
          <w:docGrid w:linePitch="360"/>
        </w:sectPr>
      </w:pPr>
    </w:p>
    <w:p w14:paraId="3188AF9F" w14:textId="47F52BC5" w:rsidR="00233E9F" w:rsidRPr="003D3863" w:rsidRDefault="00233E9F" w:rsidP="003D3863">
      <w:pPr>
        <w:rPr>
          <w:b/>
          <w:bCs/>
        </w:rPr>
      </w:pPr>
      <w:r w:rsidRPr="003D3863">
        <w:rPr>
          <w:b/>
          <w:bCs/>
        </w:rPr>
        <w:lastRenderedPageBreak/>
        <w:t>Discussion</w:t>
      </w:r>
    </w:p>
    <w:p w14:paraId="78255C24" w14:textId="5286F938" w:rsidR="00233554" w:rsidRDefault="003D3863" w:rsidP="006A62A3">
      <w:r w:rsidRPr="003D3863">
        <w:t xml:space="preserve">This is the first population-based study using a large electronic health record database to examine the risk of stroke and bleeding in PD patients with AF </w:t>
      </w:r>
      <w:r w:rsidR="00D31072">
        <w:t>after</w:t>
      </w:r>
      <w:r w:rsidRPr="003D3863">
        <w:t xml:space="preserve"> OAC </w:t>
      </w:r>
      <w:r w:rsidR="00D31072">
        <w:t xml:space="preserve">initiation </w:t>
      </w:r>
      <w:r w:rsidRPr="003D3863">
        <w:t xml:space="preserve">in Hong Kong. The study </w:t>
      </w:r>
      <w:r w:rsidR="00190971">
        <w:t>has observed</w:t>
      </w:r>
      <w:r w:rsidRPr="003D3863">
        <w:t xml:space="preserve"> over </w:t>
      </w:r>
      <w:r>
        <w:t>800</w:t>
      </w:r>
      <w:r w:rsidRPr="003D3863">
        <w:t xml:space="preserve"> patients with newly diagnosed AF since </w:t>
      </w:r>
      <w:r w:rsidR="00190971">
        <w:t>the initiation of</w:t>
      </w:r>
      <w:r w:rsidRPr="003D3863">
        <w:t xml:space="preserve"> PD. </w:t>
      </w:r>
      <w:r w:rsidR="00D31072" w:rsidRPr="00D31072">
        <w:t xml:space="preserve">It was observed that the majority of PD patients did not receive OAC after their AF diagnosis. The findings indicate that the </w:t>
      </w:r>
      <w:r w:rsidR="00D31072">
        <w:t>initiation</w:t>
      </w:r>
      <w:r w:rsidR="00D31072" w:rsidRPr="00D31072">
        <w:t xml:space="preserve"> of OAC is not associated with an increased risk of stroke or mortality.</w:t>
      </w:r>
      <w:r w:rsidRPr="003D3863">
        <w:t xml:space="preserve"> </w:t>
      </w:r>
    </w:p>
    <w:p w14:paraId="7BA7D3A9" w14:textId="26AA2F93" w:rsidR="008F2832" w:rsidRDefault="00190971" w:rsidP="00353063">
      <w:r w:rsidRPr="00190971">
        <w:t>The existing literature on OAC treatment in dialysis patients presents mixed findings regarding its efficacy.</w:t>
      </w:r>
      <w:r>
        <w:t xml:space="preserve"> </w:t>
      </w:r>
      <w:r w:rsidRPr="00190971">
        <w:t>Chan et al. identified a significantly higher risk of ischemic stroke associated with warfarin use in HD patients with AF compared to nonuse (HR, 1.81 [95% CI, 1.12-2.92]).</w:t>
      </w:r>
      <w:r w:rsidR="003D5036" w:rsidRPr="003D5036">
        <w:t xml:space="preserve"> {Chan et al., 2009 #125525}</w:t>
      </w:r>
      <w:r w:rsidRPr="00190971">
        <w:t xml:space="preserve"> In contrast, Kim et al. (2024) observed an association between OACs and a reduced risk of ischemic stroke (HR, 0.61 [95% CI, 0.41-0.89]).</w:t>
      </w:r>
      <w:r w:rsidR="003D5036" w:rsidRPr="003D5036">
        <w:t xml:space="preserve"> {Kim et al., 2024 #66391}</w:t>
      </w:r>
      <w:r w:rsidRPr="00190971">
        <w:t xml:space="preserve"> A Japanese prospective cohort study reported no significant association between warfarin use and the risk of ischemic stroke compared to no anticoagulation in patients undergoing HD or PD with chronic sustained AF (HR, 3.36 [95% CI, 0.67-16.66]).</w:t>
      </w:r>
      <w:r w:rsidR="003D5036" w:rsidRPr="003D5036">
        <w:t xml:space="preserve"> {Wakasugi et al., 2014 #205121}</w:t>
      </w:r>
      <w:r w:rsidRPr="00190971">
        <w:t xml:space="preserve"> Furthermore, a meta-analysis of 11 observational studies involving a total of 25,407 dialysis patients with AF suggests that warfarin use did not reduce the risk of mortality.</w:t>
      </w:r>
      <w:r w:rsidR="003D5036" w:rsidRPr="003D5036">
        <w:t xml:space="preserve"> {Liu et al., 2015 #33754}</w:t>
      </w:r>
      <w:r w:rsidR="00D31072">
        <w:t xml:space="preserve"> </w:t>
      </w:r>
    </w:p>
    <w:p w14:paraId="7E0EED4C" w14:textId="6866E4D7" w:rsidR="003A5A9F" w:rsidRDefault="00935CB5" w:rsidP="003D3863">
      <w:r>
        <w:t>Recent network meta-analysis, which included nine studies with a cumulative sample size of 32,821 patients, has demonstrated that both apixaban (HR, 1.72 [95% CI, 1.72-2.78]) and warfarin (HR, 1.21 [95% CI, 1.06-1.38]) are linked to an increased risk of hemorrhagic stroke in patients undergoing dialysis with AF, in comparison to placebo.</w:t>
      </w:r>
      <w:r w:rsidR="003D5036" w:rsidRPr="003D5036">
        <w:t xml:space="preserve"> {Shen et al., 2023 #153355}</w:t>
      </w:r>
      <w:r>
        <w:t xml:space="preserve"> Furthermore, several observational studies have documented a rise in bleeding events among patients in the OAC group. These studies were predominantly conducted in cohorts primarily undergoing HD</w:t>
      </w:r>
      <w:r w:rsidR="00C74134" w:rsidRPr="00C74134">
        <w:t xml:space="preserve"> {Lee et al., 2016 #126616; Tan et al., 2019 #228503; Wong et al., 2016 #1725}</w:t>
      </w:r>
      <w:r>
        <w:t xml:space="preserve">, which differs from PD due to the administration of low-molecular-weight heparin during HD sessions. The concurrent use of warfarin may further heighten the risk of bleeding in HD patients. However, our study did not observe such an increased risk among OAC initiators, which may indicate a potential lower bleeding risk </w:t>
      </w:r>
      <w:r w:rsidR="00C74134">
        <w:t>associated with PD compared to</w:t>
      </w:r>
      <w:r>
        <w:t xml:space="preserve"> HD.</w:t>
      </w:r>
    </w:p>
    <w:p w14:paraId="71483144" w14:textId="23CE2976" w:rsidR="00935CB5" w:rsidRDefault="00935CB5" w:rsidP="003D3863">
      <w:r w:rsidRPr="00935CB5">
        <w:t>In our study, a notably small proportion of patients with PD and newly diagnosed</w:t>
      </w:r>
      <w:r>
        <w:t xml:space="preserve"> AF</w:t>
      </w:r>
      <w:r w:rsidRPr="00935CB5">
        <w:t xml:space="preserve"> were prescribed OACs for stroke prevention. This percentage is considerably lower than those reported in previous population-based cohort studies, such as a Taiwanese study and a US study, which documented that 25.9% and 36.20% of dialysis patients with AF received OACs, respectively.</w:t>
      </w:r>
      <w:r w:rsidR="00C74134" w:rsidRPr="00C74134">
        <w:t xml:space="preserve"> {Pokorney et al., 2020 #222285} {See et al., 2021 #223377}</w:t>
      </w:r>
      <w:r w:rsidRPr="00935CB5">
        <w:t xml:space="preserve"> The underutili</w:t>
      </w:r>
      <w:r>
        <w:t>s</w:t>
      </w:r>
      <w:r w:rsidRPr="00935CB5">
        <w:t>ation of OACs in our cohort may be attributed to conservative prescribing practices in Hong Kong, stemming from the uncertain benefits of OACs and concerns regarding the increased bleeding risk associated with OACs in PD patients.</w:t>
      </w:r>
      <w:r w:rsidR="00C74134" w:rsidRPr="00C74134">
        <w:t xml:space="preserve"> {Fung et al., 2023 #173166}</w:t>
      </w:r>
      <w:r w:rsidRPr="00935CB5">
        <w:t xml:space="preserve"> Additionally, the numerous drug-drug and drug-food interactions, the </w:t>
      </w:r>
      <w:r w:rsidRPr="00935CB5">
        <w:lastRenderedPageBreak/>
        <w:t>necessity for frequent INR monitoring, and the heightened risks of bleeding and calciphylaxis in dialysis patients</w:t>
      </w:r>
      <w:r w:rsidR="00C74134" w:rsidRPr="00C74134">
        <w:t xml:space="preserve"> {Niehues et al., 2024 #194544}</w:t>
      </w:r>
      <w:r w:rsidRPr="00935CB5">
        <w:t xml:space="preserve"> further complicate the use of warfarin. The uncertain risk-benefit profiles of DOACs </w:t>
      </w:r>
      <w:r w:rsidR="00C74134" w:rsidRPr="00C74134">
        <w:t>{Weber et al., 2019 #270803}</w:t>
      </w:r>
      <w:r w:rsidRPr="00935CB5">
        <w:t xml:space="preserve"> and the determination of optimal dosing in dialysis patients</w:t>
      </w:r>
      <w:r w:rsidR="00C74134" w:rsidRPr="00C74134">
        <w:t xml:space="preserve"> {Joglar et al., 2024 #254294}</w:t>
      </w:r>
      <w:r w:rsidRPr="00935CB5">
        <w:t xml:space="preserve"> may also contribute to the underutili</w:t>
      </w:r>
      <w:r w:rsidR="00292B5E">
        <w:t>s</w:t>
      </w:r>
      <w:r w:rsidRPr="00935CB5">
        <w:t>ation of OACs in our study cohort.</w:t>
      </w:r>
    </w:p>
    <w:p w14:paraId="0A9AFAAB" w14:textId="2880464B" w:rsidR="003D3863" w:rsidRDefault="008F2832" w:rsidP="003D3863">
      <w:r w:rsidRPr="003A5A9F">
        <w:t xml:space="preserve">Our study further confirmed the findings </w:t>
      </w:r>
      <w:r>
        <w:t>of previous studies</w:t>
      </w:r>
      <w:r w:rsidRPr="003A5A9F">
        <w:t>, indicating no significant reduction in mortality risk associated with warfarin use in dialysis patients with AF. This lack of clear benefit, coupled with the potential increased risk of bleeding complications, underscores the complexity of anticoagulation management in this patient population. Further research, particularly randomi</w:t>
      </w:r>
      <w:r>
        <w:t>s</w:t>
      </w:r>
      <w:r w:rsidRPr="003A5A9F">
        <w:t>ed controlled trials, is needed to establish definitive guidelines for OAC use in dialysis patients with AF, taking into account individual patient characteristics and risk factors.</w:t>
      </w:r>
    </w:p>
    <w:p w14:paraId="2FD0C741" w14:textId="0E90925E" w:rsidR="0006225D" w:rsidRDefault="003D3863" w:rsidP="003D3863">
      <w:r w:rsidRPr="003D3863">
        <w:t xml:space="preserve">This study possesses multiple notable strengths. </w:t>
      </w:r>
      <w:r w:rsidR="00012D78">
        <w:t xml:space="preserve">To the best of our knowledge, this is the </w:t>
      </w:r>
      <w:r w:rsidR="0006225D">
        <w:t>first</w:t>
      </w:r>
      <w:r w:rsidR="00012D78">
        <w:t xml:space="preserve"> investigation examining the utilis</w:t>
      </w:r>
      <w:r w:rsidRPr="003D3863">
        <w:t xml:space="preserve">ation of OACs in newly diagnosed AF patients undergoing </w:t>
      </w:r>
      <w:r w:rsidR="00292B5E">
        <w:t>PD</w:t>
      </w:r>
      <w:r w:rsidRPr="003D3863">
        <w:t>. The accuracy of all records within CDARS was thoroughly validated, rendering it a robust platform for conducting extensive post-marketing drug surveillance studies.</w:t>
      </w:r>
      <w:r w:rsidR="00C74134" w:rsidRPr="00C74134">
        <w:t xml:space="preserve"> {Wong et al., 2016 #4} {Man et al., 2017 #42519}</w:t>
      </w:r>
      <w:r w:rsidRPr="003D3863">
        <w:t xml:space="preserve"> Furthermore, this study employ</w:t>
      </w:r>
      <w:r w:rsidR="0006225D">
        <w:t>ed</w:t>
      </w:r>
      <w:r w:rsidRPr="003D3863">
        <w:t xml:space="preserve"> </w:t>
      </w:r>
      <w:r w:rsidR="0006225D">
        <w:t xml:space="preserve">a sequential design </w:t>
      </w:r>
      <w:r w:rsidR="0006225D" w:rsidRPr="0006225D">
        <w:t xml:space="preserve">to align eligibility criteria, </w:t>
      </w:r>
      <w:r w:rsidR="00C74134">
        <w:t>treatment strategy assignment, and the</w:t>
      </w:r>
      <w:r w:rsidR="0006225D" w:rsidRPr="0006225D">
        <w:t xml:space="preserve"> start of follow-up at time zero</w:t>
      </w:r>
      <w:r w:rsidRPr="003D3863">
        <w:t>.</w:t>
      </w:r>
      <w:r>
        <w:t xml:space="preserve"> </w:t>
      </w:r>
    </w:p>
    <w:p w14:paraId="6F4891BB" w14:textId="09EB42DA" w:rsidR="003D3863" w:rsidRDefault="0006225D" w:rsidP="003D3863">
      <w:r>
        <w:t xml:space="preserve">There are several limitations in this study. Firstly, the </w:t>
      </w:r>
      <w:r w:rsidR="00C74134">
        <w:t>CDARS</w:t>
      </w:r>
      <w:r>
        <w:t xml:space="preserve"> does not account for over-the-counter products obtained from non-HA pharmacies or physicians. Nevertheless, patients with chronic illnesses requiring long-term treatment frequently utilise HA services due to substantial medication cost subsidies. Consequently, the potential impact of unrecorded medications, such as the use of NSAIDs, is anticipated to be minimal. The second limitation concerns residual confounding, akin to other observational studies using electronic health records. This bias may be attributed to a restricted range of covariates included in the analysis due to data availability constraints. Factors such as alcohol history, smoking history, blood pressure, and hyperglycemia are risk factors for stroke and bleeding. Additionally, the time in the therapeutic range (TTR) was not included in the study.</w:t>
      </w:r>
    </w:p>
    <w:p w14:paraId="6F2BC2F6" w14:textId="77777777" w:rsidR="00C74134" w:rsidRDefault="00C74134" w:rsidP="003D3863"/>
    <w:p w14:paraId="38D14BB8" w14:textId="1AC7BFD0" w:rsidR="00C74134" w:rsidRDefault="00C74134" w:rsidP="003D3863">
      <w:r>
        <w:t>Conclusion</w:t>
      </w:r>
    </w:p>
    <w:p w14:paraId="294DF0EB" w14:textId="6E7548EC" w:rsidR="00C74134" w:rsidRPr="003D3863" w:rsidRDefault="00C74134" w:rsidP="003D3863">
      <w:r w:rsidRPr="00C74134">
        <w:t xml:space="preserve">In conclusion, the </w:t>
      </w:r>
      <w:r>
        <w:t xml:space="preserve">risks and </w:t>
      </w:r>
      <w:r w:rsidRPr="00C74134">
        <w:t xml:space="preserve">benefits of OAC use in </w:t>
      </w:r>
      <w:r>
        <w:t>PD</w:t>
      </w:r>
      <w:r w:rsidRPr="00C74134">
        <w:t xml:space="preserve"> patients </w:t>
      </w:r>
      <w:r>
        <w:t>remain</w:t>
      </w:r>
      <w:r w:rsidRPr="00C74134">
        <w:t xml:space="preserve"> unclear. The use of OAC is </w:t>
      </w:r>
      <w:r>
        <w:t xml:space="preserve">not </w:t>
      </w:r>
      <w:r w:rsidRPr="00C74134">
        <w:t xml:space="preserve">associated with </w:t>
      </w:r>
      <w:r>
        <w:t>a reduction</w:t>
      </w:r>
      <w:r w:rsidRPr="00C74134">
        <w:t xml:space="preserve"> </w:t>
      </w:r>
      <w:r>
        <w:t xml:space="preserve">in </w:t>
      </w:r>
      <w:r w:rsidRPr="00C74134">
        <w:t>risk of stroke</w:t>
      </w:r>
      <w:r>
        <w:t xml:space="preserve">, </w:t>
      </w:r>
      <w:r w:rsidRPr="00C74134">
        <w:t>bleeding or mortality.</w:t>
      </w:r>
    </w:p>
    <w:p w14:paraId="47B64979" w14:textId="03FA7876" w:rsidR="00F921AD" w:rsidRDefault="00E923A5" w:rsidP="00590F11">
      <w:pPr>
        <w:pStyle w:val="MDPI21heading1"/>
      </w:pPr>
      <w:r w:rsidRPr="00365F41">
        <w:t>References</w:t>
      </w:r>
    </w:p>
    <w:p w14:paraId="3AEBFBB1" w14:textId="77777777" w:rsidR="00F921AD" w:rsidRDefault="00F921AD">
      <w:pPr>
        <w:rPr>
          <w:rFonts w:ascii="Palatino Linotype" w:eastAsia="Times New Roman" w:hAnsi="Palatino Linotype" w:cs="Times New Roman"/>
          <w:b/>
          <w:snapToGrid w:val="0"/>
          <w:color w:val="000000"/>
          <w:sz w:val="20"/>
          <w:szCs w:val="22"/>
          <w:lang w:val="en-US" w:eastAsia="de-DE" w:bidi="en-US"/>
        </w:rPr>
      </w:pPr>
      <w:r>
        <w:br w:type="page"/>
      </w:r>
    </w:p>
    <w:p w14:paraId="20F617F0" w14:textId="77777777" w:rsidR="00F921AD" w:rsidRDefault="00F921AD" w:rsidP="00590F11">
      <w:pPr>
        <w:pStyle w:val="MDPI21heading1"/>
        <w:rPr>
          <w:rFonts w:eastAsia="DengXian"/>
          <w:lang w:eastAsia="zh-CN"/>
        </w:rPr>
        <w:sectPr w:rsidR="00F921AD">
          <w:pgSz w:w="11906" w:h="16838"/>
          <w:pgMar w:top="1440" w:right="1440" w:bottom="1440" w:left="1440" w:header="708" w:footer="708" w:gutter="0"/>
          <w:cols w:space="708"/>
          <w:docGrid w:linePitch="360"/>
        </w:sectPr>
      </w:pPr>
    </w:p>
    <w:p w14:paraId="7ED9C8D4" w14:textId="4A21CFF5" w:rsidR="00233E9F" w:rsidRDefault="00F921AD" w:rsidP="00590F11">
      <w:pPr>
        <w:pStyle w:val="MDPI21heading1"/>
        <w:rPr>
          <w:rFonts w:eastAsia="DengXian"/>
          <w:lang w:eastAsia="zh-CN"/>
        </w:rPr>
      </w:pPr>
      <w:r>
        <w:rPr>
          <w:rFonts w:eastAsia="DengXian" w:hint="eastAsia"/>
          <w:lang w:eastAsia="zh-CN"/>
        </w:rPr>
        <w:lastRenderedPageBreak/>
        <w:t>Supplementary materials</w:t>
      </w:r>
    </w:p>
    <w:p w14:paraId="7B7145E5" w14:textId="6A5489F6" w:rsidR="00CE4E06" w:rsidRDefault="00CE4E06" w:rsidP="00CE4E06">
      <w:pPr>
        <w:pStyle w:val="MDPI41tablecaption"/>
        <w:rPr>
          <w:rFonts w:eastAsia="DengXian"/>
          <w:lang w:eastAsia="zh-CN"/>
        </w:rPr>
      </w:pPr>
      <w:r>
        <w:t xml:space="preserve">Supplementary Table </w:t>
      </w:r>
      <w:r>
        <w:fldChar w:fldCharType="begin"/>
      </w:r>
      <w:r>
        <w:instrText xml:space="preserve"> SEQ Supplementary_Table \* ARABIC </w:instrText>
      </w:r>
      <w:r>
        <w:fldChar w:fldCharType="separate"/>
      </w:r>
      <w:r>
        <w:rPr>
          <w:noProof/>
        </w:rPr>
        <w:t>1</w:t>
      </w:r>
      <w:r>
        <w:fldChar w:fldCharType="end"/>
      </w:r>
      <w:r>
        <w:rPr>
          <w:rFonts w:eastAsia="DengXian" w:hint="eastAsia"/>
          <w:lang w:eastAsia="zh-CN"/>
        </w:rPr>
        <w:t>.</w:t>
      </w:r>
      <w:r w:rsidRPr="00590F11">
        <w:rPr>
          <w:rFonts w:eastAsia="DengXian"/>
        </w:rPr>
        <w:t xml:space="preserve">Summary of the protocol of a target trial for studying the </w:t>
      </w:r>
      <w:r>
        <w:rPr>
          <w:rFonts w:eastAsia="DengXian" w:hint="eastAsia"/>
          <w:lang w:eastAsia="zh-CN"/>
        </w:rPr>
        <w:t xml:space="preserve">safety and effectiveness </w:t>
      </w:r>
      <w:r w:rsidRPr="00590F11">
        <w:rPr>
          <w:rFonts w:eastAsia="DengXian"/>
        </w:rPr>
        <w:t xml:space="preserve">of </w:t>
      </w:r>
      <w:r>
        <w:rPr>
          <w:rFonts w:eastAsia="DengXian" w:hint="eastAsia"/>
          <w:lang w:eastAsia="zh-CN"/>
        </w:rPr>
        <w:t>oral coagulants</w:t>
      </w:r>
      <w:r w:rsidRPr="00590F11">
        <w:rPr>
          <w:rFonts w:eastAsia="DengXian"/>
        </w:rPr>
        <w:t xml:space="preserve"> </w:t>
      </w:r>
      <w:r>
        <w:rPr>
          <w:rFonts w:eastAsia="DengXian" w:hint="eastAsia"/>
          <w:lang w:eastAsia="zh-CN"/>
        </w:rPr>
        <w:t>in dialysis patients with atrial fibrillation or atrial flutter</w:t>
      </w:r>
      <w:r w:rsidRPr="00590F11">
        <w:rPr>
          <w:rFonts w:eastAsia="DengXian"/>
        </w:rPr>
        <w:t xml:space="preserve">, and summary of the target trial is emulated using </w:t>
      </w:r>
      <w:r>
        <w:rPr>
          <w:rFonts w:eastAsia="DengXian" w:hint="eastAsia"/>
          <w:lang w:eastAsia="zh-CN"/>
        </w:rPr>
        <w:t xml:space="preserve">HK CDARS </w:t>
      </w:r>
      <w:r w:rsidRPr="00590F11">
        <w:rPr>
          <w:rFonts w:eastAsia="DengXian"/>
        </w:rPr>
        <w:t>data.</w:t>
      </w:r>
    </w:p>
    <w:tbl>
      <w:tblPr>
        <w:tblStyle w:val="MDPI41threelinetable"/>
        <w:tblW w:w="13608" w:type="dxa"/>
        <w:tblLook w:val="04A0" w:firstRow="1" w:lastRow="0" w:firstColumn="1" w:lastColumn="0" w:noHBand="0" w:noVBand="1"/>
      </w:tblPr>
      <w:tblGrid>
        <w:gridCol w:w="1418"/>
        <w:gridCol w:w="5954"/>
        <w:gridCol w:w="6236"/>
      </w:tblGrid>
      <w:tr w:rsidR="00CE4E06" w:rsidRPr="00590F11" w14:paraId="77A6D8FB" w14:textId="77777777" w:rsidTr="00B26E86">
        <w:trPr>
          <w:cnfStyle w:val="100000000000" w:firstRow="1" w:lastRow="0" w:firstColumn="0" w:lastColumn="0" w:oddVBand="0" w:evenVBand="0" w:oddHBand="0" w:evenHBand="0" w:firstRowFirstColumn="0" w:firstRowLastColumn="0" w:lastRowFirstColumn="0" w:lastRowLastColumn="0"/>
        </w:trPr>
        <w:tc>
          <w:tcPr>
            <w:tcW w:w="1418" w:type="dxa"/>
            <w:hideMark/>
          </w:tcPr>
          <w:p w14:paraId="43934A91" w14:textId="77777777" w:rsidR="00CE4E06" w:rsidRPr="00590F11" w:rsidRDefault="00CE4E06" w:rsidP="00B26E86">
            <w:pPr>
              <w:spacing w:after="160" w:line="278" w:lineRule="auto"/>
              <w:rPr>
                <w:rFonts w:eastAsia="DengXian"/>
                <w:bCs/>
                <w:lang w:val="en-GB"/>
              </w:rPr>
            </w:pPr>
            <w:r w:rsidRPr="00590F11">
              <w:rPr>
                <w:rFonts w:eastAsia="DengXian"/>
                <w:bCs/>
                <w:lang w:val="en-GB"/>
              </w:rPr>
              <w:t>Protocol component</w:t>
            </w:r>
          </w:p>
        </w:tc>
        <w:tc>
          <w:tcPr>
            <w:tcW w:w="5954" w:type="dxa"/>
            <w:hideMark/>
          </w:tcPr>
          <w:p w14:paraId="04A07791" w14:textId="77777777" w:rsidR="00CE4E06" w:rsidRPr="00590F11" w:rsidRDefault="00CE4E06" w:rsidP="00B26E86">
            <w:pPr>
              <w:spacing w:after="160" w:line="278" w:lineRule="auto"/>
              <w:rPr>
                <w:rFonts w:eastAsia="DengXian"/>
                <w:bCs/>
                <w:lang w:val="en-GB"/>
              </w:rPr>
            </w:pPr>
            <w:r w:rsidRPr="00590F11">
              <w:rPr>
                <w:rFonts w:eastAsia="DengXian"/>
                <w:bCs/>
                <w:lang w:val="en-GB"/>
              </w:rPr>
              <w:t>Target trial</w:t>
            </w:r>
          </w:p>
        </w:tc>
        <w:tc>
          <w:tcPr>
            <w:tcW w:w="6236" w:type="dxa"/>
            <w:hideMark/>
          </w:tcPr>
          <w:p w14:paraId="1B17B5D1" w14:textId="77777777" w:rsidR="00CE4E06" w:rsidRPr="00590F11" w:rsidRDefault="00CE4E06" w:rsidP="00B26E86">
            <w:pPr>
              <w:spacing w:after="160" w:line="278" w:lineRule="auto"/>
              <w:rPr>
                <w:rFonts w:eastAsia="DengXian"/>
                <w:bCs/>
                <w:lang w:val="en-GB"/>
              </w:rPr>
            </w:pPr>
            <w:r w:rsidRPr="00590F11">
              <w:rPr>
                <w:rFonts w:eastAsia="DengXian"/>
                <w:bCs/>
                <w:lang w:val="en-GB"/>
              </w:rPr>
              <w:t xml:space="preserve">Emulation of the target trial using </w:t>
            </w:r>
            <w:r>
              <w:rPr>
                <w:rFonts w:eastAsia="DengXian" w:hint="eastAsia"/>
                <w:bCs/>
                <w:lang w:val="en-GB"/>
              </w:rPr>
              <w:t xml:space="preserve">HK CDARS </w:t>
            </w:r>
            <w:r w:rsidRPr="00590F11">
              <w:rPr>
                <w:rFonts w:eastAsia="DengXian"/>
                <w:bCs/>
                <w:lang w:val="en-GB"/>
              </w:rPr>
              <w:t>data</w:t>
            </w:r>
          </w:p>
        </w:tc>
      </w:tr>
      <w:tr w:rsidR="00CE4E06" w:rsidRPr="0076657D" w14:paraId="7AE314DE" w14:textId="77777777" w:rsidTr="00B26E86">
        <w:tc>
          <w:tcPr>
            <w:tcW w:w="1418" w:type="dxa"/>
            <w:vAlign w:val="top"/>
            <w:hideMark/>
          </w:tcPr>
          <w:p w14:paraId="56DF0F04" w14:textId="77777777" w:rsidR="00CE4E06" w:rsidRPr="00590F11" w:rsidRDefault="00CE4E06" w:rsidP="00B26E86">
            <w:pPr>
              <w:spacing w:after="160" w:line="278" w:lineRule="auto"/>
              <w:jc w:val="left"/>
              <w:rPr>
                <w:rFonts w:eastAsia="DengXian"/>
                <w:lang w:val="en-GB"/>
              </w:rPr>
            </w:pPr>
            <w:r w:rsidRPr="00590F11">
              <w:rPr>
                <w:rFonts w:eastAsia="DengXian"/>
                <w:lang w:val="en-GB"/>
              </w:rPr>
              <w:t>Eligibility criteria</w:t>
            </w:r>
          </w:p>
        </w:tc>
        <w:tc>
          <w:tcPr>
            <w:tcW w:w="5954" w:type="dxa"/>
            <w:vAlign w:val="top"/>
            <w:hideMark/>
          </w:tcPr>
          <w:p w14:paraId="464FF3C7" w14:textId="77777777" w:rsidR="00CE4E06" w:rsidRPr="00590F11" w:rsidRDefault="00CE4E06" w:rsidP="00B26E86">
            <w:pPr>
              <w:pStyle w:val="MDPI31text"/>
              <w:rPr>
                <w:rFonts w:eastAsia="DengXian"/>
                <w:lang w:eastAsia="zh-CN"/>
              </w:rPr>
            </w:pPr>
            <w:r w:rsidRPr="00590F11">
              <w:rPr>
                <w:rFonts w:eastAsia="DengXian"/>
                <w:lang w:eastAsia="zh-CN"/>
              </w:rPr>
              <w:t xml:space="preserve">People with </w:t>
            </w:r>
            <w:r w:rsidRPr="00590F11">
              <w:t xml:space="preserve">end-stage renal failure </w:t>
            </w:r>
            <w:r>
              <w:rPr>
                <w:rFonts w:hint="eastAsia"/>
              </w:rPr>
              <w:t xml:space="preserve">undergoing </w:t>
            </w:r>
            <w:r w:rsidRPr="00590F11">
              <w:t>peritoneal dialysis</w:t>
            </w:r>
            <w:r w:rsidRPr="00590F11">
              <w:rPr>
                <w:rFonts w:eastAsia="DengXian"/>
                <w:lang w:eastAsia="zh-CN"/>
              </w:rPr>
              <w:t xml:space="preserve"> </w:t>
            </w:r>
            <w:r>
              <w:rPr>
                <w:rFonts w:eastAsia="DengXian" w:hint="eastAsia"/>
              </w:rPr>
              <w:t xml:space="preserve">with a diagnosis of atrial fibrillation or atrial flutter </w:t>
            </w:r>
            <w:r w:rsidRPr="00590F11">
              <w:rPr>
                <w:rFonts w:eastAsia="DengXian"/>
                <w:lang w:eastAsia="zh-CN"/>
              </w:rPr>
              <w:t xml:space="preserve">aged </w:t>
            </w:r>
            <w:r>
              <w:rPr>
                <w:rFonts w:eastAsia="DengXian" w:hint="eastAsia"/>
              </w:rPr>
              <w:t xml:space="preserve">18 </w:t>
            </w:r>
            <w:r w:rsidRPr="00590F11">
              <w:rPr>
                <w:rFonts w:eastAsia="DengXian"/>
                <w:lang w:eastAsia="zh-CN"/>
              </w:rPr>
              <w:t xml:space="preserve">or older and who have not used </w:t>
            </w:r>
            <w:r>
              <w:rPr>
                <w:rFonts w:eastAsia="DengXian" w:hint="eastAsia"/>
              </w:rPr>
              <w:t>oral coagulants</w:t>
            </w:r>
            <w:r w:rsidRPr="00590F11">
              <w:rPr>
                <w:rFonts w:eastAsia="DengXian"/>
                <w:lang w:eastAsia="zh-CN"/>
              </w:rPr>
              <w:t>.</w:t>
            </w:r>
          </w:p>
        </w:tc>
        <w:tc>
          <w:tcPr>
            <w:tcW w:w="6236" w:type="dxa"/>
            <w:vAlign w:val="top"/>
            <w:hideMark/>
          </w:tcPr>
          <w:p w14:paraId="044805A5" w14:textId="77777777" w:rsidR="00CE4E06" w:rsidRDefault="00CE4E06" w:rsidP="00B26E86">
            <w:pPr>
              <w:pStyle w:val="MDPI31text"/>
              <w:rPr>
                <w:rFonts w:eastAsia="DengXian"/>
              </w:rPr>
            </w:pPr>
            <w:r w:rsidRPr="00590F11">
              <w:rPr>
                <w:rFonts w:eastAsia="DengXian"/>
                <w:lang w:eastAsia="zh-CN"/>
              </w:rPr>
              <w:t>The target trial is emulated using data</w:t>
            </w:r>
            <w:r>
              <w:rPr>
                <w:rFonts w:eastAsia="DengXian" w:hint="eastAsia"/>
              </w:rPr>
              <w:t xml:space="preserve"> in CDARS </w:t>
            </w:r>
            <w:r w:rsidRPr="00590F11">
              <w:rPr>
                <w:rFonts w:eastAsia="DengXian"/>
                <w:lang w:eastAsia="zh-CN"/>
              </w:rPr>
              <w:t xml:space="preserve">on people who were </w:t>
            </w:r>
            <w:r>
              <w:rPr>
                <w:rFonts w:eastAsia="DengXian" w:hint="eastAsia"/>
              </w:rPr>
              <w:t>diagnosis with end-stage renal failure undergoing per</w:t>
            </w:r>
            <w:r>
              <w:rPr>
                <w:rFonts w:eastAsia="DengXian"/>
              </w:rPr>
              <w:t>i</w:t>
            </w:r>
            <w:r>
              <w:rPr>
                <w:rFonts w:eastAsia="DengXian" w:hint="eastAsia"/>
              </w:rPr>
              <w:t>toneal dialysis with a newly diagnosis of atrial fibrillation or atrial flutter between 2007 and 2022. The emulation is performed using sequential trials approaches. At a given montly from 2007 to 2022, a</w:t>
            </w:r>
            <w:r>
              <w:rPr>
                <w:rFonts w:eastAsia="DengXian" w:hint="eastAsia"/>
                <w:lang w:eastAsia="zh-CN"/>
              </w:rPr>
              <w:t>n individual</w:t>
            </w:r>
            <w:r>
              <w:rPr>
                <w:rFonts w:eastAsia="DengXian" w:hint="eastAsia"/>
              </w:rPr>
              <w:t xml:space="preserve"> is defined as meeting the eligibility criteria if they meet the following conditions:</w:t>
            </w:r>
          </w:p>
          <w:p w14:paraId="5A0D3114" w14:textId="77777777" w:rsidR="00CE4E06" w:rsidRDefault="00CE4E06" w:rsidP="00B26E86">
            <w:pPr>
              <w:pStyle w:val="ListParagraph"/>
              <w:numPr>
                <w:ilvl w:val="0"/>
                <w:numId w:val="13"/>
              </w:numPr>
              <w:ind w:left="851" w:hanging="567"/>
              <w:jc w:val="left"/>
              <w:rPr>
                <w:rFonts w:eastAsia="DengXian"/>
                <w:lang w:val="en-GB"/>
              </w:rPr>
            </w:pPr>
            <w:r>
              <w:rPr>
                <w:rFonts w:eastAsia="DengXian" w:hint="eastAsia"/>
                <w:lang w:val="en-GB"/>
              </w:rPr>
              <w:t>Age 18 or older;</w:t>
            </w:r>
          </w:p>
          <w:p w14:paraId="4720B790" w14:textId="77777777" w:rsidR="00CE4E06" w:rsidRDefault="00CE4E06" w:rsidP="00B26E86">
            <w:pPr>
              <w:pStyle w:val="ListParagraph"/>
              <w:numPr>
                <w:ilvl w:val="0"/>
                <w:numId w:val="13"/>
              </w:numPr>
              <w:ind w:left="851" w:hanging="567"/>
              <w:jc w:val="left"/>
              <w:rPr>
                <w:rFonts w:eastAsia="DengXian"/>
                <w:lang w:val="en-GB"/>
              </w:rPr>
            </w:pPr>
            <w:r>
              <w:rPr>
                <w:rFonts w:eastAsia="DengXian" w:hint="eastAsia"/>
                <w:lang w:val="en-GB"/>
              </w:rPr>
              <w:t>Still underwent per</w:t>
            </w:r>
            <w:r>
              <w:rPr>
                <w:rFonts w:eastAsia="DengXian"/>
                <w:lang w:val="en-GB"/>
              </w:rPr>
              <w:t>i</w:t>
            </w:r>
            <w:r>
              <w:rPr>
                <w:rFonts w:eastAsia="DengXian" w:hint="eastAsia"/>
                <w:lang w:val="en-GB"/>
              </w:rPr>
              <w:t>toneal dialysis;</w:t>
            </w:r>
          </w:p>
          <w:p w14:paraId="4D2EED59" w14:textId="77777777" w:rsidR="00CE4E06" w:rsidRDefault="00CE4E06" w:rsidP="00B26E86">
            <w:pPr>
              <w:pStyle w:val="ListParagraph"/>
              <w:numPr>
                <w:ilvl w:val="0"/>
                <w:numId w:val="13"/>
              </w:numPr>
              <w:ind w:left="851" w:hanging="567"/>
              <w:jc w:val="left"/>
              <w:rPr>
                <w:rFonts w:eastAsia="DengXian"/>
                <w:lang w:val="en-GB"/>
              </w:rPr>
            </w:pPr>
            <w:r>
              <w:rPr>
                <w:rFonts w:eastAsia="DengXian" w:hint="eastAsia"/>
                <w:lang w:val="en-GB"/>
              </w:rPr>
              <w:t>With a diagnosis of atrial fibrillation or atrial flutter before index date;</w:t>
            </w:r>
          </w:p>
          <w:p w14:paraId="1C54479A" w14:textId="77777777" w:rsidR="00CE4E06" w:rsidRDefault="00CE4E06" w:rsidP="00B26E86">
            <w:pPr>
              <w:pStyle w:val="ListParagraph"/>
              <w:numPr>
                <w:ilvl w:val="0"/>
                <w:numId w:val="13"/>
              </w:numPr>
              <w:ind w:left="851" w:hanging="567"/>
              <w:jc w:val="left"/>
              <w:rPr>
                <w:rFonts w:eastAsia="DengXian"/>
                <w:lang w:val="en-GB"/>
              </w:rPr>
            </w:pPr>
            <w:r>
              <w:rPr>
                <w:rFonts w:eastAsia="DengXian" w:hint="eastAsia"/>
                <w:lang w:val="en-GB"/>
              </w:rPr>
              <w:t>Without a</w:t>
            </w:r>
            <w:r>
              <w:rPr>
                <w:rFonts w:eastAsia="DengXian"/>
                <w:lang w:val="en-GB"/>
              </w:rPr>
              <w:t>n</w:t>
            </w:r>
            <w:r>
              <w:rPr>
                <w:rFonts w:eastAsia="DengXian" w:hint="eastAsia"/>
                <w:lang w:val="en-GB"/>
              </w:rPr>
              <w:t>y OAC prescription record before two months till 1993;</w:t>
            </w:r>
          </w:p>
          <w:p w14:paraId="684B915F" w14:textId="77777777" w:rsidR="00CE4E06" w:rsidRPr="00021049" w:rsidRDefault="00CE4E06" w:rsidP="00B26E86">
            <w:pPr>
              <w:pStyle w:val="ListParagraph"/>
              <w:numPr>
                <w:ilvl w:val="0"/>
                <w:numId w:val="13"/>
              </w:numPr>
              <w:ind w:left="851" w:hanging="567"/>
              <w:jc w:val="left"/>
              <w:rPr>
                <w:rFonts w:eastAsia="DengXian"/>
                <w:lang w:val="en-GB"/>
              </w:rPr>
            </w:pPr>
            <w:r>
              <w:rPr>
                <w:rFonts w:eastAsia="DengXian" w:hint="eastAsia"/>
                <w:lang w:val="en-GB"/>
              </w:rPr>
              <w:t>Without</w:t>
            </w:r>
            <w:r w:rsidRPr="00021049">
              <w:rPr>
                <w:rFonts w:eastAsia="DengXian"/>
                <w:lang w:val="en-GB"/>
              </w:rPr>
              <w:t xml:space="preserve"> </w:t>
            </w:r>
            <w:r>
              <w:rPr>
                <w:rFonts w:eastAsia="DengXian" w:hint="eastAsia"/>
                <w:lang w:val="en-GB"/>
              </w:rPr>
              <w:t xml:space="preserve">hemodialysis, renal </w:t>
            </w:r>
            <w:r w:rsidRPr="00021049">
              <w:rPr>
                <w:rFonts w:eastAsia="DengXian"/>
                <w:lang w:val="en-GB"/>
              </w:rPr>
              <w:t>transplant</w:t>
            </w:r>
            <w:r>
              <w:rPr>
                <w:rFonts w:eastAsia="DengXian" w:hint="eastAsia"/>
                <w:lang w:val="en-GB"/>
              </w:rPr>
              <w:t xml:space="preserve"> before </w:t>
            </w:r>
          </w:p>
          <w:p w14:paraId="3614CCB8" w14:textId="77777777" w:rsidR="00CE4E06" w:rsidRDefault="00CE4E06" w:rsidP="00B26E86">
            <w:pPr>
              <w:pStyle w:val="MDPI31text"/>
              <w:rPr>
                <w:rFonts w:eastAsia="DengXian"/>
              </w:rPr>
            </w:pPr>
            <w:r w:rsidRPr="00590F11">
              <w:rPr>
                <w:rFonts w:eastAsia="DengXian"/>
              </w:rPr>
              <w:t xml:space="preserve"> </w:t>
            </w:r>
          </w:p>
          <w:p w14:paraId="56FE7533" w14:textId="77777777" w:rsidR="00CE4E06" w:rsidRPr="00590F11" w:rsidRDefault="00CE4E06" w:rsidP="00B26E86">
            <w:pPr>
              <w:pStyle w:val="MDPI31text"/>
              <w:rPr>
                <w:rFonts w:eastAsia="DengXian"/>
              </w:rPr>
            </w:pPr>
            <w:r w:rsidRPr="00590F11">
              <w:rPr>
                <w:rFonts w:eastAsia="DengXian"/>
              </w:rPr>
              <w:t>The first visit at which the trial emulation eligibility criteria are met in the available data is denoted</w:t>
            </w:r>
            <w:r>
              <w:rPr>
                <w:rFonts w:eastAsia="DengXian" w:hint="eastAsia"/>
                <w:lang w:eastAsia="zh-CN"/>
              </w:rPr>
              <w:t xml:space="preserve"> </w:t>
            </w:r>
            <w:r w:rsidRPr="00590F11">
              <w:rPr>
                <w:rFonts w:ascii="Cambria Math" w:eastAsia="DengXian" w:hAnsi="Cambria Math" w:cs="Cambria Math"/>
              </w:rPr>
              <w:t>𝑘</w:t>
            </w:r>
            <w:r w:rsidRPr="00590F11">
              <w:rPr>
                <w:rFonts w:eastAsia="DengXian"/>
              </w:rPr>
              <w:t>=0</w:t>
            </w:r>
            <w:r>
              <w:rPr>
                <w:rFonts w:eastAsia="DengXian" w:hint="eastAsia"/>
                <w:lang w:eastAsia="zh-CN"/>
              </w:rPr>
              <w:t xml:space="preserve"> </w:t>
            </w:r>
            <w:r w:rsidRPr="00590F11">
              <w:rPr>
                <w:rFonts w:eastAsia="DengXian"/>
              </w:rPr>
              <w:t xml:space="preserve">and subsequent </w:t>
            </w:r>
            <w:r>
              <w:rPr>
                <w:rFonts w:eastAsia="DengXian" w:hint="eastAsia"/>
              </w:rPr>
              <w:t>trial</w:t>
            </w:r>
            <w:r w:rsidRPr="00590F11">
              <w:rPr>
                <w:rFonts w:eastAsia="DengXian"/>
              </w:rPr>
              <w:t xml:space="preserve"> times are</w:t>
            </w:r>
            <w:r>
              <w:rPr>
                <w:rFonts w:eastAsia="DengXian" w:hint="eastAsia"/>
                <w:lang w:eastAsia="zh-CN"/>
              </w:rPr>
              <w:t xml:space="preserve"> </w:t>
            </w:r>
            <w:r w:rsidRPr="00590F11">
              <w:rPr>
                <w:rFonts w:ascii="Cambria Math" w:eastAsia="DengXian" w:hAnsi="Cambria Math" w:cs="Cambria Math"/>
              </w:rPr>
              <w:t>𝑘</w:t>
            </w:r>
            <w:r w:rsidRPr="00590F11">
              <w:rPr>
                <w:rFonts w:eastAsia="DengXian"/>
              </w:rPr>
              <w:t xml:space="preserve">=1,2,…. The maximum number of </w:t>
            </w:r>
            <w:r>
              <w:rPr>
                <w:rFonts w:eastAsia="DengXian" w:hint="eastAsia"/>
                <w:lang w:eastAsia="zh-CN"/>
              </w:rPr>
              <w:t>trial</w:t>
            </w:r>
            <w:r w:rsidRPr="00590F11">
              <w:rPr>
                <w:rFonts w:eastAsia="DengXian"/>
              </w:rPr>
              <w:t xml:space="preserve"> is </w:t>
            </w:r>
            <w:r>
              <w:rPr>
                <w:rFonts w:eastAsia="DengXian" w:hint="eastAsia"/>
              </w:rPr>
              <w:t>19</w:t>
            </w:r>
            <w:r>
              <w:rPr>
                <w:rFonts w:eastAsia="DengXian" w:hint="eastAsia"/>
                <w:lang w:eastAsia="zh-CN"/>
              </w:rPr>
              <w:t>1</w:t>
            </w:r>
            <w:r w:rsidRPr="00590F11">
              <w:rPr>
                <w:rFonts w:eastAsia="DengXian"/>
              </w:rPr>
              <w:t>, with</w:t>
            </w:r>
            <w:r>
              <w:rPr>
                <w:rFonts w:eastAsia="DengXian" w:hint="eastAsia"/>
                <w:lang w:eastAsia="zh-CN"/>
              </w:rPr>
              <w:t xml:space="preserve"> </w:t>
            </w:r>
            <w:r w:rsidRPr="00590F11">
              <w:rPr>
                <w:rFonts w:ascii="Cambria Math" w:eastAsia="DengXian" w:hAnsi="Cambria Math" w:cs="Cambria Math"/>
              </w:rPr>
              <w:t>𝑘</w:t>
            </w:r>
            <w:r w:rsidRPr="00590F11">
              <w:rPr>
                <w:rFonts w:eastAsia="DengXian"/>
              </w:rPr>
              <w:t>=</w:t>
            </w:r>
            <w:r>
              <w:rPr>
                <w:rFonts w:eastAsia="DengXian" w:hint="eastAsia"/>
              </w:rPr>
              <w:t>19</w:t>
            </w:r>
            <w:r>
              <w:rPr>
                <w:rFonts w:eastAsia="DengXian" w:hint="eastAsia"/>
                <w:lang w:eastAsia="zh-CN"/>
              </w:rPr>
              <w:t xml:space="preserve">1 </w:t>
            </w:r>
            <w:r w:rsidRPr="00590F11">
              <w:rPr>
                <w:rFonts w:eastAsia="DengXian"/>
              </w:rPr>
              <w:t>corresponding to</w:t>
            </w:r>
            <w:r>
              <w:rPr>
                <w:rFonts w:eastAsia="DengXian" w:hint="eastAsia"/>
              </w:rPr>
              <w:t xml:space="preserve"> </w:t>
            </w:r>
            <w:r>
              <w:rPr>
                <w:rFonts w:eastAsia="DengXian"/>
              </w:rPr>
              <w:t xml:space="preserve">the </w:t>
            </w:r>
            <w:r>
              <w:rPr>
                <w:rFonts w:eastAsia="DengXian" w:hint="eastAsia"/>
              </w:rPr>
              <w:t>index date of</w:t>
            </w:r>
            <w:r w:rsidRPr="00590F11">
              <w:rPr>
                <w:rFonts w:eastAsia="DengXian"/>
              </w:rPr>
              <w:t xml:space="preserve"> 20</w:t>
            </w:r>
            <w:r>
              <w:rPr>
                <w:rFonts w:eastAsia="DengXian" w:hint="eastAsia"/>
              </w:rPr>
              <w:t>22-12-01</w:t>
            </w:r>
            <w:r w:rsidRPr="00590F11">
              <w:rPr>
                <w:rFonts w:eastAsia="DengXian"/>
              </w:rPr>
              <w:t>.</w:t>
            </w:r>
          </w:p>
        </w:tc>
      </w:tr>
      <w:tr w:rsidR="00CE4E06" w:rsidRPr="00590F11" w14:paraId="61272345" w14:textId="77777777" w:rsidTr="00B26E86">
        <w:tc>
          <w:tcPr>
            <w:tcW w:w="1418" w:type="dxa"/>
            <w:vAlign w:val="top"/>
            <w:hideMark/>
          </w:tcPr>
          <w:p w14:paraId="74A485B3" w14:textId="77777777" w:rsidR="00CE4E06" w:rsidRPr="00590F11" w:rsidRDefault="00CE4E06" w:rsidP="00B26E86">
            <w:pPr>
              <w:spacing w:after="160" w:line="278" w:lineRule="auto"/>
              <w:jc w:val="left"/>
              <w:rPr>
                <w:rFonts w:eastAsia="DengXian"/>
                <w:lang w:val="en-GB"/>
              </w:rPr>
            </w:pPr>
            <w:r w:rsidRPr="00590F11">
              <w:rPr>
                <w:rFonts w:eastAsia="DengXian"/>
                <w:lang w:val="en-GB"/>
              </w:rPr>
              <w:t>Treatment strategies</w:t>
            </w:r>
          </w:p>
        </w:tc>
        <w:tc>
          <w:tcPr>
            <w:tcW w:w="5954" w:type="dxa"/>
            <w:vAlign w:val="top"/>
            <w:hideMark/>
          </w:tcPr>
          <w:p w14:paraId="66AA2A5F" w14:textId="77777777" w:rsidR="00CE4E06" w:rsidRDefault="00CE4E06" w:rsidP="00B26E86">
            <w:pPr>
              <w:spacing w:after="160" w:line="278" w:lineRule="auto"/>
              <w:jc w:val="left"/>
              <w:rPr>
                <w:rFonts w:eastAsia="DengXian"/>
                <w:lang w:val="en-GB"/>
              </w:rPr>
            </w:pPr>
            <w:r w:rsidRPr="00590F11">
              <w:rPr>
                <w:rFonts w:eastAsia="DengXian"/>
                <w:lang w:val="en-GB"/>
              </w:rPr>
              <w:t xml:space="preserve">(i) Do not start using </w:t>
            </w:r>
            <w:r>
              <w:rPr>
                <w:rFonts w:eastAsia="DengXian" w:hint="eastAsia"/>
                <w:lang w:val="en-GB"/>
              </w:rPr>
              <w:t>OAC</w:t>
            </w:r>
            <w:r w:rsidRPr="00590F11">
              <w:rPr>
                <w:rFonts w:eastAsia="DengXian"/>
                <w:lang w:val="en-GB"/>
              </w:rPr>
              <w:t xml:space="preserve">. </w:t>
            </w:r>
          </w:p>
          <w:p w14:paraId="29287294" w14:textId="77777777" w:rsidR="00CE4E06" w:rsidRPr="00590F11" w:rsidRDefault="00CE4E06" w:rsidP="00B26E86">
            <w:pPr>
              <w:spacing w:after="160" w:line="278" w:lineRule="auto"/>
              <w:jc w:val="left"/>
              <w:rPr>
                <w:rFonts w:eastAsia="DengXian"/>
                <w:lang w:val="en-GB"/>
              </w:rPr>
            </w:pPr>
            <w:r w:rsidRPr="00590F11">
              <w:rPr>
                <w:rFonts w:eastAsia="DengXian"/>
                <w:lang w:val="en-GB"/>
              </w:rPr>
              <w:t xml:space="preserve">(ii) Start using </w:t>
            </w:r>
            <w:r>
              <w:rPr>
                <w:rFonts w:eastAsia="DengXian" w:hint="eastAsia"/>
                <w:lang w:val="en-GB"/>
              </w:rPr>
              <w:t>OAC</w:t>
            </w:r>
            <w:r w:rsidRPr="00590F11">
              <w:rPr>
                <w:rFonts w:eastAsia="DengXian"/>
                <w:lang w:val="en-GB"/>
              </w:rPr>
              <w:t>.</w:t>
            </w:r>
          </w:p>
        </w:tc>
        <w:tc>
          <w:tcPr>
            <w:tcW w:w="6236" w:type="dxa"/>
            <w:vAlign w:val="top"/>
            <w:hideMark/>
          </w:tcPr>
          <w:p w14:paraId="0FC0591B" w14:textId="77777777" w:rsidR="00CE4E06" w:rsidRPr="00590F11" w:rsidRDefault="00CE4E06" w:rsidP="00B26E86">
            <w:pPr>
              <w:spacing w:after="160" w:line="278" w:lineRule="auto"/>
              <w:jc w:val="left"/>
              <w:rPr>
                <w:rFonts w:eastAsia="DengXian"/>
                <w:lang w:val="en-GB"/>
              </w:rPr>
            </w:pPr>
            <w:r w:rsidRPr="00590F11">
              <w:rPr>
                <w:rFonts w:eastAsia="DengXian"/>
                <w:lang w:val="en-GB"/>
              </w:rPr>
              <w:t xml:space="preserve">The treatment strategies of interest are as in the target trial. </w:t>
            </w:r>
            <w:r>
              <w:rPr>
                <w:rFonts w:eastAsia="DengXian" w:hint="eastAsia"/>
                <w:lang w:val="en-GB"/>
              </w:rPr>
              <w:t xml:space="preserve">The </w:t>
            </w:r>
            <w:r w:rsidRPr="00590F11">
              <w:rPr>
                <w:rFonts w:eastAsia="DengXian"/>
                <w:lang w:val="en-GB"/>
              </w:rPr>
              <w:t>individual</w:t>
            </w:r>
            <w:r>
              <w:rPr>
                <w:rFonts w:eastAsia="DengXian" w:hint="eastAsia"/>
                <w:lang w:val="en-GB"/>
              </w:rPr>
              <w:t xml:space="preserve">s who start to </w:t>
            </w:r>
            <w:r>
              <w:rPr>
                <w:rFonts w:eastAsia="DengXian"/>
                <w:lang w:val="en-GB"/>
              </w:rPr>
              <w:t>receive</w:t>
            </w:r>
            <w:r>
              <w:rPr>
                <w:rFonts w:eastAsia="DengXian" w:hint="eastAsia"/>
                <w:lang w:val="en-GB"/>
              </w:rPr>
              <w:t xml:space="preserve"> OAC within one</w:t>
            </w:r>
            <w:r>
              <w:rPr>
                <w:rFonts w:eastAsia="DengXian"/>
                <w:lang w:val="en-GB"/>
              </w:rPr>
              <w:t xml:space="preserve"> </w:t>
            </w:r>
            <w:r>
              <w:rPr>
                <w:rFonts w:eastAsia="DengXian" w:hint="eastAsia"/>
                <w:lang w:val="en-GB"/>
              </w:rPr>
              <w:t>month before the index date are treated as OAC users, while those without start</w:t>
            </w:r>
            <w:r>
              <w:rPr>
                <w:rFonts w:eastAsia="DengXian"/>
                <w:lang w:val="en-GB"/>
              </w:rPr>
              <w:t>ed</w:t>
            </w:r>
            <w:r>
              <w:rPr>
                <w:rFonts w:eastAsia="DengXian" w:hint="eastAsia"/>
                <w:lang w:val="en-GB"/>
              </w:rPr>
              <w:t xml:space="preserve"> OAC are treated as OAC non</w:t>
            </w:r>
            <w:r>
              <w:rPr>
                <w:rFonts w:eastAsia="DengXian"/>
                <w:lang w:val="en-GB"/>
              </w:rPr>
              <w:t>-</w:t>
            </w:r>
            <w:r>
              <w:rPr>
                <w:rFonts w:eastAsia="DengXian" w:hint="eastAsia"/>
                <w:lang w:val="en-GB"/>
              </w:rPr>
              <w:t>users.</w:t>
            </w:r>
          </w:p>
        </w:tc>
      </w:tr>
      <w:tr w:rsidR="00CE4E06" w:rsidRPr="00590F11" w14:paraId="5DAD7F18" w14:textId="77777777" w:rsidTr="00B26E86">
        <w:tc>
          <w:tcPr>
            <w:tcW w:w="1418" w:type="dxa"/>
            <w:vAlign w:val="top"/>
            <w:hideMark/>
          </w:tcPr>
          <w:p w14:paraId="3580EC54" w14:textId="77777777" w:rsidR="00CE4E06" w:rsidRPr="00590F11" w:rsidRDefault="00CE4E06" w:rsidP="00B26E86">
            <w:pPr>
              <w:spacing w:after="160" w:line="278" w:lineRule="auto"/>
              <w:jc w:val="left"/>
              <w:rPr>
                <w:rFonts w:eastAsia="DengXian"/>
                <w:lang w:val="en-GB"/>
              </w:rPr>
            </w:pPr>
            <w:r w:rsidRPr="00590F11">
              <w:rPr>
                <w:rFonts w:eastAsia="DengXian"/>
                <w:lang w:val="en-GB"/>
              </w:rPr>
              <w:lastRenderedPageBreak/>
              <w:t>Assignment procedures</w:t>
            </w:r>
          </w:p>
        </w:tc>
        <w:tc>
          <w:tcPr>
            <w:tcW w:w="5954" w:type="dxa"/>
            <w:vAlign w:val="top"/>
            <w:hideMark/>
          </w:tcPr>
          <w:p w14:paraId="2DF71953" w14:textId="77777777" w:rsidR="00CE4E06" w:rsidRPr="00590F11" w:rsidRDefault="00CE4E06" w:rsidP="00B26E86">
            <w:pPr>
              <w:spacing w:after="160" w:line="278" w:lineRule="auto"/>
              <w:jc w:val="left"/>
              <w:rPr>
                <w:rFonts w:eastAsia="DengXian"/>
                <w:lang w:val="en-GB"/>
              </w:rPr>
            </w:pPr>
            <w:r w:rsidRPr="00590F11">
              <w:rPr>
                <w:rFonts w:eastAsia="DengXian"/>
                <w:lang w:val="en-GB"/>
              </w:rPr>
              <w:t xml:space="preserve">Patients randomly assigned to either treatment strategy. </w:t>
            </w:r>
          </w:p>
        </w:tc>
        <w:tc>
          <w:tcPr>
            <w:tcW w:w="6236" w:type="dxa"/>
            <w:vAlign w:val="top"/>
            <w:hideMark/>
          </w:tcPr>
          <w:p w14:paraId="7B935193" w14:textId="77777777" w:rsidR="00CE4E06" w:rsidRPr="00590F11" w:rsidRDefault="00CE4E06" w:rsidP="00B26E86">
            <w:pPr>
              <w:pStyle w:val="MDPI31text"/>
              <w:rPr>
                <w:rFonts w:eastAsia="DengXian"/>
                <w:lang w:val="en-GB" w:eastAsia="zh-CN"/>
              </w:rPr>
            </w:pPr>
            <w:r w:rsidRPr="00590F11">
              <w:rPr>
                <w:rFonts w:eastAsia="DengXian"/>
                <w:lang w:eastAsia="zh-CN"/>
              </w:rPr>
              <w:t xml:space="preserve">At each </w:t>
            </w:r>
            <w:r>
              <w:rPr>
                <w:rFonts w:eastAsia="DengXian" w:hint="eastAsia"/>
              </w:rPr>
              <w:t>trial,</w:t>
            </w:r>
            <w:r w:rsidRPr="00590F11">
              <w:rPr>
                <w:rFonts w:eastAsia="DengXian"/>
                <w:lang w:eastAsia="zh-CN"/>
              </w:rPr>
              <w:t xml:space="preserve"> an individual is a</w:t>
            </w:r>
            <w:r>
              <w:rPr>
                <w:rFonts w:eastAsia="DengXian"/>
              </w:rPr>
              <w:t>n</w:t>
            </w:r>
            <w:r w:rsidRPr="00590F11">
              <w:rPr>
                <w:rFonts w:eastAsia="DengXian"/>
                <w:lang w:eastAsia="zh-CN"/>
              </w:rPr>
              <w:t xml:space="preserve"> </w:t>
            </w:r>
            <w:r>
              <w:rPr>
                <w:rFonts w:eastAsia="DengXian" w:hint="eastAsia"/>
              </w:rPr>
              <w:t xml:space="preserve">OAC </w:t>
            </w:r>
            <w:r w:rsidRPr="00590F11">
              <w:rPr>
                <w:rFonts w:eastAsia="DengXian"/>
                <w:lang w:eastAsia="zh-CN"/>
              </w:rPr>
              <w:t>user or non</w:t>
            </w:r>
            <w:r w:rsidRPr="00590F11">
              <w:rPr>
                <w:rFonts w:ascii="Cambria Math" w:eastAsia="DengXian" w:hAnsi="Cambria Math" w:cs="Cambria Math"/>
                <w:lang w:eastAsia="zh-CN"/>
              </w:rPr>
              <w:t>‐</w:t>
            </w:r>
            <w:r w:rsidRPr="00590F11">
              <w:rPr>
                <w:rFonts w:eastAsia="DengXian"/>
                <w:lang w:eastAsia="zh-CN"/>
              </w:rPr>
              <w:t xml:space="preserve">user. </w:t>
            </w:r>
            <w:r>
              <w:rPr>
                <w:rFonts w:eastAsia="DengXian" w:hint="eastAsia"/>
              </w:rPr>
              <w:t>A propensity score mat</w:t>
            </w:r>
            <w:r>
              <w:rPr>
                <w:rFonts w:eastAsia="DengXian"/>
              </w:rPr>
              <w:t>ch</w:t>
            </w:r>
            <w:r>
              <w:rPr>
                <w:rFonts w:eastAsia="DengXian" w:hint="eastAsia"/>
              </w:rPr>
              <w:t>ing was used to emulate the randomization of eligible person-trials at baseline, where the users and non-users were matched in a 1:10 ratio within each trial. The nearest neighbo</w:t>
            </w:r>
            <w:r>
              <w:rPr>
                <w:rFonts w:eastAsia="DengXian"/>
              </w:rPr>
              <w:t>u</w:t>
            </w:r>
            <w:r>
              <w:rPr>
                <w:rFonts w:eastAsia="DengXian" w:hint="eastAsia"/>
              </w:rPr>
              <w:t>r propensity score mat</w:t>
            </w:r>
            <w:r>
              <w:rPr>
                <w:rFonts w:eastAsia="DengXian"/>
              </w:rPr>
              <w:t>ch</w:t>
            </w:r>
            <w:r>
              <w:rPr>
                <w:rFonts w:eastAsia="DengXian" w:hint="eastAsia"/>
              </w:rPr>
              <w:t>ing without replacement, with a propensity score estimated using logistic regression of the trea</w:t>
            </w:r>
            <w:r>
              <w:rPr>
                <w:rFonts w:eastAsia="DengXian"/>
              </w:rPr>
              <w:t>tment</w:t>
            </w:r>
            <w:r>
              <w:rPr>
                <w:rFonts w:eastAsia="DengXian" w:hint="eastAsia"/>
              </w:rPr>
              <w:t xml:space="preserve"> on the covariates. The mat</w:t>
            </w:r>
            <w:r>
              <w:rPr>
                <w:rFonts w:eastAsia="DengXian"/>
              </w:rPr>
              <w:t>ch</w:t>
            </w:r>
            <w:r>
              <w:rPr>
                <w:rFonts w:eastAsia="DengXian" w:hint="eastAsia"/>
              </w:rPr>
              <w:t>ing factors in</w:t>
            </w:r>
            <w:r>
              <w:rPr>
                <w:rFonts w:eastAsia="DengXian"/>
              </w:rPr>
              <w:t>cl</w:t>
            </w:r>
            <w:r>
              <w:rPr>
                <w:rFonts w:eastAsia="DengXian" w:hint="eastAsia"/>
              </w:rPr>
              <w:t xml:space="preserve">uded demographic characteristics (sex and age at index), </w:t>
            </w:r>
            <w:r>
              <w:rPr>
                <w:rFonts w:eastAsia="DengXian"/>
              </w:rPr>
              <w:t xml:space="preserve">and </w:t>
            </w:r>
            <w:r>
              <w:rPr>
                <w:rFonts w:eastAsia="DengXian" w:hint="eastAsia"/>
              </w:rPr>
              <w:t>baseline commorbidities, in add</w:t>
            </w:r>
            <w:r>
              <w:rPr>
                <w:rFonts w:eastAsia="DengXian"/>
              </w:rPr>
              <w:t>i</w:t>
            </w:r>
            <w:r>
              <w:rPr>
                <w:rFonts w:eastAsia="DengXian" w:hint="eastAsia"/>
              </w:rPr>
              <w:t xml:space="preserve">tion to the baseline </w:t>
            </w:r>
            <w:r>
              <w:rPr>
                <w:rFonts w:eastAsia="DengXian" w:hint="eastAsia"/>
                <w:lang w:eastAsia="zh-CN"/>
              </w:rPr>
              <w:t xml:space="preserve">antiplatelet use within each trial </w:t>
            </w:r>
            <w:r>
              <w:rPr>
                <w:rFonts w:eastAsia="DengXian" w:hint="eastAsia"/>
              </w:rPr>
              <w:t xml:space="preserve">for the emulation. </w:t>
            </w:r>
            <w:r w:rsidRPr="00590F11">
              <w:rPr>
                <w:rFonts w:eastAsia="DengXian"/>
                <w:lang w:val="en-GB" w:eastAsia="zh-CN"/>
              </w:rPr>
              <w:t xml:space="preserve"> </w:t>
            </w:r>
          </w:p>
        </w:tc>
      </w:tr>
      <w:tr w:rsidR="00CE4E06" w:rsidRPr="00590F11" w14:paraId="70FCF61A" w14:textId="77777777" w:rsidTr="00B26E86">
        <w:tc>
          <w:tcPr>
            <w:tcW w:w="1418" w:type="dxa"/>
            <w:vAlign w:val="top"/>
            <w:hideMark/>
          </w:tcPr>
          <w:p w14:paraId="63F19DF3" w14:textId="77777777" w:rsidR="00CE4E06" w:rsidRPr="00590F11" w:rsidRDefault="00CE4E06" w:rsidP="00B26E86">
            <w:pPr>
              <w:spacing w:after="160" w:line="278" w:lineRule="auto"/>
              <w:jc w:val="left"/>
              <w:rPr>
                <w:rFonts w:eastAsia="DengXian"/>
                <w:lang w:val="en-GB"/>
              </w:rPr>
            </w:pPr>
            <w:r w:rsidRPr="00590F11">
              <w:rPr>
                <w:rFonts w:eastAsia="DengXian"/>
                <w:lang w:val="en-GB"/>
              </w:rPr>
              <w:t>Follow</w:t>
            </w:r>
            <w:r w:rsidRPr="00590F11">
              <w:rPr>
                <w:rFonts w:ascii="Cambria Math" w:eastAsia="DengXian" w:hAnsi="Cambria Math" w:cs="Cambria Math"/>
                <w:lang w:val="en-GB"/>
              </w:rPr>
              <w:t>‐</w:t>
            </w:r>
            <w:r w:rsidRPr="00590F11">
              <w:rPr>
                <w:rFonts w:eastAsia="DengXian"/>
                <w:lang w:val="en-GB"/>
              </w:rPr>
              <w:t>up period</w:t>
            </w:r>
          </w:p>
        </w:tc>
        <w:tc>
          <w:tcPr>
            <w:tcW w:w="5954" w:type="dxa"/>
            <w:vAlign w:val="top"/>
            <w:hideMark/>
          </w:tcPr>
          <w:p w14:paraId="47455223" w14:textId="77777777" w:rsidR="00CE4E06" w:rsidRPr="00590F11" w:rsidRDefault="00CE4E06" w:rsidP="00B26E86">
            <w:pPr>
              <w:spacing w:after="160" w:line="278" w:lineRule="auto"/>
              <w:jc w:val="left"/>
              <w:rPr>
                <w:rFonts w:eastAsia="DengXian"/>
                <w:lang w:val="en-GB"/>
              </w:rPr>
            </w:pPr>
            <w:r w:rsidRPr="00590F11">
              <w:rPr>
                <w:rFonts w:eastAsia="DengXian"/>
                <w:lang w:val="en-GB"/>
              </w:rPr>
              <w:t>Starts at randomization and ends at death</w:t>
            </w:r>
            <w:r>
              <w:rPr>
                <w:rFonts w:eastAsia="DengXian" w:hint="eastAsia"/>
                <w:lang w:val="en-GB"/>
              </w:rPr>
              <w:t>, stop peritoneal dialysis, start of h</w:t>
            </w:r>
            <w:r w:rsidRPr="00021049">
              <w:rPr>
                <w:rFonts w:eastAsia="DengXian"/>
                <w:lang w:val="en-GB"/>
              </w:rPr>
              <w:t>emodialysis</w:t>
            </w:r>
            <w:r>
              <w:rPr>
                <w:rFonts w:eastAsia="DengXian" w:hint="eastAsia"/>
                <w:lang w:val="en-GB"/>
              </w:rPr>
              <w:t>,</w:t>
            </w:r>
            <w:r w:rsidRPr="00590F11">
              <w:rPr>
                <w:rFonts w:eastAsia="DengXian"/>
                <w:lang w:val="en-GB"/>
              </w:rPr>
              <w:t xml:space="preserve"> or </w:t>
            </w:r>
            <w:r>
              <w:rPr>
                <w:rFonts w:eastAsia="DengXian" w:hint="eastAsia"/>
                <w:lang w:val="en-GB"/>
              </w:rPr>
              <w:t xml:space="preserve">renal </w:t>
            </w:r>
            <w:r w:rsidRPr="00590F11">
              <w:rPr>
                <w:rFonts w:eastAsia="DengXian"/>
                <w:lang w:val="en-GB"/>
              </w:rPr>
              <w:t>transplant, loss</w:t>
            </w:r>
            <w:r w:rsidRPr="00590F11">
              <w:rPr>
                <w:rFonts w:ascii="Cambria Math" w:eastAsia="DengXian" w:hAnsi="Cambria Math" w:cs="Cambria Math"/>
                <w:lang w:val="en-GB"/>
              </w:rPr>
              <w:t>‐</w:t>
            </w:r>
            <w:r w:rsidRPr="00590F11">
              <w:rPr>
                <w:rFonts w:eastAsia="DengXian"/>
                <w:lang w:val="en-GB"/>
              </w:rPr>
              <w:t>to follow</w:t>
            </w:r>
            <w:r w:rsidRPr="00590F11">
              <w:rPr>
                <w:rFonts w:ascii="Cambria Math" w:eastAsia="DengXian" w:hAnsi="Cambria Math" w:cs="Cambria Math"/>
                <w:lang w:val="en-GB"/>
              </w:rPr>
              <w:t>‐</w:t>
            </w:r>
            <w:r w:rsidRPr="00590F11">
              <w:rPr>
                <w:rFonts w:eastAsia="DengXian"/>
                <w:lang w:val="en-GB"/>
              </w:rPr>
              <w:t xml:space="preserve">up, or </w:t>
            </w:r>
            <w:r>
              <w:rPr>
                <w:rFonts w:eastAsia="DengXian" w:hint="eastAsia"/>
                <w:lang w:val="en-GB"/>
              </w:rPr>
              <w:t>3</w:t>
            </w:r>
            <w:r w:rsidRPr="00590F11">
              <w:rPr>
                <w:rFonts w:eastAsia="DengXian"/>
                <w:lang w:val="en-GB"/>
              </w:rPr>
              <w:t xml:space="preserve"> years of follow</w:t>
            </w:r>
            <w:r w:rsidRPr="00590F11">
              <w:rPr>
                <w:rFonts w:ascii="Cambria Math" w:eastAsia="DengXian" w:hAnsi="Cambria Math" w:cs="Cambria Math"/>
                <w:lang w:val="en-GB"/>
              </w:rPr>
              <w:t>‐</w:t>
            </w:r>
            <w:r w:rsidRPr="00590F11">
              <w:rPr>
                <w:rFonts w:eastAsia="DengXian"/>
                <w:lang w:val="en-GB"/>
              </w:rPr>
              <w:t>up, whichever occurs first.</w:t>
            </w:r>
          </w:p>
        </w:tc>
        <w:tc>
          <w:tcPr>
            <w:tcW w:w="6236" w:type="dxa"/>
            <w:vAlign w:val="top"/>
            <w:hideMark/>
          </w:tcPr>
          <w:p w14:paraId="496CE0E8" w14:textId="77777777" w:rsidR="00CE4E06" w:rsidRPr="00590F11" w:rsidRDefault="00CE4E06" w:rsidP="00B26E86">
            <w:pPr>
              <w:spacing w:after="160" w:line="278" w:lineRule="auto"/>
              <w:jc w:val="left"/>
              <w:rPr>
                <w:rFonts w:eastAsia="DengXian"/>
                <w:lang w:val="en-GB"/>
              </w:rPr>
            </w:pPr>
            <w:r w:rsidRPr="00590F11">
              <w:rPr>
                <w:rFonts w:eastAsia="DengXian"/>
                <w:lang w:val="en-GB"/>
              </w:rPr>
              <w:t>Follow</w:t>
            </w:r>
            <w:r w:rsidRPr="00590F11">
              <w:rPr>
                <w:rFonts w:ascii="Cambria Math" w:eastAsia="DengXian" w:hAnsi="Cambria Math" w:cs="Cambria Math"/>
                <w:lang w:val="en-GB"/>
              </w:rPr>
              <w:t>‐</w:t>
            </w:r>
            <w:r w:rsidRPr="00590F11">
              <w:rPr>
                <w:rFonts w:eastAsia="DengXian"/>
                <w:lang w:val="en-GB"/>
              </w:rPr>
              <w:t>up starts at</w:t>
            </w:r>
            <w:r>
              <w:rPr>
                <w:rFonts w:eastAsia="DengXian" w:hint="eastAsia"/>
                <w:lang w:val="en-GB"/>
              </w:rPr>
              <w:t xml:space="preserve"> </w:t>
            </w:r>
            <w:r>
              <w:rPr>
                <w:rFonts w:ascii="Cambria Math" w:eastAsia="DengXian" w:hAnsi="Cambria Math" w:cs="Cambria Math" w:hint="eastAsia"/>
                <w:lang w:val="en-GB"/>
              </w:rPr>
              <w:t xml:space="preserve">each index date </w:t>
            </w:r>
            <w:r w:rsidRPr="00590F11">
              <w:rPr>
                <w:rFonts w:eastAsia="DengXian"/>
                <w:lang w:val="en-GB"/>
              </w:rPr>
              <w:t>and ends at death or transplant,</w:t>
            </w:r>
            <w:r>
              <w:rPr>
                <w:rFonts w:eastAsia="DengXian" w:hint="eastAsia"/>
                <w:lang w:val="en-GB"/>
              </w:rPr>
              <w:t xml:space="preserve"> </w:t>
            </w:r>
            <w:r w:rsidRPr="00590F11">
              <w:rPr>
                <w:rFonts w:eastAsia="DengXian"/>
                <w:lang w:val="en-GB"/>
              </w:rPr>
              <w:t>the end of 20</w:t>
            </w:r>
            <w:r>
              <w:rPr>
                <w:rFonts w:eastAsia="DengXian" w:hint="eastAsia"/>
                <w:lang w:val="en-GB"/>
              </w:rPr>
              <w:t>22</w:t>
            </w:r>
            <w:r w:rsidRPr="00590F11">
              <w:rPr>
                <w:rFonts w:eastAsia="DengXian"/>
                <w:lang w:val="en-GB"/>
              </w:rPr>
              <w:t>,</w:t>
            </w:r>
            <w:r>
              <w:rPr>
                <w:rFonts w:eastAsia="DengXian" w:hint="eastAsia"/>
                <w:lang w:val="en-GB"/>
              </w:rPr>
              <w:t xml:space="preserve"> or 3-years after index date,</w:t>
            </w:r>
            <w:r w:rsidRPr="00590F11">
              <w:rPr>
                <w:rFonts w:eastAsia="DengXian"/>
                <w:lang w:val="en-GB"/>
              </w:rPr>
              <w:t xml:space="preserve"> whichever occurs first.</w:t>
            </w:r>
          </w:p>
        </w:tc>
      </w:tr>
      <w:tr w:rsidR="00CE4E06" w:rsidRPr="00590F11" w14:paraId="1AD814A9" w14:textId="77777777" w:rsidTr="00B26E86">
        <w:tc>
          <w:tcPr>
            <w:tcW w:w="1418" w:type="dxa"/>
            <w:vAlign w:val="top"/>
            <w:hideMark/>
          </w:tcPr>
          <w:p w14:paraId="337A2AC6" w14:textId="77777777" w:rsidR="00CE4E06" w:rsidRPr="00590F11" w:rsidRDefault="00CE4E06" w:rsidP="00B26E86">
            <w:pPr>
              <w:spacing w:after="160" w:line="278" w:lineRule="auto"/>
              <w:jc w:val="left"/>
              <w:rPr>
                <w:rFonts w:eastAsia="DengXian"/>
                <w:lang w:val="en-GB"/>
              </w:rPr>
            </w:pPr>
            <w:r w:rsidRPr="00590F11">
              <w:rPr>
                <w:rFonts w:eastAsia="DengXian"/>
                <w:lang w:val="en-GB"/>
              </w:rPr>
              <w:t>Outcome</w:t>
            </w:r>
          </w:p>
        </w:tc>
        <w:tc>
          <w:tcPr>
            <w:tcW w:w="5954" w:type="dxa"/>
            <w:vAlign w:val="top"/>
            <w:hideMark/>
          </w:tcPr>
          <w:p w14:paraId="70C7B3FC" w14:textId="77777777" w:rsidR="00CE4E06" w:rsidRDefault="00CE4E06" w:rsidP="00B26E86">
            <w:pPr>
              <w:spacing w:after="160" w:line="278" w:lineRule="auto"/>
              <w:jc w:val="left"/>
              <w:rPr>
                <w:rFonts w:eastAsia="DengXian"/>
                <w:lang w:val="en-GB"/>
              </w:rPr>
            </w:pPr>
            <w:r>
              <w:rPr>
                <w:rFonts w:eastAsia="DengXian" w:hint="eastAsia"/>
                <w:lang w:val="en-GB"/>
              </w:rPr>
              <w:t>For safety events, ischemic stroke or death</w:t>
            </w:r>
          </w:p>
          <w:p w14:paraId="3850C462" w14:textId="77777777" w:rsidR="00CE4E06" w:rsidRPr="00590F11" w:rsidRDefault="00CE4E06" w:rsidP="00B26E86">
            <w:pPr>
              <w:spacing w:after="160" w:line="278" w:lineRule="auto"/>
              <w:jc w:val="left"/>
              <w:rPr>
                <w:rFonts w:eastAsia="DengXian"/>
                <w:lang w:val="en-GB"/>
              </w:rPr>
            </w:pPr>
            <w:r>
              <w:rPr>
                <w:rFonts w:eastAsia="DengXian" w:hint="eastAsia"/>
                <w:lang w:val="en-GB"/>
              </w:rPr>
              <w:t>For effectiveness, haemorr</w:t>
            </w:r>
            <w:r>
              <w:rPr>
                <w:rFonts w:eastAsia="DengXian"/>
                <w:lang w:val="en-GB"/>
              </w:rPr>
              <w:t>hag</w:t>
            </w:r>
            <w:r>
              <w:rPr>
                <w:rFonts w:eastAsia="DengXian" w:hint="eastAsia"/>
                <w:lang w:val="en-GB"/>
              </w:rPr>
              <w:t xml:space="preserve">ic stroke </w:t>
            </w:r>
          </w:p>
        </w:tc>
        <w:tc>
          <w:tcPr>
            <w:tcW w:w="6236" w:type="dxa"/>
            <w:vAlign w:val="top"/>
            <w:hideMark/>
          </w:tcPr>
          <w:p w14:paraId="0D8AA491" w14:textId="77777777" w:rsidR="00CE4E06" w:rsidRPr="00590F11" w:rsidRDefault="00CE4E06" w:rsidP="00B26E86">
            <w:pPr>
              <w:spacing w:after="160" w:line="278" w:lineRule="auto"/>
              <w:jc w:val="left"/>
              <w:rPr>
                <w:rFonts w:eastAsia="DengXian"/>
                <w:lang w:val="en-GB"/>
              </w:rPr>
            </w:pPr>
            <w:r w:rsidRPr="00590F11">
              <w:rPr>
                <w:rFonts w:eastAsia="DengXian"/>
                <w:lang w:val="en-GB"/>
              </w:rPr>
              <w:t>As in the target trial.</w:t>
            </w:r>
          </w:p>
        </w:tc>
      </w:tr>
      <w:tr w:rsidR="00CE4E06" w:rsidRPr="00590F11" w14:paraId="11172501" w14:textId="77777777" w:rsidTr="00B26E86">
        <w:tc>
          <w:tcPr>
            <w:tcW w:w="1418" w:type="dxa"/>
            <w:vAlign w:val="top"/>
            <w:hideMark/>
          </w:tcPr>
          <w:p w14:paraId="6E9D63E5" w14:textId="77777777" w:rsidR="00CE4E06" w:rsidRPr="00590F11" w:rsidRDefault="00CE4E06" w:rsidP="00B26E86">
            <w:pPr>
              <w:spacing w:after="160" w:line="278" w:lineRule="auto"/>
              <w:jc w:val="left"/>
              <w:rPr>
                <w:rFonts w:eastAsia="DengXian"/>
                <w:lang w:val="en-GB"/>
              </w:rPr>
            </w:pPr>
            <w:r w:rsidRPr="00590F11">
              <w:rPr>
                <w:rFonts w:eastAsia="DengXian"/>
                <w:lang w:val="en-GB"/>
              </w:rPr>
              <w:t>Causal contrasts</w:t>
            </w:r>
          </w:p>
        </w:tc>
        <w:tc>
          <w:tcPr>
            <w:tcW w:w="5954" w:type="dxa"/>
            <w:vAlign w:val="top"/>
            <w:hideMark/>
          </w:tcPr>
          <w:p w14:paraId="270E337E" w14:textId="77777777" w:rsidR="00CE4E06" w:rsidRDefault="00CE4E06" w:rsidP="00B26E86">
            <w:pPr>
              <w:spacing w:after="160" w:line="278" w:lineRule="auto"/>
              <w:jc w:val="left"/>
              <w:rPr>
                <w:rFonts w:eastAsia="DengXian"/>
                <w:lang w:val="en-GB"/>
              </w:rPr>
            </w:pPr>
            <w:r>
              <w:rPr>
                <w:rFonts w:eastAsia="DengXian" w:hint="eastAsia"/>
                <w:lang w:val="en-GB"/>
              </w:rPr>
              <w:t>Intention to treat effect. The patients will be assigned according to their assignment at baseline, no matter the change during follow-up.</w:t>
            </w:r>
          </w:p>
          <w:p w14:paraId="66DA2071" w14:textId="77777777" w:rsidR="00CE4E06" w:rsidRPr="00590F11" w:rsidRDefault="00CE4E06" w:rsidP="00B26E86">
            <w:pPr>
              <w:spacing w:after="160" w:line="278" w:lineRule="auto"/>
              <w:jc w:val="left"/>
              <w:rPr>
                <w:rFonts w:eastAsia="DengXian"/>
                <w:lang w:val="en-GB"/>
              </w:rPr>
            </w:pPr>
            <w:r w:rsidRPr="00590F11">
              <w:rPr>
                <w:rFonts w:eastAsia="DengXian"/>
                <w:lang w:val="en-GB"/>
              </w:rPr>
              <w:t>Per protocol treatment effect. Marginal survival curves up to 11 years under the two treatment strategies, and corresponding marginal risk differences. For the marginal probabilities, the population of interest is individuals meeting the target trial eligibility criteria in 2018.</w:t>
            </w:r>
          </w:p>
        </w:tc>
        <w:tc>
          <w:tcPr>
            <w:tcW w:w="6236" w:type="dxa"/>
            <w:vAlign w:val="top"/>
            <w:hideMark/>
          </w:tcPr>
          <w:p w14:paraId="591B8DAE" w14:textId="3B2B847A" w:rsidR="00CE4E06" w:rsidRPr="00590F11" w:rsidRDefault="00CE4E06" w:rsidP="00B26E86">
            <w:pPr>
              <w:spacing w:after="160" w:line="278" w:lineRule="auto"/>
              <w:jc w:val="left"/>
              <w:rPr>
                <w:rFonts w:eastAsia="DengXian"/>
                <w:lang w:val="en-GB"/>
              </w:rPr>
            </w:pPr>
            <w:r w:rsidRPr="00590F11">
              <w:rPr>
                <w:rFonts w:eastAsia="DengXian"/>
                <w:lang w:val="en-GB"/>
              </w:rPr>
              <w:t xml:space="preserve">The causal contrasts of interest </w:t>
            </w:r>
            <w:ins w:id="458" w:author="Min Fan" w:date="2025-06-09T19:19:00Z" w16du:dateUtc="2025-06-09T11:19:00Z">
              <w:r w:rsidR="00A54D04">
                <w:rPr>
                  <w:rFonts w:eastAsia="DengXian" w:hint="eastAsia"/>
                  <w:lang w:val="en-GB"/>
                </w:rPr>
                <w:t xml:space="preserve">in the observational </w:t>
              </w:r>
            </w:ins>
            <w:ins w:id="459" w:author="Min Fan" w:date="2025-06-09T19:20:00Z" w16du:dateUtc="2025-06-09T11:20:00Z">
              <w:r w:rsidR="00A54D04">
                <w:rPr>
                  <w:rFonts w:eastAsia="DengXian" w:hint="eastAsia"/>
                  <w:lang w:val="en-GB"/>
                </w:rPr>
                <w:t xml:space="preserve">emulation is </w:t>
              </w:r>
            </w:ins>
            <w:del w:id="460" w:author="Min Fan" w:date="2025-06-09T19:20:00Z" w16du:dateUtc="2025-06-09T11:20:00Z">
              <w:r w:rsidRPr="00590F11" w:rsidDel="00A54D04">
                <w:rPr>
                  <w:rFonts w:eastAsia="DengXian"/>
                  <w:lang w:val="en-GB"/>
                </w:rPr>
                <w:delText xml:space="preserve">are </w:delText>
              </w:r>
            </w:del>
            <w:ins w:id="461" w:author="Min Fan" w:date="2025-06-09T19:19:00Z" w16du:dateUtc="2025-06-09T11:19:00Z">
              <w:r w:rsidR="00A54D04">
                <w:rPr>
                  <w:rFonts w:eastAsia="DengXian" w:hint="eastAsia"/>
                  <w:lang w:val="en-GB"/>
                </w:rPr>
                <w:t xml:space="preserve">intention-to-treat </w:t>
              </w:r>
            </w:ins>
            <w:r w:rsidRPr="00590F11">
              <w:rPr>
                <w:rFonts w:eastAsia="DengXian"/>
                <w:lang w:val="en-GB"/>
              </w:rPr>
              <w:t xml:space="preserve">as in the target trial. Estimation </w:t>
            </w:r>
            <w:r>
              <w:rPr>
                <w:rFonts w:eastAsia="DengXian"/>
                <w:lang w:val="en-GB"/>
              </w:rPr>
              <w:t>uses</w:t>
            </w:r>
            <w:r w:rsidRPr="00590F11">
              <w:rPr>
                <w:rFonts w:eastAsia="DengXian"/>
                <w:lang w:val="en-GB"/>
              </w:rPr>
              <w:t xml:space="preserve"> the </w:t>
            </w:r>
            <w:r>
              <w:rPr>
                <w:rFonts w:eastAsia="DengXian" w:hint="eastAsia"/>
                <w:lang w:val="en-GB"/>
              </w:rPr>
              <w:t xml:space="preserve">propensity score </w:t>
            </w:r>
            <w:r>
              <w:rPr>
                <w:rFonts w:eastAsia="DengXian"/>
                <w:lang w:val="en-GB"/>
              </w:rPr>
              <w:t>matching</w:t>
            </w:r>
            <w:r w:rsidRPr="00590F11">
              <w:rPr>
                <w:rFonts w:eastAsia="DengXian"/>
                <w:lang w:val="en-GB"/>
              </w:rPr>
              <w:t xml:space="preserve"> approach and the </w:t>
            </w:r>
            <w:r>
              <w:rPr>
                <w:rFonts w:eastAsia="DengXian"/>
                <w:lang w:val="en-GB"/>
              </w:rPr>
              <w:t>approach of the sequential trial</w:t>
            </w:r>
            <w:r w:rsidRPr="00590F11">
              <w:rPr>
                <w:rFonts w:eastAsia="DengXian"/>
                <w:lang w:val="en-GB"/>
              </w:rPr>
              <w:t>.</w:t>
            </w:r>
          </w:p>
        </w:tc>
      </w:tr>
    </w:tbl>
    <w:p w14:paraId="3FF35435" w14:textId="77777777" w:rsidR="00CE4E06" w:rsidRDefault="00CE4E06" w:rsidP="00CE4E06">
      <w:pPr>
        <w:rPr>
          <w:rFonts w:eastAsia="DengXian"/>
          <w:lang w:val="en-GB" w:eastAsia="zh-CN"/>
        </w:rPr>
        <w:sectPr w:rsidR="00CE4E06" w:rsidSect="00CE4E06">
          <w:pgSz w:w="16838" w:h="11906" w:orient="landscape"/>
          <w:pgMar w:top="1440" w:right="1440" w:bottom="1440" w:left="1440" w:header="708" w:footer="708" w:gutter="0"/>
          <w:cols w:space="708"/>
          <w:docGrid w:linePitch="360"/>
        </w:sectPr>
      </w:pPr>
    </w:p>
    <w:p w14:paraId="1255AA41" w14:textId="0A51EB30" w:rsidR="00CE4E06" w:rsidRDefault="00CE4E06" w:rsidP="00CE4E06">
      <w:pPr>
        <w:pStyle w:val="MDPI41tablecaption"/>
        <w:rPr>
          <w:rFonts w:eastAsia="DengXian"/>
          <w:lang w:eastAsia="zh-CN"/>
        </w:rPr>
      </w:pPr>
      <w:r>
        <w:lastRenderedPageBreak/>
        <w:t xml:space="preserve">Supplementary Table </w:t>
      </w:r>
      <w:r>
        <w:fldChar w:fldCharType="begin"/>
      </w:r>
      <w:r>
        <w:instrText xml:space="preserve"> SEQ Supplementary_Table \* ARABIC </w:instrText>
      </w:r>
      <w:r>
        <w:fldChar w:fldCharType="separate"/>
      </w:r>
      <w:r>
        <w:rPr>
          <w:noProof/>
        </w:rPr>
        <w:t>2</w:t>
      </w:r>
      <w:r>
        <w:fldChar w:fldCharType="end"/>
      </w:r>
      <w:r>
        <w:rPr>
          <w:rFonts w:eastAsia="DengXian" w:hint="eastAsia"/>
          <w:lang w:eastAsia="zh-CN"/>
        </w:rPr>
        <w:t xml:space="preserve">. </w:t>
      </w:r>
      <w:r w:rsidR="00480AFD">
        <w:rPr>
          <w:rFonts w:eastAsia="DengXian" w:hint="eastAsia"/>
          <w:lang w:eastAsia="zh-CN"/>
        </w:rPr>
        <w:t>Regular expression c</w:t>
      </w:r>
      <w:r>
        <w:rPr>
          <w:rFonts w:eastAsia="DengXian" w:hint="eastAsia"/>
          <w:lang w:eastAsia="zh-CN"/>
        </w:rPr>
        <w:t xml:space="preserve">odes </w:t>
      </w:r>
      <w:r w:rsidR="00480AFD">
        <w:rPr>
          <w:rFonts w:eastAsia="DengXian" w:hint="eastAsia"/>
          <w:lang w:eastAsia="zh-CN"/>
        </w:rPr>
        <w:t xml:space="preserve">for identifying the </w:t>
      </w:r>
      <w:r w:rsidR="00480AFD">
        <w:rPr>
          <w:rFonts w:eastAsia="DengXian"/>
          <w:lang w:eastAsia="zh-CN"/>
        </w:rPr>
        <w:t>comorbidities</w:t>
      </w:r>
      <w:r w:rsidR="00480AFD">
        <w:rPr>
          <w:rFonts w:eastAsia="DengXian" w:hint="eastAsia"/>
          <w:lang w:eastAsia="zh-CN"/>
        </w:rPr>
        <w:t xml:space="preserve"> or outcomes </w:t>
      </w:r>
      <w:r>
        <w:rPr>
          <w:rFonts w:eastAsia="DengXian" w:hint="eastAsia"/>
          <w:lang w:eastAsia="zh-CN"/>
        </w:rPr>
        <w:t>in this study</w:t>
      </w:r>
    </w:p>
    <w:tbl>
      <w:tblPr>
        <w:tblW w:w="0" w:type="auto"/>
        <w:tblBorders>
          <w:top w:val="single" w:sz="4" w:space="0" w:color="auto"/>
        </w:tblBorders>
        <w:tblLook w:val="04A0" w:firstRow="1" w:lastRow="0" w:firstColumn="1" w:lastColumn="0" w:noHBand="0" w:noVBand="1"/>
      </w:tblPr>
      <w:tblGrid>
        <w:gridCol w:w="3913"/>
        <w:gridCol w:w="10045"/>
      </w:tblGrid>
      <w:tr w:rsidR="00F53146" w:rsidRPr="00DC2E79" w14:paraId="07FA3CDA" w14:textId="77777777" w:rsidTr="00F53146">
        <w:trPr>
          <w:trHeight w:val="315"/>
        </w:trPr>
        <w:tc>
          <w:tcPr>
            <w:tcW w:w="10490" w:type="dxa"/>
            <w:tcBorders>
              <w:top w:val="single" w:sz="4" w:space="0" w:color="auto"/>
              <w:bottom w:val="single" w:sz="4" w:space="0" w:color="auto"/>
            </w:tcBorders>
            <w:shd w:val="clear" w:color="auto" w:fill="auto"/>
            <w:noWrap/>
            <w:hideMark/>
          </w:tcPr>
          <w:p w14:paraId="2C1128B7" w14:textId="77777777" w:rsidR="00DC2E79" w:rsidRPr="00DC2E79" w:rsidRDefault="00DC2E79" w:rsidP="00DC2E79">
            <w:pPr>
              <w:pStyle w:val="MDPI42tablebody"/>
              <w:jc w:val="left"/>
            </w:pPr>
            <w:r w:rsidRPr="00DC2E79">
              <w:t>Description</w:t>
            </w:r>
          </w:p>
        </w:tc>
        <w:tc>
          <w:tcPr>
            <w:tcW w:w="3468" w:type="dxa"/>
            <w:tcBorders>
              <w:top w:val="single" w:sz="4" w:space="0" w:color="auto"/>
              <w:bottom w:val="single" w:sz="4" w:space="0" w:color="auto"/>
            </w:tcBorders>
            <w:shd w:val="clear" w:color="auto" w:fill="auto"/>
            <w:noWrap/>
            <w:hideMark/>
          </w:tcPr>
          <w:p w14:paraId="0DEE3F2C" w14:textId="4F8591E7" w:rsidR="00DC2E79" w:rsidRPr="00DC2E79" w:rsidRDefault="00DC2E79" w:rsidP="00DC2E79">
            <w:pPr>
              <w:pStyle w:val="MDPI42tablebody"/>
              <w:jc w:val="left"/>
            </w:pPr>
            <w:r w:rsidRPr="00DC2E79">
              <w:rPr>
                <w:rFonts w:eastAsia="DengXian" w:hint="eastAsia"/>
              </w:rPr>
              <w:t xml:space="preserve"> </w:t>
            </w:r>
            <w:r w:rsidRPr="00DC2E79">
              <w:t>Regex</w:t>
            </w:r>
          </w:p>
        </w:tc>
      </w:tr>
      <w:tr w:rsidR="00F53146" w:rsidRPr="00DC2E79" w14:paraId="5EA73DE1" w14:textId="77777777" w:rsidTr="00F53146">
        <w:trPr>
          <w:trHeight w:val="315"/>
        </w:trPr>
        <w:tc>
          <w:tcPr>
            <w:tcW w:w="10490" w:type="dxa"/>
            <w:tcBorders>
              <w:top w:val="single" w:sz="4" w:space="0" w:color="auto"/>
            </w:tcBorders>
            <w:shd w:val="clear" w:color="auto" w:fill="auto"/>
            <w:noWrap/>
            <w:hideMark/>
          </w:tcPr>
          <w:p w14:paraId="25FD1DB6" w14:textId="77777777" w:rsidR="00DC2E79" w:rsidRPr="00DC2E79" w:rsidRDefault="00DC2E79" w:rsidP="00DC2E79">
            <w:pPr>
              <w:pStyle w:val="MDPI42tablebody"/>
              <w:jc w:val="left"/>
            </w:pPr>
            <w:r w:rsidRPr="00DC2E79">
              <w:t>Congestive Heart Failure</w:t>
            </w:r>
          </w:p>
        </w:tc>
        <w:tc>
          <w:tcPr>
            <w:tcW w:w="3468" w:type="dxa"/>
            <w:tcBorders>
              <w:top w:val="single" w:sz="4" w:space="0" w:color="auto"/>
            </w:tcBorders>
            <w:shd w:val="clear" w:color="auto" w:fill="auto"/>
            <w:noWrap/>
            <w:hideMark/>
          </w:tcPr>
          <w:p w14:paraId="3EDA7AD6" w14:textId="77777777" w:rsidR="00DC2E79" w:rsidRPr="00DC2E79" w:rsidRDefault="00DC2E79" w:rsidP="00DC2E79">
            <w:pPr>
              <w:pStyle w:val="MDPI42tablebody"/>
              <w:jc w:val="left"/>
            </w:pPr>
            <w:r w:rsidRPr="00DC2E79">
              <w:t>^398.91|^402.[019]1|^404.[019][13]|^428</w:t>
            </w:r>
          </w:p>
        </w:tc>
      </w:tr>
      <w:tr w:rsidR="00F53146" w:rsidRPr="00DC2E79" w14:paraId="4047E5D2" w14:textId="77777777" w:rsidTr="00F53146">
        <w:trPr>
          <w:trHeight w:val="315"/>
        </w:trPr>
        <w:tc>
          <w:tcPr>
            <w:tcW w:w="10490" w:type="dxa"/>
            <w:shd w:val="clear" w:color="auto" w:fill="auto"/>
            <w:noWrap/>
            <w:hideMark/>
          </w:tcPr>
          <w:p w14:paraId="50FDCE48" w14:textId="77777777" w:rsidR="00DC2E79" w:rsidRPr="00DC2E79" w:rsidRDefault="00DC2E79" w:rsidP="00DC2E79">
            <w:pPr>
              <w:pStyle w:val="MDPI42tablebody"/>
              <w:jc w:val="left"/>
            </w:pPr>
            <w:r w:rsidRPr="00DC2E79">
              <w:t>Myocardial infarction</w:t>
            </w:r>
          </w:p>
        </w:tc>
        <w:tc>
          <w:tcPr>
            <w:tcW w:w="3468" w:type="dxa"/>
            <w:shd w:val="clear" w:color="auto" w:fill="auto"/>
            <w:noWrap/>
            <w:hideMark/>
          </w:tcPr>
          <w:p w14:paraId="228E1853" w14:textId="77777777" w:rsidR="00DC2E79" w:rsidRPr="00DC2E79" w:rsidRDefault="00DC2E79" w:rsidP="00DC2E79">
            <w:pPr>
              <w:pStyle w:val="MDPI42tablebody"/>
              <w:jc w:val="left"/>
            </w:pPr>
            <w:r w:rsidRPr="00DC2E79">
              <w:t>^410</w:t>
            </w:r>
          </w:p>
        </w:tc>
      </w:tr>
      <w:tr w:rsidR="00F53146" w:rsidRPr="00DC2E79" w14:paraId="666ECE52" w14:textId="77777777" w:rsidTr="00F53146">
        <w:trPr>
          <w:trHeight w:val="315"/>
        </w:trPr>
        <w:tc>
          <w:tcPr>
            <w:tcW w:w="10490" w:type="dxa"/>
            <w:shd w:val="clear" w:color="auto" w:fill="auto"/>
            <w:noWrap/>
            <w:hideMark/>
          </w:tcPr>
          <w:p w14:paraId="21486F93" w14:textId="77777777" w:rsidR="00DC2E79" w:rsidRPr="00DC2E79" w:rsidRDefault="00DC2E79" w:rsidP="00DC2E79">
            <w:pPr>
              <w:pStyle w:val="MDPI42tablebody"/>
              <w:jc w:val="left"/>
            </w:pPr>
            <w:r w:rsidRPr="00DC2E79">
              <w:t>Peripheral vascular disease</w:t>
            </w:r>
          </w:p>
        </w:tc>
        <w:tc>
          <w:tcPr>
            <w:tcW w:w="3468" w:type="dxa"/>
            <w:shd w:val="clear" w:color="auto" w:fill="auto"/>
            <w:noWrap/>
            <w:hideMark/>
          </w:tcPr>
          <w:p w14:paraId="0D67E953" w14:textId="77777777" w:rsidR="00DC2E79" w:rsidRPr="00DC2E79" w:rsidRDefault="00DC2E79" w:rsidP="00DC2E79">
            <w:pPr>
              <w:pStyle w:val="MDPI42tablebody"/>
              <w:jc w:val="left"/>
            </w:pPr>
            <w:r w:rsidRPr="00DC2E79">
              <w:t>^441|^443.9|^785.4|^V43.4</w:t>
            </w:r>
          </w:p>
        </w:tc>
      </w:tr>
      <w:tr w:rsidR="00F53146" w:rsidRPr="00DC2E79" w14:paraId="47DED12F" w14:textId="77777777" w:rsidTr="00F53146">
        <w:trPr>
          <w:trHeight w:val="315"/>
        </w:trPr>
        <w:tc>
          <w:tcPr>
            <w:tcW w:w="10490" w:type="dxa"/>
            <w:shd w:val="clear" w:color="auto" w:fill="auto"/>
            <w:noWrap/>
            <w:hideMark/>
          </w:tcPr>
          <w:p w14:paraId="43EE1055" w14:textId="77777777" w:rsidR="00DC2E79" w:rsidRPr="00DC2E79" w:rsidRDefault="00DC2E79" w:rsidP="00DC2E79">
            <w:pPr>
              <w:pStyle w:val="MDPI42tablebody"/>
              <w:jc w:val="left"/>
            </w:pPr>
            <w:r w:rsidRPr="00DC2E79">
              <w:t>Cerebrovascular disease</w:t>
            </w:r>
          </w:p>
        </w:tc>
        <w:tc>
          <w:tcPr>
            <w:tcW w:w="3468" w:type="dxa"/>
            <w:shd w:val="clear" w:color="auto" w:fill="auto"/>
            <w:noWrap/>
            <w:hideMark/>
          </w:tcPr>
          <w:p w14:paraId="466FBE28" w14:textId="77777777" w:rsidR="00DC2E79" w:rsidRPr="00DC2E79" w:rsidRDefault="00DC2E79" w:rsidP="00DC2E79">
            <w:pPr>
              <w:pStyle w:val="MDPI42tablebody"/>
              <w:jc w:val="left"/>
            </w:pPr>
            <w:r w:rsidRPr="00DC2E79">
              <w:t>^43[0-8]</w:t>
            </w:r>
          </w:p>
        </w:tc>
      </w:tr>
      <w:tr w:rsidR="00F53146" w:rsidRPr="00DC2E79" w14:paraId="4D8C0250" w14:textId="77777777" w:rsidTr="00F53146">
        <w:trPr>
          <w:trHeight w:val="315"/>
        </w:trPr>
        <w:tc>
          <w:tcPr>
            <w:tcW w:w="10490" w:type="dxa"/>
            <w:shd w:val="clear" w:color="auto" w:fill="auto"/>
            <w:noWrap/>
            <w:hideMark/>
          </w:tcPr>
          <w:p w14:paraId="4A0BCAF2" w14:textId="77777777" w:rsidR="00DC2E79" w:rsidRPr="00DC2E79" w:rsidRDefault="00DC2E79" w:rsidP="00DC2E79">
            <w:pPr>
              <w:pStyle w:val="MDPI42tablebody"/>
              <w:jc w:val="left"/>
            </w:pPr>
            <w:r w:rsidRPr="00DC2E79">
              <w:t>Chronic obstructive pulmonary disease</w:t>
            </w:r>
          </w:p>
        </w:tc>
        <w:tc>
          <w:tcPr>
            <w:tcW w:w="3468" w:type="dxa"/>
            <w:shd w:val="clear" w:color="auto" w:fill="auto"/>
            <w:noWrap/>
            <w:hideMark/>
          </w:tcPr>
          <w:p w14:paraId="5317A7C5" w14:textId="77777777" w:rsidR="00DC2E79" w:rsidRPr="00DC2E79" w:rsidRDefault="00DC2E79" w:rsidP="00DC2E79">
            <w:pPr>
              <w:pStyle w:val="MDPI42tablebody"/>
              <w:jc w:val="left"/>
            </w:pPr>
            <w:r w:rsidRPr="00DC2E79">
              <w:t>^49[0-6]|^50[0-5]|^506.4</w:t>
            </w:r>
          </w:p>
        </w:tc>
      </w:tr>
      <w:tr w:rsidR="00F53146" w:rsidRPr="00DC2E79" w14:paraId="3CFDC9C1" w14:textId="77777777" w:rsidTr="00F53146">
        <w:trPr>
          <w:trHeight w:val="315"/>
        </w:trPr>
        <w:tc>
          <w:tcPr>
            <w:tcW w:w="10490" w:type="dxa"/>
            <w:shd w:val="clear" w:color="auto" w:fill="auto"/>
            <w:noWrap/>
            <w:hideMark/>
          </w:tcPr>
          <w:p w14:paraId="0F41976C" w14:textId="77777777" w:rsidR="00DC2E79" w:rsidRPr="00DC2E79" w:rsidRDefault="00DC2E79" w:rsidP="00DC2E79">
            <w:pPr>
              <w:pStyle w:val="MDPI42tablebody"/>
              <w:jc w:val="left"/>
            </w:pPr>
            <w:r w:rsidRPr="00DC2E79">
              <w:t>Dementia</w:t>
            </w:r>
          </w:p>
        </w:tc>
        <w:tc>
          <w:tcPr>
            <w:tcW w:w="3468" w:type="dxa"/>
            <w:shd w:val="clear" w:color="auto" w:fill="auto"/>
            <w:noWrap/>
            <w:hideMark/>
          </w:tcPr>
          <w:p w14:paraId="5190D9BB" w14:textId="77777777" w:rsidR="00DC2E79" w:rsidRPr="00DC2E79" w:rsidRDefault="00DC2E79" w:rsidP="00DC2E79">
            <w:pPr>
              <w:pStyle w:val="MDPI42tablebody"/>
              <w:jc w:val="left"/>
            </w:pPr>
            <w:r w:rsidRPr="00DC2E79">
              <w:t>^290</w:t>
            </w:r>
          </w:p>
        </w:tc>
      </w:tr>
      <w:tr w:rsidR="00F53146" w:rsidRPr="00DC2E79" w14:paraId="4ADEFD89" w14:textId="77777777" w:rsidTr="00F53146">
        <w:trPr>
          <w:trHeight w:val="315"/>
        </w:trPr>
        <w:tc>
          <w:tcPr>
            <w:tcW w:w="10490" w:type="dxa"/>
            <w:shd w:val="clear" w:color="auto" w:fill="auto"/>
            <w:noWrap/>
            <w:hideMark/>
          </w:tcPr>
          <w:p w14:paraId="6F31BD63" w14:textId="77777777" w:rsidR="00DC2E79" w:rsidRPr="00DC2E79" w:rsidRDefault="00DC2E79" w:rsidP="00DC2E79">
            <w:pPr>
              <w:pStyle w:val="MDPI42tablebody"/>
              <w:jc w:val="left"/>
            </w:pPr>
            <w:r w:rsidRPr="00DC2E79">
              <w:t>Paralysis</w:t>
            </w:r>
          </w:p>
        </w:tc>
        <w:tc>
          <w:tcPr>
            <w:tcW w:w="3468" w:type="dxa"/>
            <w:shd w:val="clear" w:color="auto" w:fill="auto"/>
            <w:noWrap/>
            <w:hideMark/>
          </w:tcPr>
          <w:p w14:paraId="1F062C52" w14:textId="77777777" w:rsidR="00DC2E79" w:rsidRPr="00DC2E79" w:rsidRDefault="00DC2E79" w:rsidP="00DC2E79">
            <w:pPr>
              <w:pStyle w:val="MDPI42tablebody"/>
              <w:jc w:val="left"/>
            </w:pPr>
            <w:r w:rsidRPr="00DC2E79">
              <w:t>^342|^344.1</w:t>
            </w:r>
          </w:p>
        </w:tc>
      </w:tr>
      <w:tr w:rsidR="00F53146" w:rsidRPr="00DC2E79" w14:paraId="1AF81F40" w14:textId="77777777" w:rsidTr="00F53146">
        <w:trPr>
          <w:trHeight w:val="315"/>
        </w:trPr>
        <w:tc>
          <w:tcPr>
            <w:tcW w:w="10490" w:type="dxa"/>
            <w:shd w:val="clear" w:color="auto" w:fill="auto"/>
            <w:noWrap/>
            <w:hideMark/>
          </w:tcPr>
          <w:p w14:paraId="67B15000" w14:textId="77777777" w:rsidR="00DC2E79" w:rsidRPr="00DC2E79" w:rsidRDefault="00DC2E79" w:rsidP="00DC2E79">
            <w:pPr>
              <w:pStyle w:val="MDPI42tablebody"/>
              <w:jc w:val="left"/>
            </w:pPr>
            <w:r w:rsidRPr="00DC2E79">
              <w:t xml:space="preserve">Diabetes </w:t>
            </w:r>
          </w:p>
        </w:tc>
        <w:tc>
          <w:tcPr>
            <w:tcW w:w="3468" w:type="dxa"/>
            <w:shd w:val="clear" w:color="auto" w:fill="auto"/>
            <w:noWrap/>
            <w:hideMark/>
          </w:tcPr>
          <w:p w14:paraId="5E4F157C" w14:textId="77777777" w:rsidR="00DC2E79" w:rsidRPr="00DC2E79" w:rsidRDefault="00DC2E79" w:rsidP="00DC2E79">
            <w:pPr>
              <w:pStyle w:val="MDPI42tablebody"/>
              <w:jc w:val="left"/>
            </w:pPr>
            <w:r w:rsidRPr="00DC2E79">
              <w:t>^250</w:t>
            </w:r>
          </w:p>
        </w:tc>
      </w:tr>
      <w:tr w:rsidR="00F53146" w:rsidRPr="00DC2E79" w14:paraId="77EA12AA" w14:textId="77777777" w:rsidTr="00F53146">
        <w:trPr>
          <w:trHeight w:val="315"/>
        </w:trPr>
        <w:tc>
          <w:tcPr>
            <w:tcW w:w="10490" w:type="dxa"/>
            <w:shd w:val="clear" w:color="auto" w:fill="auto"/>
            <w:noWrap/>
            <w:hideMark/>
          </w:tcPr>
          <w:p w14:paraId="3BD38EA0" w14:textId="77777777" w:rsidR="00DC2E79" w:rsidRPr="00DC2E79" w:rsidRDefault="00DC2E79" w:rsidP="00DC2E79">
            <w:pPr>
              <w:pStyle w:val="MDPI42tablebody"/>
              <w:jc w:val="left"/>
            </w:pPr>
            <w:r w:rsidRPr="00DC2E79">
              <w:t>Chronic renal failure</w:t>
            </w:r>
          </w:p>
        </w:tc>
        <w:tc>
          <w:tcPr>
            <w:tcW w:w="3468" w:type="dxa"/>
            <w:shd w:val="clear" w:color="auto" w:fill="auto"/>
            <w:noWrap/>
            <w:hideMark/>
          </w:tcPr>
          <w:p w14:paraId="09A41C9B" w14:textId="77777777" w:rsidR="00DC2E79" w:rsidRPr="00DC2E79" w:rsidRDefault="00DC2E79" w:rsidP="00DC2E79">
            <w:pPr>
              <w:pStyle w:val="MDPI42tablebody"/>
              <w:jc w:val="left"/>
            </w:pPr>
            <w:r w:rsidRPr="00DC2E79">
              <w:t>^58[2568]|^583.[012467]</w:t>
            </w:r>
          </w:p>
        </w:tc>
      </w:tr>
      <w:tr w:rsidR="00F53146" w:rsidRPr="00DC2E79" w14:paraId="2509B8A2" w14:textId="77777777" w:rsidTr="00F53146">
        <w:trPr>
          <w:trHeight w:val="315"/>
        </w:trPr>
        <w:tc>
          <w:tcPr>
            <w:tcW w:w="10490" w:type="dxa"/>
            <w:shd w:val="clear" w:color="auto" w:fill="auto"/>
            <w:noWrap/>
            <w:hideMark/>
          </w:tcPr>
          <w:p w14:paraId="69DAF1FA" w14:textId="77777777" w:rsidR="00DC2E79" w:rsidRPr="00DC2E79" w:rsidRDefault="00DC2E79" w:rsidP="00DC2E79">
            <w:pPr>
              <w:pStyle w:val="MDPI42tablebody"/>
              <w:jc w:val="left"/>
            </w:pPr>
            <w:r w:rsidRPr="00DC2E79">
              <w:t>Mild liver disease</w:t>
            </w:r>
          </w:p>
        </w:tc>
        <w:tc>
          <w:tcPr>
            <w:tcW w:w="3468" w:type="dxa"/>
            <w:shd w:val="clear" w:color="auto" w:fill="auto"/>
            <w:noWrap/>
            <w:hideMark/>
          </w:tcPr>
          <w:p w14:paraId="0540E123" w14:textId="77777777" w:rsidR="00DC2E79" w:rsidRPr="00DC2E79" w:rsidRDefault="00DC2E79" w:rsidP="00DC2E79">
            <w:pPr>
              <w:pStyle w:val="MDPI42tablebody"/>
              <w:jc w:val="left"/>
            </w:pPr>
            <w:r w:rsidRPr="00DC2E79">
              <w:t>^571.[2456]</w:t>
            </w:r>
          </w:p>
        </w:tc>
      </w:tr>
      <w:tr w:rsidR="00F53146" w:rsidRPr="00DC2E79" w14:paraId="1C8318B2" w14:textId="77777777" w:rsidTr="00F53146">
        <w:trPr>
          <w:trHeight w:val="315"/>
        </w:trPr>
        <w:tc>
          <w:tcPr>
            <w:tcW w:w="10490" w:type="dxa"/>
            <w:shd w:val="clear" w:color="auto" w:fill="auto"/>
            <w:noWrap/>
            <w:hideMark/>
          </w:tcPr>
          <w:p w14:paraId="00FCEC2F" w14:textId="77777777" w:rsidR="00DC2E79" w:rsidRPr="00DC2E79" w:rsidRDefault="00DC2E79" w:rsidP="00DC2E79">
            <w:pPr>
              <w:pStyle w:val="MDPI42tablebody"/>
              <w:jc w:val="left"/>
            </w:pPr>
            <w:r w:rsidRPr="00DC2E79">
              <w:t>Moderate-severe liver disease</w:t>
            </w:r>
          </w:p>
        </w:tc>
        <w:tc>
          <w:tcPr>
            <w:tcW w:w="3468" w:type="dxa"/>
            <w:shd w:val="clear" w:color="auto" w:fill="auto"/>
            <w:noWrap/>
            <w:hideMark/>
          </w:tcPr>
          <w:p w14:paraId="712E691B" w14:textId="77777777" w:rsidR="00DC2E79" w:rsidRPr="00DC2E79" w:rsidRDefault="00DC2E79" w:rsidP="00DC2E79">
            <w:pPr>
              <w:pStyle w:val="MDPI42tablebody"/>
              <w:jc w:val="left"/>
            </w:pPr>
            <w:r w:rsidRPr="00DC2E79">
              <w:t>^456.[012]|^572.[2348]</w:t>
            </w:r>
          </w:p>
        </w:tc>
      </w:tr>
      <w:tr w:rsidR="00F53146" w:rsidRPr="00DC2E79" w14:paraId="004881C4" w14:textId="77777777" w:rsidTr="00F53146">
        <w:trPr>
          <w:trHeight w:val="315"/>
        </w:trPr>
        <w:tc>
          <w:tcPr>
            <w:tcW w:w="10490" w:type="dxa"/>
            <w:shd w:val="clear" w:color="auto" w:fill="auto"/>
            <w:noWrap/>
            <w:hideMark/>
          </w:tcPr>
          <w:p w14:paraId="6C5734C3" w14:textId="77777777" w:rsidR="00DC2E79" w:rsidRPr="00DC2E79" w:rsidRDefault="00DC2E79" w:rsidP="00DC2E79">
            <w:pPr>
              <w:pStyle w:val="MDPI42tablebody"/>
              <w:jc w:val="left"/>
            </w:pPr>
            <w:r w:rsidRPr="00DC2E79">
              <w:t>Ulcers</w:t>
            </w:r>
          </w:p>
        </w:tc>
        <w:tc>
          <w:tcPr>
            <w:tcW w:w="3468" w:type="dxa"/>
            <w:shd w:val="clear" w:color="auto" w:fill="auto"/>
            <w:noWrap/>
            <w:hideMark/>
          </w:tcPr>
          <w:p w14:paraId="76F7175F" w14:textId="77777777" w:rsidR="00DC2E79" w:rsidRPr="00DC2E79" w:rsidRDefault="00DC2E79" w:rsidP="00DC2E79">
            <w:pPr>
              <w:pStyle w:val="MDPI42tablebody"/>
              <w:jc w:val="left"/>
            </w:pPr>
            <w:r w:rsidRPr="00DC2E79">
              <w:t>^53[1-4]</w:t>
            </w:r>
          </w:p>
        </w:tc>
      </w:tr>
      <w:tr w:rsidR="00F53146" w:rsidRPr="00DC2E79" w14:paraId="321885AD" w14:textId="77777777" w:rsidTr="00F53146">
        <w:trPr>
          <w:trHeight w:val="315"/>
        </w:trPr>
        <w:tc>
          <w:tcPr>
            <w:tcW w:w="10490" w:type="dxa"/>
            <w:shd w:val="clear" w:color="auto" w:fill="auto"/>
            <w:noWrap/>
            <w:hideMark/>
          </w:tcPr>
          <w:p w14:paraId="6A635394" w14:textId="77777777" w:rsidR="00DC2E79" w:rsidRPr="00DC2E79" w:rsidRDefault="00DC2E79" w:rsidP="00DC2E79">
            <w:pPr>
              <w:pStyle w:val="MDPI42tablebody"/>
              <w:jc w:val="left"/>
            </w:pPr>
            <w:r w:rsidRPr="00DC2E79">
              <w:t>Asthma</w:t>
            </w:r>
          </w:p>
        </w:tc>
        <w:tc>
          <w:tcPr>
            <w:tcW w:w="3468" w:type="dxa"/>
            <w:shd w:val="clear" w:color="auto" w:fill="auto"/>
            <w:noWrap/>
            <w:hideMark/>
          </w:tcPr>
          <w:p w14:paraId="771314F9" w14:textId="77777777" w:rsidR="00DC2E79" w:rsidRPr="00DC2E79" w:rsidRDefault="00DC2E79" w:rsidP="00DC2E79">
            <w:pPr>
              <w:pStyle w:val="MDPI42tablebody"/>
              <w:jc w:val="left"/>
            </w:pPr>
            <w:r w:rsidRPr="00DC2E79">
              <w:t>^493</w:t>
            </w:r>
          </w:p>
        </w:tc>
      </w:tr>
      <w:tr w:rsidR="00F53146" w:rsidRPr="00DC2E79" w14:paraId="017F79D2" w14:textId="77777777" w:rsidTr="00F53146">
        <w:trPr>
          <w:trHeight w:val="315"/>
        </w:trPr>
        <w:tc>
          <w:tcPr>
            <w:tcW w:w="10490" w:type="dxa"/>
            <w:shd w:val="clear" w:color="auto" w:fill="auto"/>
            <w:noWrap/>
            <w:hideMark/>
          </w:tcPr>
          <w:p w14:paraId="71CD0301" w14:textId="77777777" w:rsidR="00DC2E79" w:rsidRPr="00DC2E79" w:rsidRDefault="00DC2E79" w:rsidP="00DC2E79">
            <w:pPr>
              <w:pStyle w:val="MDPI42tablebody"/>
              <w:jc w:val="left"/>
            </w:pPr>
            <w:r w:rsidRPr="00DC2E79">
              <w:t>Rheumatoid arthritis</w:t>
            </w:r>
          </w:p>
        </w:tc>
        <w:tc>
          <w:tcPr>
            <w:tcW w:w="3468" w:type="dxa"/>
            <w:shd w:val="clear" w:color="auto" w:fill="auto"/>
            <w:noWrap/>
            <w:hideMark/>
          </w:tcPr>
          <w:p w14:paraId="52BEEC63" w14:textId="77777777" w:rsidR="00DC2E79" w:rsidRPr="00DC2E79" w:rsidRDefault="00DC2E79" w:rsidP="00DC2E79">
            <w:pPr>
              <w:pStyle w:val="MDPI42tablebody"/>
              <w:jc w:val="left"/>
            </w:pPr>
            <w:r w:rsidRPr="00DC2E79">
              <w:t>^714</w:t>
            </w:r>
          </w:p>
        </w:tc>
      </w:tr>
      <w:tr w:rsidR="00F53146" w:rsidRPr="00DC2E79" w14:paraId="42483336" w14:textId="77777777" w:rsidTr="00F53146">
        <w:trPr>
          <w:trHeight w:val="315"/>
        </w:trPr>
        <w:tc>
          <w:tcPr>
            <w:tcW w:w="10490" w:type="dxa"/>
            <w:shd w:val="clear" w:color="auto" w:fill="auto"/>
            <w:noWrap/>
            <w:hideMark/>
          </w:tcPr>
          <w:p w14:paraId="696D6866" w14:textId="77777777" w:rsidR="00DC2E79" w:rsidRPr="00DC2E79" w:rsidRDefault="00DC2E79" w:rsidP="00DC2E79">
            <w:pPr>
              <w:pStyle w:val="MDPI42tablebody"/>
              <w:jc w:val="left"/>
            </w:pPr>
            <w:r w:rsidRPr="00DC2E79">
              <w:t>Malignancy</w:t>
            </w:r>
          </w:p>
        </w:tc>
        <w:tc>
          <w:tcPr>
            <w:tcW w:w="3468" w:type="dxa"/>
            <w:shd w:val="clear" w:color="auto" w:fill="auto"/>
            <w:noWrap/>
            <w:hideMark/>
          </w:tcPr>
          <w:p w14:paraId="4769D61F" w14:textId="77777777" w:rsidR="00DC2E79" w:rsidRPr="00DC2E79" w:rsidRDefault="00DC2E79" w:rsidP="00DC2E79">
            <w:pPr>
              <w:pStyle w:val="MDPI42tablebody"/>
              <w:jc w:val="left"/>
            </w:pPr>
            <w:r w:rsidRPr="00DC2E79">
              <w:t>^1[458][0-9]|^17[0124569]|^1[69][0-5]|^20[0-8]</w:t>
            </w:r>
          </w:p>
        </w:tc>
      </w:tr>
      <w:tr w:rsidR="00F53146" w:rsidRPr="00DC2E79" w14:paraId="03349A39" w14:textId="77777777" w:rsidTr="00F53146">
        <w:trPr>
          <w:trHeight w:val="315"/>
        </w:trPr>
        <w:tc>
          <w:tcPr>
            <w:tcW w:w="10490" w:type="dxa"/>
            <w:shd w:val="clear" w:color="auto" w:fill="auto"/>
            <w:noWrap/>
            <w:hideMark/>
          </w:tcPr>
          <w:p w14:paraId="66E17130" w14:textId="77777777" w:rsidR="00DC2E79" w:rsidRPr="00DC2E79" w:rsidRDefault="00DC2E79" w:rsidP="00DC2E79">
            <w:pPr>
              <w:pStyle w:val="MDPI42tablebody"/>
              <w:jc w:val="left"/>
            </w:pPr>
            <w:r w:rsidRPr="00DC2E79">
              <w:t>Metastatic solid tumour</w:t>
            </w:r>
          </w:p>
        </w:tc>
        <w:tc>
          <w:tcPr>
            <w:tcW w:w="3468" w:type="dxa"/>
            <w:shd w:val="clear" w:color="auto" w:fill="auto"/>
            <w:noWrap/>
            <w:hideMark/>
          </w:tcPr>
          <w:p w14:paraId="72676257" w14:textId="77777777" w:rsidR="00DC2E79" w:rsidRPr="00DC2E79" w:rsidRDefault="00DC2E79" w:rsidP="00DC2E79">
            <w:pPr>
              <w:pStyle w:val="MDPI42tablebody"/>
              <w:jc w:val="left"/>
            </w:pPr>
            <w:r w:rsidRPr="00DC2E79">
              <w:t>^19[6-9]</w:t>
            </w:r>
          </w:p>
        </w:tc>
      </w:tr>
      <w:tr w:rsidR="00F53146" w:rsidRPr="00DC2E79" w14:paraId="6BE96CF6" w14:textId="77777777" w:rsidTr="00F53146">
        <w:trPr>
          <w:trHeight w:val="315"/>
        </w:trPr>
        <w:tc>
          <w:tcPr>
            <w:tcW w:w="10490" w:type="dxa"/>
            <w:shd w:val="clear" w:color="auto" w:fill="auto"/>
            <w:noWrap/>
            <w:hideMark/>
          </w:tcPr>
          <w:p w14:paraId="140D1E81" w14:textId="77777777" w:rsidR="00DC2E79" w:rsidRPr="00DC2E79" w:rsidRDefault="00DC2E79" w:rsidP="00DC2E79">
            <w:pPr>
              <w:pStyle w:val="MDPI42tablebody"/>
              <w:jc w:val="left"/>
            </w:pPr>
            <w:r w:rsidRPr="00DC2E79">
              <w:t>Diabetes without chronic complication</w:t>
            </w:r>
          </w:p>
        </w:tc>
        <w:tc>
          <w:tcPr>
            <w:tcW w:w="3468" w:type="dxa"/>
            <w:shd w:val="clear" w:color="auto" w:fill="auto"/>
            <w:noWrap/>
            <w:hideMark/>
          </w:tcPr>
          <w:p w14:paraId="05E98D96" w14:textId="77777777" w:rsidR="00DC2E79" w:rsidRPr="00DC2E79" w:rsidRDefault="00DC2E79" w:rsidP="00DC2E79">
            <w:pPr>
              <w:pStyle w:val="MDPI42tablebody"/>
              <w:jc w:val="left"/>
            </w:pPr>
            <w:r w:rsidRPr="00DC2E79">
              <w:t>^250.[01237]</w:t>
            </w:r>
          </w:p>
        </w:tc>
      </w:tr>
      <w:tr w:rsidR="00F53146" w:rsidRPr="00DC2E79" w14:paraId="2C222858" w14:textId="77777777" w:rsidTr="00F53146">
        <w:trPr>
          <w:trHeight w:val="315"/>
        </w:trPr>
        <w:tc>
          <w:tcPr>
            <w:tcW w:w="10490" w:type="dxa"/>
            <w:shd w:val="clear" w:color="auto" w:fill="auto"/>
            <w:noWrap/>
            <w:hideMark/>
          </w:tcPr>
          <w:p w14:paraId="7505FF6B" w14:textId="77777777" w:rsidR="00DC2E79" w:rsidRPr="00DC2E79" w:rsidRDefault="00DC2E79" w:rsidP="00DC2E79">
            <w:pPr>
              <w:pStyle w:val="MDPI42tablebody"/>
              <w:jc w:val="left"/>
            </w:pPr>
            <w:r w:rsidRPr="00DC2E79">
              <w:t>Diabetes with chronic complication</w:t>
            </w:r>
          </w:p>
        </w:tc>
        <w:tc>
          <w:tcPr>
            <w:tcW w:w="3468" w:type="dxa"/>
            <w:shd w:val="clear" w:color="auto" w:fill="auto"/>
            <w:noWrap/>
            <w:hideMark/>
          </w:tcPr>
          <w:p w14:paraId="5074CE7B" w14:textId="77777777" w:rsidR="00DC2E79" w:rsidRPr="00DC2E79" w:rsidRDefault="00DC2E79" w:rsidP="00DC2E79">
            <w:pPr>
              <w:pStyle w:val="MDPI42tablebody"/>
              <w:jc w:val="left"/>
            </w:pPr>
            <w:r w:rsidRPr="00DC2E79">
              <w:t>^250.[456]</w:t>
            </w:r>
          </w:p>
        </w:tc>
      </w:tr>
      <w:tr w:rsidR="00F53146" w:rsidRPr="00DC2E79" w14:paraId="5F0987AF" w14:textId="77777777" w:rsidTr="00F53146">
        <w:trPr>
          <w:trHeight w:val="315"/>
        </w:trPr>
        <w:tc>
          <w:tcPr>
            <w:tcW w:w="10490" w:type="dxa"/>
            <w:shd w:val="clear" w:color="auto" w:fill="auto"/>
            <w:noWrap/>
            <w:hideMark/>
          </w:tcPr>
          <w:p w14:paraId="3572726A" w14:textId="77777777" w:rsidR="00DC2E79" w:rsidRPr="00DC2E79" w:rsidRDefault="00DC2E79" w:rsidP="00DC2E79">
            <w:pPr>
              <w:pStyle w:val="MDPI42tablebody"/>
              <w:jc w:val="left"/>
            </w:pPr>
            <w:r w:rsidRPr="00DC2E79">
              <w:t>Hypertension</w:t>
            </w:r>
          </w:p>
        </w:tc>
        <w:tc>
          <w:tcPr>
            <w:tcW w:w="3468" w:type="dxa"/>
            <w:shd w:val="clear" w:color="auto" w:fill="auto"/>
            <w:noWrap/>
            <w:hideMark/>
          </w:tcPr>
          <w:p w14:paraId="39A08B37" w14:textId="77777777" w:rsidR="00DC2E79" w:rsidRPr="00DC2E79" w:rsidRDefault="00DC2E79" w:rsidP="00DC2E79">
            <w:pPr>
              <w:pStyle w:val="MDPI42tablebody"/>
              <w:jc w:val="left"/>
            </w:pPr>
            <w:r w:rsidRPr="00DC2E79">
              <w:t>^40[1-5]|^437.2</w:t>
            </w:r>
          </w:p>
        </w:tc>
      </w:tr>
      <w:tr w:rsidR="00F53146" w:rsidRPr="00DC2E79" w14:paraId="3FB12BDB" w14:textId="77777777" w:rsidTr="00F53146">
        <w:trPr>
          <w:trHeight w:val="315"/>
        </w:trPr>
        <w:tc>
          <w:tcPr>
            <w:tcW w:w="10490" w:type="dxa"/>
            <w:shd w:val="clear" w:color="auto" w:fill="auto"/>
            <w:noWrap/>
            <w:hideMark/>
          </w:tcPr>
          <w:p w14:paraId="0BA73917" w14:textId="77777777" w:rsidR="00DC2E79" w:rsidRPr="00DC2E79" w:rsidRDefault="00DC2E79" w:rsidP="00DC2E79">
            <w:pPr>
              <w:pStyle w:val="MDPI42tablebody"/>
              <w:jc w:val="left"/>
            </w:pPr>
            <w:r w:rsidRPr="00DC2E79">
              <w:t>Severe Constipation</w:t>
            </w:r>
          </w:p>
        </w:tc>
        <w:tc>
          <w:tcPr>
            <w:tcW w:w="3468" w:type="dxa"/>
            <w:shd w:val="clear" w:color="auto" w:fill="auto"/>
            <w:noWrap/>
            <w:hideMark/>
          </w:tcPr>
          <w:p w14:paraId="7A80F12C" w14:textId="77777777" w:rsidR="00DC2E79" w:rsidRPr="00DC2E79" w:rsidRDefault="00DC2E79" w:rsidP="00DC2E79">
            <w:pPr>
              <w:pStyle w:val="MDPI42tablebody"/>
              <w:jc w:val="left"/>
            </w:pPr>
            <w:r w:rsidRPr="00DC2E79">
              <w:t>^560.1|^560.30|^560.39|^560.9|^564.0|^569.83|^569.89</w:t>
            </w:r>
          </w:p>
        </w:tc>
      </w:tr>
      <w:tr w:rsidR="00F53146" w:rsidRPr="00DC2E79" w14:paraId="71D4DAB9" w14:textId="77777777" w:rsidTr="00F53146">
        <w:trPr>
          <w:trHeight w:val="315"/>
        </w:trPr>
        <w:tc>
          <w:tcPr>
            <w:tcW w:w="10490" w:type="dxa"/>
            <w:shd w:val="clear" w:color="auto" w:fill="auto"/>
            <w:noWrap/>
            <w:hideMark/>
          </w:tcPr>
          <w:p w14:paraId="0AEC489A" w14:textId="77777777" w:rsidR="00DC2E79" w:rsidRPr="00DC2E79" w:rsidRDefault="00DC2E79" w:rsidP="00DC2E79">
            <w:pPr>
              <w:pStyle w:val="MDPI42tablebody"/>
              <w:jc w:val="left"/>
            </w:pPr>
            <w:r w:rsidRPr="00DC2E79">
              <w:t>Bleeding Events</w:t>
            </w:r>
          </w:p>
        </w:tc>
        <w:tc>
          <w:tcPr>
            <w:tcW w:w="3468" w:type="dxa"/>
            <w:shd w:val="clear" w:color="auto" w:fill="auto"/>
            <w:noWrap/>
            <w:hideMark/>
          </w:tcPr>
          <w:p w14:paraId="05C85796" w14:textId="77777777" w:rsidR="00DC2E79" w:rsidRPr="00DC2E79" w:rsidRDefault="00DC2E79" w:rsidP="00DC2E79">
            <w:pPr>
              <w:pStyle w:val="MDPI42tablebody"/>
              <w:jc w:val="left"/>
            </w:pPr>
            <w:r w:rsidRPr="00DC2E79">
              <w:t>^456.0^|456.20|^530.21|^530.7|^530.82|^531.[0246]|^532.[0246]|^533.[0246]|^534.[0246]|^537.8[34]|^562.0[23]|^562.1[23]|^569.3|^569.85|^578|^287.[89]|^596.7|^784.8|^599.7|^627.1|^459.0|^719.1|^786.3|^363.6|^376.32|^377.42|^729.92|^423.0|^801.[2378]|^803.[2378]|^804.[2378]|^800.[2378]|^85[23]|^43[0-2]</w:t>
            </w:r>
          </w:p>
        </w:tc>
      </w:tr>
      <w:tr w:rsidR="00F53146" w:rsidRPr="00DC2E79" w14:paraId="1815F583" w14:textId="77777777" w:rsidTr="00F53146">
        <w:trPr>
          <w:trHeight w:val="315"/>
        </w:trPr>
        <w:tc>
          <w:tcPr>
            <w:tcW w:w="10490" w:type="dxa"/>
            <w:shd w:val="clear" w:color="auto" w:fill="auto"/>
            <w:noWrap/>
            <w:hideMark/>
          </w:tcPr>
          <w:p w14:paraId="0DD7E51E" w14:textId="77777777" w:rsidR="00DC2E79" w:rsidRPr="00DC2E79" w:rsidRDefault="00DC2E79" w:rsidP="00DC2E79">
            <w:pPr>
              <w:pStyle w:val="MDPI42tablebody"/>
              <w:jc w:val="left"/>
            </w:pPr>
            <w:r w:rsidRPr="00DC2E79">
              <w:t>All stroke</w:t>
            </w:r>
          </w:p>
        </w:tc>
        <w:tc>
          <w:tcPr>
            <w:tcW w:w="3468" w:type="dxa"/>
            <w:shd w:val="clear" w:color="auto" w:fill="auto"/>
            <w:noWrap/>
            <w:hideMark/>
          </w:tcPr>
          <w:p w14:paraId="1E68085F" w14:textId="77777777" w:rsidR="00DC2E79" w:rsidRPr="00DC2E79" w:rsidRDefault="00DC2E79" w:rsidP="00DC2E79">
            <w:pPr>
              <w:pStyle w:val="MDPI42tablebody"/>
              <w:jc w:val="left"/>
            </w:pPr>
            <w:r w:rsidRPr="00DC2E79">
              <w:t>^43[0-6]|^444|^433.[012389]1|^43[46]|^437.[01]|^44[45]</w:t>
            </w:r>
          </w:p>
        </w:tc>
      </w:tr>
      <w:tr w:rsidR="00F53146" w:rsidRPr="00DC2E79" w14:paraId="7DBBE6A1" w14:textId="77777777" w:rsidTr="00F53146">
        <w:trPr>
          <w:trHeight w:val="315"/>
        </w:trPr>
        <w:tc>
          <w:tcPr>
            <w:tcW w:w="10490" w:type="dxa"/>
            <w:shd w:val="clear" w:color="auto" w:fill="auto"/>
            <w:noWrap/>
            <w:hideMark/>
          </w:tcPr>
          <w:p w14:paraId="1D7863A1" w14:textId="77777777" w:rsidR="00DC2E79" w:rsidRPr="00DC2E79" w:rsidRDefault="00DC2E79" w:rsidP="00DC2E79">
            <w:pPr>
              <w:pStyle w:val="MDPI42tablebody"/>
              <w:jc w:val="left"/>
            </w:pPr>
            <w:r w:rsidRPr="00DC2E79">
              <w:t>Haemorraghic stroke</w:t>
            </w:r>
          </w:p>
        </w:tc>
        <w:tc>
          <w:tcPr>
            <w:tcW w:w="3468" w:type="dxa"/>
            <w:shd w:val="clear" w:color="auto" w:fill="auto"/>
            <w:noWrap/>
            <w:hideMark/>
          </w:tcPr>
          <w:p w14:paraId="54528B6E" w14:textId="77777777" w:rsidR="00DC2E79" w:rsidRPr="00DC2E79" w:rsidRDefault="00DC2E79" w:rsidP="00DC2E79">
            <w:pPr>
              <w:pStyle w:val="MDPI42tablebody"/>
              <w:jc w:val="left"/>
            </w:pPr>
            <w:r w:rsidRPr="00DC2E79">
              <w:t>^43[0-2]</w:t>
            </w:r>
          </w:p>
        </w:tc>
      </w:tr>
      <w:tr w:rsidR="00F53146" w:rsidRPr="00DC2E79" w14:paraId="3AF3BEE2" w14:textId="77777777" w:rsidTr="00F53146">
        <w:trPr>
          <w:trHeight w:val="315"/>
        </w:trPr>
        <w:tc>
          <w:tcPr>
            <w:tcW w:w="10490" w:type="dxa"/>
            <w:tcBorders>
              <w:bottom w:val="nil"/>
            </w:tcBorders>
            <w:shd w:val="clear" w:color="auto" w:fill="auto"/>
            <w:noWrap/>
            <w:hideMark/>
          </w:tcPr>
          <w:p w14:paraId="2C8BAF5E" w14:textId="77777777" w:rsidR="00DC2E79" w:rsidRPr="00DC2E79" w:rsidRDefault="00DC2E79" w:rsidP="00DC2E79">
            <w:pPr>
              <w:pStyle w:val="MDPI42tablebody"/>
              <w:jc w:val="left"/>
            </w:pPr>
            <w:r w:rsidRPr="00DC2E79">
              <w:lastRenderedPageBreak/>
              <w:t>GI Bleeding</w:t>
            </w:r>
          </w:p>
        </w:tc>
        <w:tc>
          <w:tcPr>
            <w:tcW w:w="3468" w:type="dxa"/>
            <w:tcBorders>
              <w:bottom w:val="nil"/>
            </w:tcBorders>
            <w:shd w:val="clear" w:color="auto" w:fill="auto"/>
            <w:noWrap/>
            <w:hideMark/>
          </w:tcPr>
          <w:p w14:paraId="1B021BDD" w14:textId="77777777" w:rsidR="00DC2E79" w:rsidRPr="00DC2E79" w:rsidRDefault="00DC2E79" w:rsidP="00DC2E79">
            <w:pPr>
              <w:pStyle w:val="MDPI42tablebody"/>
              <w:jc w:val="left"/>
            </w:pPr>
            <w:r w:rsidRPr="00DC2E79">
              <w:t>^456.0^|456.20|^530.21|^530.7|^530.82|^531.[0246]|^532.[0246]|^533.[0246]|^534.[0246]|^537.8[34]|^562.0[23]|^562.1[23]|^569.3|^569.85|^578</w:t>
            </w:r>
          </w:p>
        </w:tc>
      </w:tr>
      <w:tr w:rsidR="00F53146" w:rsidRPr="00DC2E79" w14:paraId="715B353B" w14:textId="77777777" w:rsidTr="00F53146">
        <w:trPr>
          <w:trHeight w:val="315"/>
        </w:trPr>
        <w:tc>
          <w:tcPr>
            <w:tcW w:w="10490" w:type="dxa"/>
            <w:tcBorders>
              <w:top w:val="nil"/>
              <w:bottom w:val="single" w:sz="4" w:space="0" w:color="auto"/>
            </w:tcBorders>
            <w:shd w:val="clear" w:color="auto" w:fill="auto"/>
            <w:noWrap/>
            <w:hideMark/>
          </w:tcPr>
          <w:p w14:paraId="33EEB686" w14:textId="77777777" w:rsidR="00DC2E79" w:rsidRPr="00DC2E79" w:rsidRDefault="00DC2E79" w:rsidP="00DC2E79">
            <w:pPr>
              <w:pStyle w:val="MDPI42tablebody"/>
              <w:jc w:val="left"/>
            </w:pPr>
            <w:r w:rsidRPr="00DC2E79">
              <w:t>Other Bleeding</w:t>
            </w:r>
          </w:p>
        </w:tc>
        <w:tc>
          <w:tcPr>
            <w:tcW w:w="3468" w:type="dxa"/>
            <w:tcBorders>
              <w:top w:val="nil"/>
              <w:bottom w:val="single" w:sz="4" w:space="0" w:color="auto"/>
            </w:tcBorders>
            <w:shd w:val="clear" w:color="auto" w:fill="auto"/>
            <w:noWrap/>
            <w:hideMark/>
          </w:tcPr>
          <w:p w14:paraId="2516A8EC" w14:textId="77777777" w:rsidR="00DC2E79" w:rsidRPr="00DC2E79" w:rsidRDefault="00DC2E79" w:rsidP="00DC2E79">
            <w:pPr>
              <w:pStyle w:val="MDPI42tablebody"/>
              <w:jc w:val="left"/>
            </w:pPr>
            <w:r w:rsidRPr="00DC2E79">
              <w:t>^287.[89]|^596.7|^784.8|^599.7|^627.1|^459.0|^719.1|^786.3|^363.6|^376.32|^377.42|^729.92|^423.0|^801.[2378]|^803.[2378]|^804.[2378]|^800.[2378]|^85[23]</w:t>
            </w:r>
          </w:p>
        </w:tc>
      </w:tr>
    </w:tbl>
    <w:p w14:paraId="5A54EC19" w14:textId="77777777" w:rsidR="00DC2E79" w:rsidRDefault="00DC2E79" w:rsidP="00CE4E06">
      <w:pPr>
        <w:pStyle w:val="MDPI41tablecaption"/>
        <w:rPr>
          <w:rFonts w:eastAsia="DengXian"/>
          <w:lang w:eastAsia="zh-CN"/>
        </w:rPr>
      </w:pPr>
    </w:p>
    <w:p w14:paraId="3E8D7477" w14:textId="42F04E81" w:rsidR="00CE4E06" w:rsidRDefault="00CE4E06" w:rsidP="00CE4E06">
      <w:pPr>
        <w:pStyle w:val="MDPI41tablecaption"/>
        <w:rPr>
          <w:rFonts w:eastAsia="DengXian"/>
          <w:lang w:eastAsia="zh-CN"/>
        </w:rPr>
      </w:pPr>
      <w:r>
        <w:t xml:space="preserve">Supplementary Table </w:t>
      </w:r>
      <w:r>
        <w:fldChar w:fldCharType="begin"/>
      </w:r>
      <w:r>
        <w:instrText xml:space="preserve"> SEQ Supplementary_Table \* ARABIC </w:instrText>
      </w:r>
      <w:r>
        <w:fldChar w:fldCharType="separate"/>
      </w:r>
      <w:r>
        <w:rPr>
          <w:noProof/>
        </w:rPr>
        <w:t>3</w:t>
      </w:r>
      <w:r>
        <w:fldChar w:fldCharType="end"/>
      </w:r>
      <w:r>
        <w:rPr>
          <w:rFonts w:eastAsia="DengXian" w:hint="eastAsia"/>
          <w:lang w:eastAsia="zh-CN"/>
        </w:rPr>
        <w:t xml:space="preserve">. Results of sensitivity analysis </w:t>
      </w:r>
    </w:p>
    <w:tbl>
      <w:tblPr>
        <w:tblStyle w:val="MDPI41threelinetable"/>
        <w:tblW w:w="0" w:type="auto"/>
        <w:jc w:val="left"/>
        <w:tblLook w:val="04A0" w:firstRow="1" w:lastRow="0" w:firstColumn="1" w:lastColumn="0" w:noHBand="0" w:noVBand="1"/>
        <w:tblPrChange w:id="462" w:author="Min Fan" w:date="2025-06-09T18:59:00Z" w16du:dateUtc="2025-06-09T10:59:00Z">
          <w:tblPr>
            <w:tblStyle w:val="MDPI41threelinetable"/>
            <w:tblW w:w="0" w:type="auto"/>
            <w:jc w:val="left"/>
            <w:tblLook w:val="04A0" w:firstRow="1" w:lastRow="0" w:firstColumn="1" w:lastColumn="0" w:noHBand="0" w:noVBand="1"/>
          </w:tblPr>
        </w:tblPrChange>
      </w:tblPr>
      <w:tblGrid>
        <w:gridCol w:w="4621"/>
        <w:gridCol w:w="1966"/>
        <w:gridCol w:w="282"/>
        <w:gridCol w:w="1966"/>
        <w:gridCol w:w="282"/>
        <w:gridCol w:w="2225"/>
        <w:tblGridChange w:id="463">
          <w:tblGrid>
            <w:gridCol w:w="4621"/>
            <w:gridCol w:w="1966"/>
            <w:gridCol w:w="282"/>
            <w:gridCol w:w="1966"/>
            <w:gridCol w:w="282"/>
            <w:gridCol w:w="2224"/>
            <w:gridCol w:w="1"/>
          </w:tblGrid>
        </w:tblGridChange>
      </w:tblGrid>
      <w:tr w:rsidR="001418F0" w:rsidRPr="00CE4E06" w14:paraId="516A6ADB" w14:textId="77777777" w:rsidTr="001418F0">
        <w:trPr>
          <w:cnfStyle w:val="100000000000" w:firstRow="1" w:lastRow="0" w:firstColumn="0" w:lastColumn="0" w:oddVBand="0" w:evenVBand="0" w:oddHBand="0" w:evenHBand="0" w:firstRowFirstColumn="0" w:firstRowLastColumn="0" w:lastRowFirstColumn="0" w:lastRowLastColumn="0"/>
          <w:jc w:val="left"/>
          <w:trPrChange w:id="464" w:author="Min Fan" w:date="2025-06-09T18:59:00Z" w16du:dateUtc="2025-06-09T10:59:00Z">
            <w:trPr>
              <w:jc w:val="left"/>
            </w:trPr>
          </w:trPrChange>
        </w:trPr>
        <w:tc>
          <w:tcPr>
            <w:tcW w:w="0" w:type="auto"/>
            <w:tcBorders>
              <w:bottom w:val="nil"/>
            </w:tcBorders>
            <w:hideMark/>
            <w:tcPrChange w:id="465" w:author="Min Fan" w:date="2025-06-09T18:59:00Z" w16du:dateUtc="2025-06-09T10:59:00Z">
              <w:tcPr>
                <w:tcW w:w="0" w:type="auto"/>
                <w:tcBorders>
                  <w:bottom w:val="nil"/>
                </w:tcBorders>
                <w:hideMark/>
              </w:tcPr>
            </w:tcPrChange>
          </w:tcPr>
          <w:p w14:paraId="4BCCCE80" w14:textId="77777777" w:rsidR="001418F0" w:rsidRPr="00CE4E06" w:rsidRDefault="001418F0" w:rsidP="00056714">
            <w:pPr>
              <w:pStyle w:val="MDPI42tablebody"/>
              <w:cnfStyle w:val="100000000000" w:firstRow="1" w:lastRow="0" w:firstColumn="0" w:lastColumn="0" w:oddVBand="0" w:evenVBand="0" w:oddHBand="0" w:evenHBand="0" w:firstRowFirstColumn="0" w:firstRowLastColumn="0" w:lastRowFirstColumn="0" w:lastRowLastColumn="0"/>
              <w:rPr>
                <w:b w:val="0"/>
                <w:bCs/>
              </w:rPr>
            </w:pPr>
          </w:p>
        </w:tc>
        <w:tc>
          <w:tcPr>
            <w:tcW w:w="0" w:type="auto"/>
            <w:gridSpan w:val="4"/>
            <w:tcBorders>
              <w:top w:val="single" w:sz="8" w:space="0" w:color="auto"/>
            </w:tcBorders>
            <w:hideMark/>
            <w:tcPrChange w:id="466" w:author="Min Fan" w:date="2025-06-09T18:59:00Z" w16du:dateUtc="2025-06-09T10:59:00Z">
              <w:tcPr>
                <w:tcW w:w="0" w:type="auto"/>
                <w:gridSpan w:val="4"/>
                <w:tcBorders>
                  <w:bottom w:val="nil"/>
                </w:tcBorders>
                <w:hideMark/>
              </w:tcPr>
            </w:tcPrChange>
          </w:tcPr>
          <w:p w14:paraId="0B1AD25B" w14:textId="77777777" w:rsidR="001418F0" w:rsidRPr="00CE4E06" w:rsidRDefault="001418F0" w:rsidP="00056714">
            <w:pPr>
              <w:pStyle w:val="MDPI42tablebody"/>
              <w:cnfStyle w:val="100000000000" w:firstRow="1" w:lastRow="0" w:firstColumn="0" w:lastColumn="0" w:oddVBand="0" w:evenVBand="0" w:oddHBand="0" w:evenHBand="0" w:firstRowFirstColumn="0" w:firstRowLastColumn="0" w:lastRowFirstColumn="0" w:lastRowLastColumn="0"/>
              <w:rPr>
                <w:b w:val="0"/>
                <w:bCs/>
              </w:rPr>
            </w:pPr>
            <w:r w:rsidRPr="00CE4E06">
              <w:rPr>
                <w:b w:val="0"/>
                <w:bCs/>
              </w:rPr>
              <w:t>Risk, % (95% CI)</w:t>
            </w:r>
          </w:p>
        </w:tc>
        <w:tc>
          <w:tcPr>
            <w:tcW w:w="0" w:type="auto"/>
            <w:vMerge w:val="restart"/>
            <w:hideMark/>
            <w:tcPrChange w:id="467" w:author="Min Fan" w:date="2025-06-09T18:59:00Z" w16du:dateUtc="2025-06-09T10:59:00Z">
              <w:tcPr>
                <w:tcW w:w="0" w:type="auto"/>
                <w:gridSpan w:val="2"/>
                <w:vMerge w:val="restart"/>
                <w:hideMark/>
              </w:tcPr>
            </w:tcPrChange>
          </w:tcPr>
          <w:p w14:paraId="1F0495F9" w14:textId="77777777" w:rsidR="001418F0" w:rsidRPr="00CE4E06" w:rsidRDefault="001418F0" w:rsidP="00056714">
            <w:pPr>
              <w:pStyle w:val="MDPI42tablebody"/>
              <w:cnfStyle w:val="100000000000" w:firstRow="1" w:lastRow="0" w:firstColumn="0" w:lastColumn="0" w:oddVBand="0" w:evenVBand="0" w:oddHBand="0" w:evenHBand="0" w:firstRowFirstColumn="0" w:firstRowLastColumn="0" w:lastRowFirstColumn="0" w:lastRowLastColumn="0"/>
              <w:rPr>
                <w:b w:val="0"/>
                <w:bCs/>
              </w:rPr>
            </w:pPr>
            <w:r w:rsidRPr="00CE4E06">
              <w:rPr>
                <w:b w:val="0"/>
                <w:bCs/>
              </w:rPr>
              <w:t>Risk difference,%</w:t>
            </w:r>
          </w:p>
        </w:tc>
      </w:tr>
      <w:tr w:rsidR="001418F0" w:rsidRPr="00CE4E06" w14:paraId="59766FE2" w14:textId="77777777" w:rsidTr="001418F0">
        <w:trPr>
          <w:jc w:val="left"/>
          <w:trPrChange w:id="468" w:author="Min Fan" w:date="2025-06-09T18:59:00Z" w16du:dateUtc="2025-06-09T10:59:00Z">
            <w:trPr>
              <w:jc w:val="left"/>
            </w:trPr>
          </w:trPrChange>
        </w:trPr>
        <w:tc>
          <w:tcPr>
            <w:tcW w:w="0" w:type="auto"/>
            <w:tcBorders>
              <w:top w:val="nil"/>
              <w:bottom w:val="single" w:sz="4" w:space="0" w:color="auto"/>
            </w:tcBorders>
            <w:vAlign w:val="top"/>
            <w:hideMark/>
            <w:tcPrChange w:id="469" w:author="Min Fan" w:date="2025-06-09T18:59:00Z" w16du:dateUtc="2025-06-09T10:59:00Z">
              <w:tcPr>
                <w:tcW w:w="0" w:type="auto"/>
                <w:tcBorders>
                  <w:top w:val="nil"/>
                  <w:bottom w:val="single" w:sz="4" w:space="0" w:color="auto"/>
                </w:tcBorders>
                <w:vAlign w:val="top"/>
                <w:hideMark/>
              </w:tcPr>
            </w:tcPrChange>
          </w:tcPr>
          <w:p w14:paraId="7A9239AF" w14:textId="77777777" w:rsidR="001418F0" w:rsidRPr="00CE4E06" w:rsidRDefault="001418F0" w:rsidP="00056714">
            <w:pPr>
              <w:pStyle w:val="MDPI42tablebody"/>
              <w:jc w:val="left"/>
              <w:rPr>
                <w:bCs/>
              </w:rPr>
            </w:pPr>
          </w:p>
        </w:tc>
        <w:tc>
          <w:tcPr>
            <w:tcW w:w="0" w:type="auto"/>
            <w:gridSpan w:val="2"/>
            <w:tcBorders>
              <w:top w:val="single" w:sz="4" w:space="0" w:color="auto"/>
              <w:bottom w:val="single" w:sz="4" w:space="0" w:color="auto"/>
            </w:tcBorders>
            <w:hideMark/>
            <w:tcPrChange w:id="470" w:author="Min Fan" w:date="2025-06-09T18:59:00Z" w16du:dateUtc="2025-06-09T10:59:00Z">
              <w:tcPr>
                <w:tcW w:w="0" w:type="auto"/>
                <w:gridSpan w:val="2"/>
                <w:tcBorders>
                  <w:top w:val="nil"/>
                  <w:bottom w:val="single" w:sz="4" w:space="0" w:color="auto"/>
                </w:tcBorders>
                <w:hideMark/>
              </w:tcPr>
            </w:tcPrChange>
          </w:tcPr>
          <w:p w14:paraId="56BBDE84" w14:textId="77777777" w:rsidR="001418F0" w:rsidRPr="00CE4E06" w:rsidRDefault="001418F0" w:rsidP="00056714">
            <w:pPr>
              <w:pStyle w:val="MDPI42tablebody"/>
              <w:rPr>
                <w:bCs/>
              </w:rPr>
            </w:pPr>
            <w:r w:rsidRPr="00CE4E06">
              <w:rPr>
                <w:bCs/>
              </w:rPr>
              <w:t>OAC non-users</w:t>
            </w:r>
          </w:p>
        </w:tc>
        <w:tc>
          <w:tcPr>
            <w:tcW w:w="0" w:type="auto"/>
            <w:gridSpan w:val="2"/>
            <w:tcBorders>
              <w:top w:val="single" w:sz="4" w:space="0" w:color="auto"/>
              <w:bottom w:val="single" w:sz="4" w:space="0" w:color="auto"/>
            </w:tcBorders>
            <w:hideMark/>
            <w:tcPrChange w:id="471" w:author="Min Fan" w:date="2025-06-09T18:59:00Z" w16du:dateUtc="2025-06-09T10:59:00Z">
              <w:tcPr>
                <w:tcW w:w="0" w:type="auto"/>
                <w:gridSpan w:val="2"/>
                <w:tcBorders>
                  <w:top w:val="nil"/>
                  <w:bottom w:val="single" w:sz="4" w:space="0" w:color="auto"/>
                </w:tcBorders>
                <w:hideMark/>
              </w:tcPr>
            </w:tcPrChange>
          </w:tcPr>
          <w:p w14:paraId="0054562F" w14:textId="77777777" w:rsidR="001418F0" w:rsidRPr="00CE4E06" w:rsidRDefault="001418F0" w:rsidP="00056714">
            <w:pPr>
              <w:pStyle w:val="MDPI42tablebody"/>
              <w:rPr>
                <w:bCs/>
              </w:rPr>
            </w:pPr>
            <w:r w:rsidRPr="00CE4E06">
              <w:rPr>
                <w:bCs/>
              </w:rPr>
              <w:t>OAC users</w:t>
            </w:r>
          </w:p>
        </w:tc>
        <w:tc>
          <w:tcPr>
            <w:tcW w:w="0" w:type="auto"/>
            <w:vMerge/>
            <w:tcBorders>
              <w:bottom w:val="single" w:sz="4" w:space="0" w:color="auto"/>
            </w:tcBorders>
            <w:hideMark/>
            <w:tcPrChange w:id="472" w:author="Min Fan" w:date="2025-06-09T18:59:00Z" w16du:dateUtc="2025-06-09T10:59:00Z">
              <w:tcPr>
                <w:tcW w:w="0" w:type="auto"/>
                <w:gridSpan w:val="2"/>
                <w:vMerge/>
                <w:tcBorders>
                  <w:bottom w:val="single" w:sz="4" w:space="0" w:color="auto"/>
                </w:tcBorders>
                <w:hideMark/>
              </w:tcPr>
            </w:tcPrChange>
          </w:tcPr>
          <w:p w14:paraId="3E7AEF96" w14:textId="77777777" w:rsidR="001418F0" w:rsidRPr="00CE4E06" w:rsidRDefault="001418F0" w:rsidP="00056714">
            <w:pPr>
              <w:pStyle w:val="MDPI42tablebody"/>
              <w:rPr>
                <w:bCs/>
              </w:rPr>
            </w:pPr>
          </w:p>
        </w:tc>
      </w:tr>
      <w:tr w:rsidR="001418F0" w:rsidRPr="00CE4E06" w14:paraId="374863BB" w14:textId="77777777" w:rsidTr="001418F0">
        <w:trPr>
          <w:trHeight w:val="77"/>
          <w:jc w:val="left"/>
          <w:trPrChange w:id="473" w:author="Min Fan" w:date="2025-06-09T18:59:00Z" w16du:dateUtc="2025-06-09T10:59:00Z">
            <w:trPr>
              <w:gridAfter w:val="0"/>
              <w:trHeight w:val="77"/>
              <w:jc w:val="left"/>
            </w:trPr>
          </w:trPrChange>
        </w:trPr>
        <w:tc>
          <w:tcPr>
            <w:tcW w:w="11341" w:type="dxa"/>
            <w:gridSpan w:val="6"/>
            <w:tcBorders>
              <w:top w:val="single" w:sz="4" w:space="0" w:color="auto"/>
              <w:bottom w:val="nil"/>
            </w:tcBorders>
            <w:vAlign w:val="top"/>
            <w:tcPrChange w:id="474" w:author="Min Fan" w:date="2025-06-09T18:59:00Z" w16du:dateUtc="2025-06-09T10:59:00Z">
              <w:tcPr>
                <w:tcW w:w="11340" w:type="dxa"/>
                <w:gridSpan w:val="6"/>
                <w:tcBorders>
                  <w:top w:val="single" w:sz="4" w:space="0" w:color="auto"/>
                  <w:bottom w:val="nil"/>
                </w:tcBorders>
                <w:vAlign w:val="top"/>
              </w:tcPr>
            </w:tcPrChange>
          </w:tcPr>
          <w:p w14:paraId="73455E47" w14:textId="77777777" w:rsidR="001418F0" w:rsidRPr="00CE4E06" w:rsidRDefault="001418F0" w:rsidP="00C86501">
            <w:pPr>
              <w:pStyle w:val="MDPI42tablebody"/>
              <w:jc w:val="left"/>
              <w:rPr>
                <w:b/>
              </w:rPr>
            </w:pPr>
            <w:r w:rsidRPr="00CE4E06">
              <w:rPr>
                <w:rFonts w:eastAsia="DengXian" w:hint="eastAsia"/>
                <w:b/>
                <w:lang w:eastAsia="zh-CN"/>
              </w:rPr>
              <w:t>Composite outcome (ischemic, heamorraghic stroke and all-cause mortality)</w:t>
            </w:r>
            <w:r w:rsidRPr="00CE4E06">
              <w:rPr>
                <w:rFonts w:eastAsia="DengXian" w:hint="eastAsia"/>
                <w:b/>
              </w:rPr>
              <w:t xml:space="preserve"> </w:t>
            </w:r>
          </w:p>
        </w:tc>
      </w:tr>
      <w:tr w:rsidR="001418F0" w:rsidRPr="00CE4E06" w14:paraId="1BDFF35F" w14:textId="77777777" w:rsidTr="00AB789F">
        <w:trPr>
          <w:trHeight w:val="87"/>
          <w:jc w:val="left"/>
        </w:trPr>
        <w:tc>
          <w:tcPr>
            <w:tcW w:w="0" w:type="auto"/>
            <w:tcBorders>
              <w:top w:val="nil"/>
              <w:left w:val="nil"/>
              <w:bottom w:val="nil"/>
              <w:right w:val="nil"/>
            </w:tcBorders>
            <w:vAlign w:val="top"/>
          </w:tcPr>
          <w:p w14:paraId="2E842844" w14:textId="0C36879F" w:rsidR="001418F0" w:rsidRPr="00CE4E06" w:rsidRDefault="001418F0" w:rsidP="00A80C1D">
            <w:pPr>
              <w:pStyle w:val="MDPI42tablebody"/>
              <w:jc w:val="left"/>
              <w:rPr>
                <w:rFonts w:eastAsia="DengXian"/>
                <w:bCs/>
                <w:lang w:eastAsia="zh-CN"/>
              </w:rPr>
            </w:pPr>
            <w:r w:rsidRPr="00CE4E06">
              <w:rPr>
                <w:rFonts w:eastAsia="DengXian" w:hint="eastAsia"/>
                <w:bCs/>
                <w:lang w:eastAsia="zh-CN"/>
              </w:rPr>
              <w:t>Matching process adjustment</w:t>
            </w:r>
          </w:p>
        </w:tc>
        <w:tc>
          <w:tcPr>
            <w:tcW w:w="0" w:type="auto"/>
            <w:tcBorders>
              <w:top w:val="nil"/>
              <w:left w:val="nil"/>
              <w:bottom w:val="nil"/>
              <w:right w:val="nil"/>
            </w:tcBorders>
            <w:vAlign w:val="top"/>
          </w:tcPr>
          <w:p w14:paraId="15DFF93B" w14:textId="77777777" w:rsidR="001418F0" w:rsidRPr="00CE4E06" w:rsidRDefault="001418F0" w:rsidP="00A80C1D">
            <w:pPr>
              <w:pStyle w:val="MDPI42tablebody"/>
              <w:jc w:val="right"/>
              <w:rPr>
                <w:rFonts w:eastAsia="DengXian"/>
                <w:bCs/>
                <w:lang w:eastAsia="zh-CN"/>
              </w:rPr>
            </w:pPr>
            <w:r w:rsidRPr="00CE4E06">
              <w:rPr>
                <w:rFonts w:eastAsia="DengXian" w:hint="eastAsia"/>
                <w:bCs/>
                <w:lang w:eastAsia="zh-CN"/>
              </w:rPr>
              <w:t>0.67 (0.55, 0.83)</w:t>
            </w:r>
          </w:p>
        </w:tc>
        <w:tc>
          <w:tcPr>
            <w:tcW w:w="0" w:type="auto"/>
            <w:tcBorders>
              <w:top w:val="nil"/>
              <w:left w:val="nil"/>
              <w:bottom w:val="nil"/>
              <w:right w:val="nil"/>
            </w:tcBorders>
          </w:tcPr>
          <w:p w14:paraId="1F099026" w14:textId="6C29AD08" w:rsidR="001418F0" w:rsidRPr="00CE4E06" w:rsidRDefault="001418F0" w:rsidP="00A80C1D">
            <w:pPr>
              <w:pStyle w:val="MDPI42tablebody"/>
              <w:jc w:val="right"/>
              <w:rPr>
                <w:rFonts w:eastAsia="DengXian"/>
                <w:bCs/>
                <w:lang w:eastAsia="zh-CN"/>
              </w:rPr>
            </w:pPr>
          </w:p>
        </w:tc>
        <w:tc>
          <w:tcPr>
            <w:tcW w:w="0" w:type="auto"/>
            <w:tcBorders>
              <w:top w:val="nil"/>
              <w:left w:val="nil"/>
              <w:bottom w:val="nil"/>
              <w:right w:val="nil"/>
            </w:tcBorders>
            <w:vAlign w:val="top"/>
          </w:tcPr>
          <w:p w14:paraId="6D18D17D" w14:textId="77777777" w:rsidR="001418F0" w:rsidRPr="00CE4E06" w:rsidRDefault="001418F0" w:rsidP="00A80C1D">
            <w:pPr>
              <w:pStyle w:val="MDPI42tablebody"/>
              <w:jc w:val="right"/>
              <w:rPr>
                <w:rFonts w:eastAsia="DengXian"/>
                <w:bCs/>
                <w:lang w:eastAsia="zh-CN"/>
              </w:rPr>
            </w:pPr>
            <w:r w:rsidRPr="00CE4E06">
              <w:rPr>
                <w:rFonts w:eastAsia="DengXian" w:hint="eastAsia"/>
                <w:bCs/>
                <w:lang w:eastAsia="zh-CN"/>
              </w:rPr>
              <w:t>0.70 (0.54, 0.83)</w:t>
            </w:r>
          </w:p>
        </w:tc>
        <w:tc>
          <w:tcPr>
            <w:tcW w:w="0" w:type="auto"/>
            <w:tcBorders>
              <w:top w:val="nil"/>
              <w:left w:val="nil"/>
              <w:bottom w:val="nil"/>
              <w:right w:val="nil"/>
            </w:tcBorders>
          </w:tcPr>
          <w:p w14:paraId="4CEBB44E" w14:textId="3C8C4AA8" w:rsidR="001418F0" w:rsidRPr="00CE4E06" w:rsidRDefault="001418F0" w:rsidP="00A80C1D">
            <w:pPr>
              <w:pStyle w:val="MDPI42tablebody"/>
              <w:jc w:val="right"/>
              <w:rPr>
                <w:rFonts w:eastAsia="DengXian"/>
                <w:bCs/>
                <w:lang w:eastAsia="zh-CN"/>
              </w:rPr>
            </w:pPr>
          </w:p>
        </w:tc>
        <w:tc>
          <w:tcPr>
            <w:tcW w:w="0" w:type="auto"/>
            <w:tcBorders>
              <w:top w:val="nil"/>
              <w:left w:val="nil"/>
              <w:bottom w:val="nil"/>
              <w:right w:val="nil"/>
            </w:tcBorders>
            <w:vAlign w:val="top"/>
          </w:tcPr>
          <w:p w14:paraId="0970FE83" w14:textId="5B7F67AF" w:rsidR="001418F0" w:rsidRPr="00CE4E06" w:rsidRDefault="001418F0" w:rsidP="00A80C1D">
            <w:pPr>
              <w:pStyle w:val="MDPI42tablebody"/>
              <w:jc w:val="right"/>
              <w:rPr>
                <w:rFonts w:eastAsia="DengXian"/>
                <w:bCs/>
                <w:lang w:eastAsia="zh-CN"/>
              </w:rPr>
            </w:pPr>
            <w:r w:rsidRPr="00CE4E06">
              <w:rPr>
                <w:rFonts w:eastAsia="DengXian" w:hint="eastAsia"/>
                <w:bCs/>
                <w:lang w:eastAsia="zh-CN"/>
              </w:rPr>
              <w:t>0.03 (-0.16, 0.20)</w:t>
            </w:r>
          </w:p>
        </w:tc>
      </w:tr>
      <w:tr w:rsidR="001418F0" w:rsidRPr="00CE4E06" w14:paraId="70746406" w14:textId="77777777" w:rsidTr="008A0955">
        <w:trPr>
          <w:trHeight w:val="87"/>
          <w:jc w:val="left"/>
        </w:trPr>
        <w:tc>
          <w:tcPr>
            <w:tcW w:w="0" w:type="auto"/>
            <w:tcBorders>
              <w:top w:val="nil"/>
            </w:tcBorders>
            <w:vAlign w:val="top"/>
            <w:hideMark/>
          </w:tcPr>
          <w:p w14:paraId="4F2D6C12" w14:textId="77777777" w:rsidR="001418F0" w:rsidRPr="00CE4E06" w:rsidRDefault="001418F0" w:rsidP="008A0955">
            <w:pPr>
              <w:pStyle w:val="MDPI42tablebody"/>
              <w:jc w:val="left"/>
              <w:rPr>
                <w:rFonts w:eastAsia="DengXian"/>
                <w:bCs/>
                <w:lang w:eastAsia="zh-CN"/>
              </w:rPr>
            </w:pPr>
            <w:r w:rsidRPr="00CE4E06">
              <w:rPr>
                <w:rFonts w:eastAsia="DengXian" w:hint="eastAsia"/>
                <w:bCs/>
                <w:lang w:eastAsia="zh-CN"/>
              </w:rPr>
              <w:t>Study period from 3 to 5 years</w:t>
            </w:r>
          </w:p>
        </w:tc>
        <w:tc>
          <w:tcPr>
            <w:tcW w:w="0" w:type="auto"/>
            <w:gridSpan w:val="2"/>
            <w:tcBorders>
              <w:top w:val="nil"/>
            </w:tcBorders>
            <w:vAlign w:val="top"/>
          </w:tcPr>
          <w:p w14:paraId="1C97E12F" w14:textId="38366EDC" w:rsidR="001418F0" w:rsidRPr="00CE4E06" w:rsidRDefault="001418F0" w:rsidP="008A0955">
            <w:pPr>
              <w:pStyle w:val="MDPI42tablebody"/>
              <w:jc w:val="right"/>
              <w:rPr>
                <w:bCs/>
              </w:rPr>
            </w:pPr>
            <w:r w:rsidRPr="00F3110F">
              <w:t xml:space="preserve">0.85 (0.78, 0.91) </w:t>
            </w:r>
          </w:p>
        </w:tc>
        <w:tc>
          <w:tcPr>
            <w:tcW w:w="0" w:type="auto"/>
            <w:gridSpan w:val="2"/>
            <w:tcBorders>
              <w:top w:val="nil"/>
            </w:tcBorders>
            <w:vAlign w:val="top"/>
          </w:tcPr>
          <w:p w14:paraId="09A6781B" w14:textId="13CFA7DE" w:rsidR="001418F0" w:rsidRPr="00CE4E06" w:rsidRDefault="001418F0" w:rsidP="008A0955">
            <w:pPr>
              <w:pStyle w:val="MDPI42tablebody"/>
              <w:jc w:val="right"/>
              <w:rPr>
                <w:bCs/>
              </w:rPr>
            </w:pPr>
            <w:r w:rsidRPr="00F3110F">
              <w:t>0.8</w:t>
            </w:r>
            <w:r>
              <w:rPr>
                <w:rFonts w:eastAsia="DengXian" w:hint="eastAsia"/>
                <w:lang w:eastAsia="zh-CN"/>
              </w:rPr>
              <w:t>0</w:t>
            </w:r>
            <w:r w:rsidRPr="00F3110F">
              <w:t xml:space="preserve"> (0.65, 0.92) </w:t>
            </w:r>
          </w:p>
        </w:tc>
        <w:tc>
          <w:tcPr>
            <w:tcW w:w="0" w:type="auto"/>
            <w:tcBorders>
              <w:top w:val="nil"/>
            </w:tcBorders>
            <w:vAlign w:val="top"/>
          </w:tcPr>
          <w:p w14:paraId="525A67D8" w14:textId="2AE43FBB" w:rsidR="001418F0" w:rsidRPr="00CE4E06" w:rsidRDefault="001418F0" w:rsidP="008A0955">
            <w:pPr>
              <w:pStyle w:val="MDPI42tablebody"/>
              <w:jc w:val="right"/>
              <w:rPr>
                <w:bCs/>
              </w:rPr>
            </w:pPr>
            <w:r w:rsidRPr="00F3110F">
              <w:t>-0.05 (-0.19, 0.09)</w:t>
            </w:r>
          </w:p>
        </w:tc>
      </w:tr>
      <w:tr w:rsidR="001418F0" w:rsidRPr="00CE4E06" w14:paraId="590A2262" w14:textId="77777777" w:rsidTr="009539D4">
        <w:trPr>
          <w:trHeight w:val="87"/>
          <w:jc w:val="left"/>
        </w:trPr>
        <w:tc>
          <w:tcPr>
            <w:tcW w:w="0" w:type="auto"/>
            <w:vAlign w:val="top"/>
          </w:tcPr>
          <w:p w14:paraId="4CB6E1E3" w14:textId="3E56086D" w:rsidR="001418F0" w:rsidRPr="00CE4E06" w:rsidRDefault="001418F0" w:rsidP="00503C4E">
            <w:pPr>
              <w:pStyle w:val="MDPI42tablebody"/>
              <w:jc w:val="left"/>
              <w:rPr>
                <w:rFonts w:eastAsia="DengXian"/>
                <w:bCs/>
                <w:lang w:eastAsia="zh-CN"/>
              </w:rPr>
            </w:pPr>
            <w:r w:rsidRPr="00CE4E06">
              <w:rPr>
                <w:rFonts w:eastAsia="DengXian" w:hint="eastAsia"/>
                <w:bCs/>
                <w:lang w:eastAsia="zh-CN"/>
              </w:rPr>
              <w:t>Exposures assessment window change</w:t>
            </w:r>
          </w:p>
        </w:tc>
        <w:tc>
          <w:tcPr>
            <w:tcW w:w="0" w:type="auto"/>
            <w:gridSpan w:val="2"/>
            <w:vAlign w:val="bottom"/>
          </w:tcPr>
          <w:p w14:paraId="1F04A306" w14:textId="4A5757C9" w:rsidR="001418F0" w:rsidRPr="00CE4E06" w:rsidRDefault="001418F0" w:rsidP="00503C4E">
            <w:pPr>
              <w:pStyle w:val="MDPI42tablebody"/>
              <w:jc w:val="right"/>
              <w:rPr>
                <w:rFonts w:eastAsia="DengXian"/>
                <w:bCs/>
                <w:lang w:eastAsia="zh-CN"/>
              </w:rPr>
            </w:pPr>
            <w:r w:rsidRPr="00503C4E">
              <w:rPr>
                <w:rFonts w:eastAsia="DengXian"/>
                <w:bCs/>
                <w:lang w:eastAsia="zh-CN"/>
              </w:rPr>
              <w:t>0.7</w:t>
            </w:r>
            <w:r>
              <w:rPr>
                <w:rFonts w:eastAsia="DengXian" w:hint="eastAsia"/>
                <w:bCs/>
                <w:lang w:eastAsia="zh-CN"/>
              </w:rPr>
              <w:t>0</w:t>
            </w:r>
            <w:r w:rsidRPr="00503C4E">
              <w:rPr>
                <w:rFonts w:eastAsia="DengXian"/>
                <w:bCs/>
                <w:lang w:eastAsia="zh-CN"/>
              </w:rPr>
              <w:t xml:space="preserve"> (0.69, 0.72) </w:t>
            </w:r>
          </w:p>
        </w:tc>
        <w:tc>
          <w:tcPr>
            <w:tcW w:w="0" w:type="auto"/>
            <w:gridSpan w:val="2"/>
            <w:vAlign w:val="bottom"/>
          </w:tcPr>
          <w:p w14:paraId="0FEEE3B1" w14:textId="5B4CA6C6" w:rsidR="001418F0" w:rsidRPr="00CE4E06" w:rsidRDefault="001418F0" w:rsidP="00503C4E">
            <w:pPr>
              <w:pStyle w:val="MDPI42tablebody"/>
              <w:jc w:val="right"/>
              <w:rPr>
                <w:rFonts w:eastAsia="DengXian"/>
                <w:bCs/>
                <w:lang w:eastAsia="zh-CN"/>
              </w:rPr>
            </w:pPr>
            <w:r w:rsidRPr="00503C4E">
              <w:rPr>
                <w:rFonts w:eastAsia="DengXian"/>
                <w:bCs/>
                <w:lang w:eastAsia="zh-CN"/>
              </w:rPr>
              <w:t xml:space="preserve">0.69 (0.55, 0.83) </w:t>
            </w:r>
          </w:p>
        </w:tc>
        <w:tc>
          <w:tcPr>
            <w:tcW w:w="0" w:type="auto"/>
            <w:vAlign w:val="bottom"/>
          </w:tcPr>
          <w:p w14:paraId="5AA1ADDA" w14:textId="26A6D006" w:rsidR="001418F0" w:rsidRPr="00CE4E06" w:rsidRDefault="001418F0" w:rsidP="00503C4E">
            <w:pPr>
              <w:pStyle w:val="MDPI42tablebody"/>
              <w:jc w:val="right"/>
              <w:rPr>
                <w:rFonts w:eastAsia="DengXian"/>
                <w:bCs/>
                <w:lang w:eastAsia="zh-CN"/>
              </w:rPr>
            </w:pPr>
            <w:r w:rsidRPr="00503C4E">
              <w:rPr>
                <w:rFonts w:eastAsia="DengXian"/>
                <w:bCs/>
                <w:lang w:eastAsia="zh-CN"/>
              </w:rPr>
              <w:t xml:space="preserve">-0.02 (-0.15, 0.12) </w:t>
            </w:r>
          </w:p>
        </w:tc>
      </w:tr>
      <w:tr w:rsidR="001418F0" w:rsidRPr="00CE4E06" w14:paraId="5DD99A66" w14:textId="77777777" w:rsidTr="00ED2263">
        <w:trPr>
          <w:jc w:val="left"/>
        </w:trPr>
        <w:tc>
          <w:tcPr>
            <w:tcW w:w="0" w:type="auto"/>
            <w:vAlign w:val="top"/>
          </w:tcPr>
          <w:p w14:paraId="0270F490" w14:textId="24AAA8A5" w:rsidR="001418F0" w:rsidRPr="00CE4E06" w:rsidRDefault="001418F0" w:rsidP="00056714">
            <w:pPr>
              <w:pStyle w:val="MDPI42tablebody"/>
              <w:jc w:val="left"/>
              <w:rPr>
                <w:b/>
              </w:rPr>
            </w:pPr>
            <w:r w:rsidRPr="00CE4E06">
              <w:rPr>
                <w:rFonts w:eastAsia="DengXian" w:hint="eastAsia"/>
                <w:b/>
                <w:lang w:eastAsia="zh-CN"/>
              </w:rPr>
              <w:t>Composite outcome of bleeding</w:t>
            </w:r>
          </w:p>
        </w:tc>
        <w:tc>
          <w:tcPr>
            <w:tcW w:w="0" w:type="auto"/>
            <w:gridSpan w:val="2"/>
          </w:tcPr>
          <w:p w14:paraId="4262DC6E" w14:textId="77777777" w:rsidR="001418F0" w:rsidRPr="00CE4E06" w:rsidRDefault="001418F0" w:rsidP="00056714">
            <w:pPr>
              <w:pStyle w:val="MDPI42tablebody"/>
              <w:jc w:val="right"/>
              <w:rPr>
                <w:b/>
              </w:rPr>
            </w:pPr>
          </w:p>
        </w:tc>
        <w:tc>
          <w:tcPr>
            <w:tcW w:w="0" w:type="auto"/>
            <w:gridSpan w:val="2"/>
          </w:tcPr>
          <w:p w14:paraId="65AF3091" w14:textId="77777777" w:rsidR="001418F0" w:rsidRPr="00CE4E06" w:rsidRDefault="001418F0" w:rsidP="00056714">
            <w:pPr>
              <w:pStyle w:val="MDPI42tablebody"/>
              <w:jc w:val="right"/>
              <w:rPr>
                <w:b/>
              </w:rPr>
            </w:pPr>
          </w:p>
        </w:tc>
        <w:tc>
          <w:tcPr>
            <w:tcW w:w="0" w:type="auto"/>
          </w:tcPr>
          <w:p w14:paraId="0CE71BE5" w14:textId="77777777" w:rsidR="001418F0" w:rsidRPr="00CE4E06" w:rsidRDefault="001418F0" w:rsidP="00056714">
            <w:pPr>
              <w:pStyle w:val="MDPI42tablebody"/>
              <w:jc w:val="right"/>
              <w:rPr>
                <w:b/>
              </w:rPr>
            </w:pPr>
          </w:p>
        </w:tc>
      </w:tr>
      <w:tr w:rsidR="001418F0" w:rsidRPr="00CE4E06" w14:paraId="16B1B7EB" w14:textId="77777777" w:rsidTr="00677211">
        <w:trPr>
          <w:jc w:val="left"/>
        </w:trPr>
        <w:tc>
          <w:tcPr>
            <w:tcW w:w="0" w:type="auto"/>
            <w:vAlign w:val="top"/>
          </w:tcPr>
          <w:p w14:paraId="0B44DFDF" w14:textId="6656AB90" w:rsidR="001418F0" w:rsidRPr="00CE4E06" w:rsidRDefault="001418F0" w:rsidP="00066285">
            <w:pPr>
              <w:pStyle w:val="MDPI42tablebody"/>
              <w:jc w:val="left"/>
              <w:rPr>
                <w:rFonts w:eastAsia="DengXian"/>
                <w:bCs/>
              </w:rPr>
            </w:pPr>
            <w:r w:rsidRPr="00CE4E06">
              <w:rPr>
                <w:rFonts w:eastAsia="DengXian" w:hint="eastAsia"/>
                <w:bCs/>
                <w:lang w:eastAsia="zh-CN"/>
              </w:rPr>
              <w:t>Matching process adjustment</w:t>
            </w:r>
          </w:p>
        </w:tc>
        <w:tc>
          <w:tcPr>
            <w:tcW w:w="0" w:type="auto"/>
            <w:gridSpan w:val="2"/>
            <w:vAlign w:val="top"/>
          </w:tcPr>
          <w:p w14:paraId="6C4D2289" w14:textId="627A773F" w:rsidR="001418F0" w:rsidRPr="00DB6092" w:rsidRDefault="001418F0" w:rsidP="00066285">
            <w:pPr>
              <w:pStyle w:val="MDPI42tablebody"/>
              <w:jc w:val="right"/>
            </w:pPr>
            <w:r w:rsidRPr="00DB6092">
              <w:t>0.27 (0.25, 0.3</w:t>
            </w:r>
            <w:r w:rsidRPr="00DB6092">
              <w:rPr>
                <w:rFonts w:hint="eastAsia"/>
              </w:rPr>
              <w:t>0</w:t>
            </w:r>
            <w:r w:rsidRPr="00DB6092">
              <w:t>)</w:t>
            </w:r>
          </w:p>
        </w:tc>
        <w:tc>
          <w:tcPr>
            <w:tcW w:w="0" w:type="auto"/>
            <w:gridSpan w:val="2"/>
            <w:vAlign w:val="top"/>
          </w:tcPr>
          <w:p w14:paraId="6632C845" w14:textId="0F3DA234" w:rsidR="001418F0" w:rsidRPr="00DB6092" w:rsidRDefault="001418F0" w:rsidP="00066285">
            <w:pPr>
              <w:pStyle w:val="MDPI42tablebody"/>
              <w:jc w:val="right"/>
            </w:pPr>
            <w:r w:rsidRPr="00DB6092">
              <w:t>0.26 (0.12, 0.4</w:t>
            </w:r>
            <w:r w:rsidRPr="00DB6092">
              <w:rPr>
                <w:rFonts w:hint="eastAsia"/>
              </w:rPr>
              <w:t>0</w:t>
            </w:r>
            <w:r w:rsidRPr="00DB6092">
              <w:t>)</w:t>
            </w:r>
          </w:p>
        </w:tc>
        <w:tc>
          <w:tcPr>
            <w:tcW w:w="0" w:type="auto"/>
            <w:vAlign w:val="top"/>
          </w:tcPr>
          <w:p w14:paraId="4539EB7D" w14:textId="0D2DFD00" w:rsidR="001418F0" w:rsidRPr="00DB6092" w:rsidRDefault="001418F0" w:rsidP="00066285">
            <w:pPr>
              <w:pStyle w:val="MDPI42tablebody"/>
              <w:jc w:val="right"/>
            </w:pPr>
            <w:r w:rsidRPr="00DB6092">
              <w:t>-0.01 (-0.15, 0.12)</w:t>
            </w:r>
          </w:p>
        </w:tc>
      </w:tr>
      <w:tr w:rsidR="001418F0" w:rsidRPr="00CE4E06" w14:paraId="67229222" w14:textId="77777777" w:rsidTr="00BC7F25">
        <w:trPr>
          <w:jc w:val="left"/>
        </w:trPr>
        <w:tc>
          <w:tcPr>
            <w:tcW w:w="0" w:type="auto"/>
            <w:vAlign w:val="top"/>
          </w:tcPr>
          <w:p w14:paraId="00053172" w14:textId="0BA16817" w:rsidR="001418F0" w:rsidRPr="00CE4E06" w:rsidRDefault="001418F0" w:rsidP="00DB6092">
            <w:pPr>
              <w:pStyle w:val="MDPI42tablebody"/>
              <w:jc w:val="left"/>
              <w:rPr>
                <w:bCs/>
              </w:rPr>
            </w:pPr>
            <w:r w:rsidRPr="00CE4E06">
              <w:rPr>
                <w:rFonts w:eastAsia="DengXian" w:hint="eastAsia"/>
                <w:bCs/>
                <w:lang w:eastAsia="zh-CN"/>
              </w:rPr>
              <w:t>Study period from 3 to 5 years</w:t>
            </w:r>
          </w:p>
        </w:tc>
        <w:tc>
          <w:tcPr>
            <w:tcW w:w="0" w:type="auto"/>
            <w:gridSpan w:val="2"/>
            <w:vAlign w:val="bottom"/>
          </w:tcPr>
          <w:p w14:paraId="62469597" w14:textId="79D58972" w:rsidR="001418F0" w:rsidRPr="00DB6092" w:rsidRDefault="001418F0" w:rsidP="00DB6092">
            <w:pPr>
              <w:pStyle w:val="MDPI42tablebody"/>
              <w:jc w:val="right"/>
            </w:pPr>
            <w:r w:rsidRPr="00DB6092">
              <w:t xml:space="preserve">0.38 (0.35, 0.42) </w:t>
            </w:r>
          </w:p>
        </w:tc>
        <w:tc>
          <w:tcPr>
            <w:tcW w:w="0" w:type="auto"/>
            <w:gridSpan w:val="2"/>
            <w:vAlign w:val="bottom"/>
          </w:tcPr>
          <w:p w14:paraId="48E59E05" w14:textId="1006DE84" w:rsidR="001418F0" w:rsidRPr="00DB6092" w:rsidRDefault="001418F0" w:rsidP="00DB6092">
            <w:pPr>
              <w:pStyle w:val="MDPI42tablebody"/>
              <w:jc w:val="right"/>
            </w:pPr>
            <w:r w:rsidRPr="00DB6092">
              <w:t xml:space="preserve">0.31 (0.16, 0.55) </w:t>
            </w:r>
          </w:p>
        </w:tc>
        <w:tc>
          <w:tcPr>
            <w:tcW w:w="0" w:type="auto"/>
            <w:vAlign w:val="bottom"/>
          </w:tcPr>
          <w:p w14:paraId="2BEBF731" w14:textId="72932A6B" w:rsidR="001418F0" w:rsidRPr="00DB6092" w:rsidRDefault="001418F0" w:rsidP="00DB6092">
            <w:pPr>
              <w:pStyle w:val="MDPI42tablebody"/>
              <w:jc w:val="right"/>
            </w:pPr>
            <w:r w:rsidRPr="00DB6092">
              <w:t>-0.07 (-0.22, 0.15)</w:t>
            </w:r>
          </w:p>
        </w:tc>
      </w:tr>
      <w:tr w:rsidR="001418F0" w:rsidRPr="00CE4E06" w14:paraId="4E62ADDC" w14:textId="77777777" w:rsidTr="00777525">
        <w:trPr>
          <w:jc w:val="left"/>
        </w:trPr>
        <w:tc>
          <w:tcPr>
            <w:tcW w:w="0" w:type="auto"/>
            <w:vAlign w:val="top"/>
          </w:tcPr>
          <w:p w14:paraId="79143ACC" w14:textId="60A60FF9" w:rsidR="001418F0" w:rsidRPr="00CE4E06" w:rsidRDefault="001418F0" w:rsidP="00DC2E79">
            <w:pPr>
              <w:pStyle w:val="MDPI42tablebody"/>
              <w:jc w:val="left"/>
              <w:rPr>
                <w:rFonts w:eastAsia="DengXian"/>
                <w:bCs/>
                <w:lang w:eastAsia="zh-CN"/>
              </w:rPr>
            </w:pPr>
            <w:r w:rsidRPr="00CE4E06">
              <w:rPr>
                <w:rFonts w:eastAsia="DengXian" w:hint="eastAsia"/>
                <w:bCs/>
                <w:lang w:eastAsia="zh-CN"/>
              </w:rPr>
              <w:t>Exposures assessment window change</w:t>
            </w:r>
          </w:p>
        </w:tc>
        <w:tc>
          <w:tcPr>
            <w:tcW w:w="0" w:type="auto"/>
            <w:gridSpan w:val="2"/>
            <w:vAlign w:val="bottom"/>
          </w:tcPr>
          <w:p w14:paraId="1820A058" w14:textId="25D941F8" w:rsidR="001418F0" w:rsidRPr="00DC2E79" w:rsidRDefault="001418F0" w:rsidP="00DC2E79">
            <w:pPr>
              <w:pStyle w:val="MDPI42tablebody"/>
              <w:jc w:val="right"/>
            </w:pPr>
            <w:r w:rsidRPr="00DC2E79">
              <w:t>0.27 (0.25, 0.3</w:t>
            </w:r>
            <w:r>
              <w:rPr>
                <w:rFonts w:eastAsia="DengXian" w:hint="eastAsia"/>
                <w:lang w:eastAsia="zh-CN"/>
              </w:rPr>
              <w:t>0</w:t>
            </w:r>
            <w:r w:rsidRPr="00DC2E79">
              <w:t xml:space="preserve">) </w:t>
            </w:r>
          </w:p>
        </w:tc>
        <w:tc>
          <w:tcPr>
            <w:tcW w:w="0" w:type="auto"/>
            <w:gridSpan w:val="2"/>
            <w:vAlign w:val="bottom"/>
          </w:tcPr>
          <w:p w14:paraId="36B409BD" w14:textId="1AC48164" w:rsidR="001418F0" w:rsidRPr="00DC2E79" w:rsidRDefault="001418F0" w:rsidP="00DC2E79">
            <w:pPr>
              <w:pStyle w:val="MDPI42tablebody"/>
              <w:jc w:val="right"/>
            </w:pPr>
            <w:r w:rsidRPr="00DC2E79">
              <w:t>0.26 (0.12, 0.4</w:t>
            </w:r>
            <w:r>
              <w:rPr>
                <w:rFonts w:eastAsia="DengXian" w:hint="eastAsia"/>
                <w:lang w:eastAsia="zh-CN"/>
              </w:rPr>
              <w:t>0</w:t>
            </w:r>
            <w:r w:rsidRPr="00DC2E79">
              <w:t xml:space="preserve">) </w:t>
            </w:r>
          </w:p>
        </w:tc>
        <w:tc>
          <w:tcPr>
            <w:tcW w:w="0" w:type="auto"/>
            <w:vAlign w:val="bottom"/>
          </w:tcPr>
          <w:p w14:paraId="33E67339" w14:textId="5A51745E" w:rsidR="001418F0" w:rsidRPr="00DC2E79" w:rsidRDefault="001418F0" w:rsidP="00DC2E79">
            <w:pPr>
              <w:pStyle w:val="MDPI42tablebody"/>
              <w:jc w:val="right"/>
            </w:pPr>
            <w:r w:rsidRPr="00DC2E79">
              <w:t>-0.01 (-0.15, 0.12)</w:t>
            </w:r>
          </w:p>
        </w:tc>
      </w:tr>
    </w:tbl>
    <w:p w14:paraId="7BDE5CE6" w14:textId="77777777" w:rsidR="00756882" w:rsidRDefault="00756882" w:rsidP="00DC2E79">
      <w:pPr>
        <w:pStyle w:val="MDPI41tablecaption"/>
      </w:pPr>
    </w:p>
    <w:p w14:paraId="1677A80F" w14:textId="77777777" w:rsidR="00756882" w:rsidRDefault="00756882">
      <w:pPr>
        <w:rPr>
          <w:rFonts w:ascii="Palatino Linotype" w:eastAsia="Times New Roman" w:hAnsi="Palatino Linotype" w:cs="Cordia New"/>
          <w:color w:val="000000"/>
          <w:sz w:val="18"/>
          <w:szCs w:val="22"/>
          <w:lang w:val="en-US" w:eastAsia="de-DE" w:bidi="en-US"/>
        </w:rPr>
      </w:pPr>
      <w:r>
        <w:br w:type="page"/>
      </w:r>
    </w:p>
    <w:p w14:paraId="37CB0749" w14:textId="1C9EE303" w:rsidR="00DC2E79" w:rsidRPr="00DC2E79" w:rsidRDefault="00DC2E79" w:rsidP="00DC2E79">
      <w:pPr>
        <w:pStyle w:val="MDPI41tablecaption"/>
        <w:rPr>
          <w:rFonts w:eastAsia="DengXian"/>
          <w:lang w:val="en-HK" w:eastAsia="zh-CN"/>
        </w:rPr>
      </w:pPr>
      <w:r>
        <w:lastRenderedPageBreak/>
        <w:t xml:space="preserve">Supplementary Figure </w:t>
      </w:r>
      <w:r>
        <w:fldChar w:fldCharType="begin"/>
      </w:r>
      <w:r>
        <w:instrText xml:space="preserve"> SEQ Supplementary_Figure \* ARABIC </w:instrText>
      </w:r>
      <w:r>
        <w:fldChar w:fldCharType="separate"/>
      </w:r>
      <w:r>
        <w:rPr>
          <w:noProof/>
        </w:rPr>
        <w:t>1</w:t>
      </w:r>
      <w:r>
        <w:fldChar w:fldCharType="end"/>
      </w:r>
      <w:r>
        <w:rPr>
          <w:rFonts w:eastAsia="DengXian" w:hint="eastAsia"/>
          <w:lang w:eastAsia="zh-CN"/>
        </w:rPr>
        <w:t>. Eligibal participants in each trials included into the study</w:t>
      </w:r>
    </w:p>
    <w:p w14:paraId="719F9624" w14:textId="1102E9AB" w:rsidR="00F921AD" w:rsidRPr="00F921AD" w:rsidRDefault="00143546" w:rsidP="00590F11">
      <w:pPr>
        <w:pStyle w:val="MDPI21heading1"/>
        <w:rPr>
          <w:rFonts w:eastAsia="DengXian"/>
          <w:lang w:val="en-HK" w:eastAsia="zh-CN"/>
        </w:rPr>
      </w:pPr>
      <w:r>
        <w:rPr>
          <w:rFonts w:eastAsia="DengXian"/>
          <w:noProof/>
          <w:lang w:val="en-HK" w:eastAsia="zh-CN"/>
        </w:rPr>
        <w:drawing>
          <wp:inline distT="0" distB="0" distL="0" distR="0" wp14:anchorId="76B3D66C" wp14:editId="0F21CC16">
            <wp:extent cx="7591425" cy="262971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27963" cy="2642367"/>
                    </a:xfrm>
                    <a:prstGeom prst="rect">
                      <a:avLst/>
                    </a:prstGeom>
                    <a:noFill/>
                  </pic:spPr>
                </pic:pic>
              </a:graphicData>
            </a:graphic>
          </wp:inline>
        </w:drawing>
      </w:r>
    </w:p>
    <w:sectPr w:rsidR="00F921AD" w:rsidRPr="00F921AD" w:rsidSect="00F921AD">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66A66"/>
    <w:multiLevelType w:val="hybridMultilevel"/>
    <w:tmpl w:val="5EB227B6"/>
    <w:lvl w:ilvl="0" w:tplc="72162196">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 w15:restartNumberingAfterBreak="0">
    <w:nsid w:val="18B468F5"/>
    <w:multiLevelType w:val="hybridMultilevel"/>
    <w:tmpl w:val="62585B20"/>
    <w:lvl w:ilvl="0" w:tplc="964C53AC">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7A135E"/>
    <w:multiLevelType w:val="hybridMultilevel"/>
    <w:tmpl w:val="C554B7C0"/>
    <w:lvl w:ilvl="0" w:tplc="CFE896BA">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3567DB"/>
    <w:multiLevelType w:val="hybridMultilevel"/>
    <w:tmpl w:val="043A95D6"/>
    <w:lvl w:ilvl="0" w:tplc="6706E808">
      <w:start w:val="1"/>
      <w:numFmt w:val="decimal"/>
      <w:lvlRestart w:val="0"/>
      <w:pStyle w:val="MDPI7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1648F2"/>
    <w:multiLevelType w:val="hybridMultilevel"/>
    <w:tmpl w:val="8076CCDE"/>
    <w:lvl w:ilvl="0" w:tplc="C290B25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9E62CAF"/>
    <w:multiLevelType w:val="hybridMultilevel"/>
    <w:tmpl w:val="A3046E92"/>
    <w:lvl w:ilvl="0" w:tplc="7474E386">
      <w:start w:val="1"/>
      <w:numFmt w:val="decimal"/>
      <w:lvlText w:val="%1."/>
      <w:lvlJc w:val="left"/>
      <w:pPr>
        <w:ind w:left="720" w:hanging="360"/>
      </w:pPr>
      <w:rPr>
        <w:rFonts w:hint="default"/>
        <w:lang w:val="en-U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04976791">
    <w:abstractNumId w:val="0"/>
  </w:num>
  <w:num w:numId="2" w16cid:durableId="202257447">
    <w:abstractNumId w:val="1"/>
  </w:num>
  <w:num w:numId="3" w16cid:durableId="219172239">
    <w:abstractNumId w:val="2"/>
  </w:num>
  <w:num w:numId="4" w16cid:durableId="826553909">
    <w:abstractNumId w:val="3"/>
  </w:num>
  <w:num w:numId="5" w16cid:durableId="1640500737">
    <w:abstractNumId w:val="0"/>
  </w:num>
  <w:num w:numId="6" w16cid:durableId="1604606431">
    <w:abstractNumId w:val="1"/>
  </w:num>
  <w:num w:numId="7" w16cid:durableId="92167222">
    <w:abstractNumId w:val="2"/>
  </w:num>
  <w:num w:numId="8" w16cid:durableId="1289553899">
    <w:abstractNumId w:val="3"/>
  </w:num>
  <w:num w:numId="9" w16cid:durableId="434911426">
    <w:abstractNumId w:val="0"/>
  </w:num>
  <w:num w:numId="10" w16cid:durableId="444497598">
    <w:abstractNumId w:val="1"/>
  </w:num>
  <w:num w:numId="11" w16cid:durableId="195432568">
    <w:abstractNumId w:val="2"/>
  </w:num>
  <w:num w:numId="12" w16cid:durableId="64767078">
    <w:abstractNumId w:val="3"/>
  </w:num>
  <w:num w:numId="13" w16cid:durableId="592398372">
    <w:abstractNumId w:val="5"/>
  </w:num>
  <w:num w:numId="14" w16cid:durableId="584338332">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n Fan">
    <w15:presenceInfo w15:providerId="AD" w15:userId="S::fanmin@hku.hk::5821747f-2ab9-4da7-b674-4ded872f21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LMwNjc2Mza3MDIysrBU0lEKTi0uzszPAykwqwUAoe9D1ywAAAA="/>
  </w:docVars>
  <w:rsids>
    <w:rsidRoot w:val="00EC6A93"/>
    <w:rsid w:val="00012D78"/>
    <w:rsid w:val="000135BA"/>
    <w:rsid w:val="00014D5A"/>
    <w:rsid w:val="00021049"/>
    <w:rsid w:val="00035519"/>
    <w:rsid w:val="00041AC3"/>
    <w:rsid w:val="0005487B"/>
    <w:rsid w:val="0006225D"/>
    <w:rsid w:val="000649E7"/>
    <w:rsid w:val="00066285"/>
    <w:rsid w:val="00077E2E"/>
    <w:rsid w:val="000B635E"/>
    <w:rsid w:val="000D7BA2"/>
    <w:rsid w:val="000E3CE7"/>
    <w:rsid w:val="000E6EBA"/>
    <w:rsid w:val="000F54D5"/>
    <w:rsid w:val="00125EB7"/>
    <w:rsid w:val="0013793A"/>
    <w:rsid w:val="001418F0"/>
    <w:rsid w:val="00143546"/>
    <w:rsid w:val="0015219A"/>
    <w:rsid w:val="00157904"/>
    <w:rsid w:val="00162BB1"/>
    <w:rsid w:val="00186C0C"/>
    <w:rsid w:val="001876A4"/>
    <w:rsid w:val="00190971"/>
    <w:rsid w:val="00193B87"/>
    <w:rsid w:val="00195468"/>
    <w:rsid w:val="00195737"/>
    <w:rsid w:val="001D1C95"/>
    <w:rsid w:val="00204439"/>
    <w:rsid w:val="00233554"/>
    <w:rsid w:val="00233E9F"/>
    <w:rsid w:val="0026132D"/>
    <w:rsid w:val="002713CB"/>
    <w:rsid w:val="00292B5E"/>
    <w:rsid w:val="002A4E33"/>
    <w:rsid w:val="002B03AE"/>
    <w:rsid w:val="002C519B"/>
    <w:rsid w:val="002D24CC"/>
    <w:rsid w:val="002D4F13"/>
    <w:rsid w:val="002E1360"/>
    <w:rsid w:val="002E25F2"/>
    <w:rsid w:val="002E3335"/>
    <w:rsid w:val="002E77D8"/>
    <w:rsid w:val="002F2BA8"/>
    <w:rsid w:val="002F3234"/>
    <w:rsid w:val="0030029F"/>
    <w:rsid w:val="0030668C"/>
    <w:rsid w:val="0031478B"/>
    <w:rsid w:val="00340C48"/>
    <w:rsid w:val="00353063"/>
    <w:rsid w:val="003549E4"/>
    <w:rsid w:val="003563A6"/>
    <w:rsid w:val="00365F41"/>
    <w:rsid w:val="00395C1C"/>
    <w:rsid w:val="003962AC"/>
    <w:rsid w:val="003A3FB2"/>
    <w:rsid w:val="003A5A9F"/>
    <w:rsid w:val="003B3E65"/>
    <w:rsid w:val="003D3863"/>
    <w:rsid w:val="003D3C7B"/>
    <w:rsid w:val="003D5036"/>
    <w:rsid w:val="003E4413"/>
    <w:rsid w:val="003E46E0"/>
    <w:rsid w:val="003F4623"/>
    <w:rsid w:val="003F5BFC"/>
    <w:rsid w:val="00401F43"/>
    <w:rsid w:val="00405B0B"/>
    <w:rsid w:val="00414821"/>
    <w:rsid w:val="00432332"/>
    <w:rsid w:val="0044085D"/>
    <w:rsid w:val="00480AFD"/>
    <w:rsid w:val="0048588B"/>
    <w:rsid w:val="004B3420"/>
    <w:rsid w:val="004B56D3"/>
    <w:rsid w:val="004C22B3"/>
    <w:rsid w:val="004C5289"/>
    <w:rsid w:val="004D2827"/>
    <w:rsid w:val="004E29FF"/>
    <w:rsid w:val="00503C4E"/>
    <w:rsid w:val="005264C9"/>
    <w:rsid w:val="00537982"/>
    <w:rsid w:val="00567ECA"/>
    <w:rsid w:val="00576649"/>
    <w:rsid w:val="00590F11"/>
    <w:rsid w:val="005A3E0B"/>
    <w:rsid w:val="005A7A76"/>
    <w:rsid w:val="005D20E1"/>
    <w:rsid w:val="005D7D08"/>
    <w:rsid w:val="005E019B"/>
    <w:rsid w:val="00604659"/>
    <w:rsid w:val="00613CAF"/>
    <w:rsid w:val="00623AED"/>
    <w:rsid w:val="00654BA6"/>
    <w:rsid w:val="00670816"/>
    <w:rsid w:val="00672EAA"/>
    <w:rsid w:val="006804F1"/>
    <w:rsid w:val="006A39E2"/>
    <w:rsid w:val="006A62A3"/>
    <w:rsid w:val="006B389A"/>
    <w:rsid w:val="006C2BD2"/>
    <w:rsid w:val="006F4F23"/>
    <w:rsid w:val="0070183E"/>
    <w:rsid w:val="00701AB0"/>
    <w:rsid w:val="00756882"/>
    <w:rsid w:val="00760EAD"/>
    <w:rsid w:val="0076657D"/>
    <w:rsid w:val="0078056C"/>
    <w:rsid w:val="00795BF0"/>
    <w:rsid w:val="007B0C11"/>
    <w:rsid w:val="007B7239"/>
    <w:rsid w:val="007C1CEA"/>
    <w:rsid w:val="00810053"/>
    <w:rsid w:val="00816BA9"/>
    <w:rsid w:val="008322CE"/>
    <w:rsid w:val="00863936"/>
    <w:rsid w:val="00870E05"/>
    <w:rsid w:val="008971FD"/>
    <w:rsid w:val="008A0955"/>
    <w:rsid w:val="008B6F04"/>
    <w:rsid w:val="008C0096"/>
    <w:rsid w:val="008D0970"/>
    <w:rsid w:val="008D3F90"/>
    <w:rsid w:val="008D4BA3"/>
    <w:rsid w:val="008E2F31"/>
    <w:rsid w:val="008F2832"/>
    <w:rsid w:val="008F4DAE"/>
    <w:rsid w:val="008F50B2"/>
    <w:rsid w:val="00901593"/>
    <w:rsid w:val="00912E92"/>
    <w:rsid w:val="009237B1"/>
    <w:rsid w:val="009276BB"/>
    <w:rsid w:val="00935CB5"/>
    <w:rsid w:val="009450EF"/>
    <w:rsid w:val="00950B88"/>
    <w:rsid w:val="00956A00"/>
    <w:rsid w:val="00982A0A"/>
    <w:rsid w:val="009907AB"/>
    <w:rsid w:val="009A1337"/>
    <w:rsid w:val="009C3228"/>
    <w:rsid w:val="009E2D09"/>
    <w:rsid w:val="009E4EB4"/>
    <w:rsid w:val="00A0799B"/>
    <w:rsid w:val="00A07E90"/>
    <w:rsid w:val="00A15811"/>
    <w:rsid w:val="00A17201"/>
    <w:rsid w:val="00A3201F"/>
    <w:rsid w:val="00A3303D"/>
    <w:rsid w:val="00A45E3A"/>
    <w:rsid w:val="00A47658"/>
    <w:rsid w:val="00A53B73"/>
    <w:rsid w:val="00A54D04"/>
    <w:rsid w:val="00A80C1D"/>
    <w:rsid w:val="00AA2CE6"/>
    <w:rsid w:val="00AB00F3"/>
    <w:rsid w:val="00AB3F92"/>
    <w:rsid w:val="00AB53D5"/>
    <w:rsid w:val="00AB5B93"/>
    <w:rsid w:val="00AC53BE"/>
    <w:rsid w:val="00AD0744"/>
    <w:rsid w:val="00AD2334"/>
    <w:rsid w:val="00AE3F16"/>
    <w:rsid w:val="00B317C1"/>
    <w:rsid w:val="00B627F1"/>
    <w:rsid w:val="00B7762E"/>
    <w:rsid w:val="00B958D7"/>
    <w:rsid w:val="00BA4BBB"/>
    <w:rsid w:val="00BC6D35"/>
    <w:rsid w:val="00BE5511"/>
    <w:rsid w:val="00BE5681"/>
    <w:rsid w:val="00C14588"/>
    <w:rsid w:val="00C168A7"/>
    <w:rsid w:val="00C206C2"/>
    <w:rsid w:val="00C47706"/>
    <w:rsid w:val="00C51997"/>
    <w:rsid w:val="00C6788D"/>
    <w:rsid w:val="00C74134"/>
    <w:rsid w:val="00C839E1"/>
    <w:rsid w:val="00C86501"/>
    <w:rsid w:val="00C86ACB"/>
    <w:rsid w:val="00CA145D"/>
    <w:rsid w:val="00CA4EC3"/>
    <w:rsid w:val="00CB75A2"/>
    <w:rsid w:val="00CC07BE"/>
    <w:rsid w:val="00CD2D06"/>
    <w:rsid w:val="00CE4E06"/>
    <w:rsid w:val="00CF7C42"/>
    <w:rsid w:val="00CF7EA6"/>
    <w:rsid w:val="00D06EC2"/>
    <w:rsid w:val="00D1139F"/>
    <w:rsid w:val="00D31072"/>
    <w:rsid w:val="00D33CA0"/>
    <w:rsid w:val="00D4388A"/>
    <w:rsid w:val="00D64D4F"/>
    <w:rsid w:val="00D64EB1"/>
    <w:rsid w:val="00D65F7A"/>
    <w:rsid w:val="00D90C69"/>
    <w:rsid w:val="00DB6092"/>
    <w:rsid w:val="00DC2E79"/>
    <w:rsid w:val="00DD0ACC"/>
    <w:rsid w:val="00DD5375"/>
    <w:rsid w:val="00DE4E75"/>
    <w:rsid w:val="00DE5919"/>
    <w:rsid w:val="00DE663F"/>
    <w:rsid w:val="00E0235C"/>
    <w:rsid w:val="00E0615E"/>
    <w:rsid w:val="00E06CAF"/>
    <w:rsid w:val="00E24212"/>
    <w:rsid w:val="00E272E1"/>
    <w:rsid w:val="00E34295"/>
    <w:rsid w:val="00E41855"/>
    <w:rsid w:val="00E4614B"/>
    <w:rsid w:val="00E76C7C"/>
    <w:rsid w:val="00E77246"/>
    <w:rsid w:val="00E82253"/>
    <w:rsid w:val="00E923A5"/>
    <w:rsid w:val="00E9785D"/>
    <w:rsid w:val="00EA0E13"/>
    <w:rsid w:val="00EA6DEE"/>
    <w:rsid w:val="00EB7EF1"/>
    <w:rsid w:val="00EC0DF1"/>
    <w:rsid w:val="00EC6A93"/>
    <w:rsid w:val="00ED1835"/>
    <w:rsid w:val="00ED2263"/>
    <w:rsid w:val="00ED75FB"/>
    <w:rsid w:val="00EE2141"/>
    <w:rsid w:val="00F07C7C"/>
    <w:rsid w:val="00F10B6C"/>
    <w:rsid w:val="00F2078B"/>
    <w:rsid w:val="00F34DDB"/>
    <w:rsid w:val="00F53146"/>
    <w:rsid w:val="00F55A49"/>
    <w:rsid w:val="00F569C3"/>
    <w:rsid w:val="00F6082F"/>
    <w:rsid w:val="00F65DA4"/>
    <w:rsid w:val="00F7302A"/>
    <w:rsid w:val="00F81C59"/>
    <w:rsid w:val="00F85B8D"/>
    <w:rsid w:val="00F91F7A"/>
    <w:rsid w:val="00F921AD"/>
    <w:rsid w:val="00F931B2"/>
    <w:rsid w:val="00FA799F"/>
    <w:rsid w:val="00FB3A28"/>
    <w:rsid w:val="00FC3254"/>
    <w:rsid w:val="00FD2544"/>
    <w:rsid w:val="00FD7B51"/>
    <w:rsid w:val="00FE1BD3"/>
    <w:rsid w:val="00FE23B5"/>
    <w:rsid w:val="00FE75A3"/>
    <w:rsid w:val="00FF225A"/>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E7A7C8"/>
  <w15:chartTrackingRefBased/>
  <w15:docId w15:val="{5B3CD830-B5C5-1742-8F79-574F1F4EB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E90"/>
    <w:pPr>
      <w:outlineLvl w:val="0"/>
    </w:pPr>
    <w:rPr>
      <w:b/>
      <w:bCs/>
      <w:lang w:val="en-US"/>
    </w:rPr>
  </w:style>
  <w:style w:type="paragraph" w:styleId="Heading2">
    <w:name w:val="heading 2"/>
    <w:basedOn w:val="Normal"/>
    <w:next w:val="Normal"/>
    <w:link w:val="Heading2Char"/>
    <w:uiPriority w:val="9"/>
    <w:semiHidden/>
    <w:unhideWhenUsed/>
    <w:qFormat/>
    <w:rsid w:val="00EC6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6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6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6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6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6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6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6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E90"/>
    <w:rPr>
      <w:b/>
      <w:bCs/>
      <w:lang w:val="en-US"/>
    </w:rPr>
  </w:style>
  <w:style w:type="character" w:customStyle="1" w:styleId="Heading2Char">
    <w:name w:val="Heading 2 Char"/>
    <w:basedOn w:val="DefaultParagraphFont"/>
    <w:link w:val="Heading2"/>
    <w:uiPriority w:val="9"/>
    <w:semiHidden/>
    <w:rsid w:val="00EC6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6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6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6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6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6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6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6A93"/>
    <w:rPr>
      <w:rFonts w:eastAsiaTheme="majorEastAsia" w:cstheme="majorBidi"/>
      <w:color w:val="272727" w:themeColor="text1" w:themeTint="D8"/>
    </w:rPr>
  </w:style>
  <w:style w:type="paragraph" w:styleId="Title">
    <w:name w:val="Title"/>
    <w:basedOn w:val="Normal"/>
    <w:next w:val="Normal"/>
    <w:link w:val="TitleChar"/>
    <w:uiPriority w:val="10"/>
    <w:qFormat/>
    <w:rsid w:val="00EC6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6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6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6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6A93"/>
    <w:pPr>
      <w:spacing w:before="160"/>
      <w:jc w:val="center"/>
    </w:pPr>
    <w:rPr>
      <w:i/>
      <w:iCs/>
      <w:color w:val="404040" w:themeColor="text1" w:themeTint="BF"/>
    </w:rPr>
  </w:style>
  <w:style w:type="character" w:customStyle="1" w:styleId="QuoteChar">
    <w:name w:val="Quote Char"/>
    <w:basedOn w:val="DefaultParagraphFont"/>
    <w:link w:val="Quote"/>
    <w:uiPriority w:val="29"/>
    <w:rsid w:val="00EC6A93"/>
    <w:rPr>
      <w:i/>
      <w:iCs/>
      <w:color w:val="404040" w:themeColor="text1" w:themeTint="BF"/>
    </w:rPr>
  </w:style>
  <w:style w:type="paragraph" w:styleId="ListParagraph">
    <w:name w:val="List Paragraph"/>
    <w:basedOn w:val="Normal"/>
    <w:uiPriority w:val="34"/>
    <w:qFormat/>
    <w:rsid w:val="00EC6A93"/>
    <w:pPr>
      <w:ind w:left="720"/>
      <w:contextualSpacing/>
    </w:pPr>
  </w:style>
  <w:style w:type="character" w:styleId="IntenseEmphasis">
    <w:name w:val="Intense Emphasis"/>
    <w:basedOn w:val="DefaultParagraphFont"/>
    <w:uiPriority w:val="21"/>
    <w:qFormat/>
    <w:rsid w:val="00EC6A93"/>
    <w:rPr>
      <w:i/>
      <w:iCs/>
      <w:color w:val="0F4761" w:themeColor="accent1" w:themeShade="BF"/>
    </w:rPr>
  </w:style>
  <w:style w:type="paragraph" w:styleId="IntenseQuote">
    <w:name w:val="Intense Quote"/>
    <w:basedOn w:val="Normal"/>
    <w:next w:val="Normal"/>
    <w:link w:val="IntenseQuoteChar"/>
    <w:uiPriority w:val="30"/>
    <w:qFormat/>
    <w:rsid w:val="00EC6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6A93"/>
    <w:rPr>
      <w:i/>
      <w:iCs/>
      <w:color w:val="0F4761" w:themeColor="accent1" w:themeShade="BF"/>
    </w:rPr>
  </w:style>
  <w:style w:type="character" w:styleId="IntenseReference">
    <w:name w:val="Intense Reference"/>
    <w:basedOn w:val="DefaultParagraphFont"/>
    <w:uiPriority w:val="32"/>
    <w:qFormat/>
    <w:rsid w:val="00EC6A93"/>
    <w:rPr>
      <w:b/>
      <w:bCs/>
      <w:smallCaps/>
      <w:color w:val="0F4761" w:themeColor="accent1" w:themeShade="BF"/>
      <w:spacing w:val="5"/>
    </w:rPr>
  </w:style>
  <w:style w:type="paragraph" w:styleId="NormalWeb">
    <w:name w:val="Normal (Web)"/>
    <w:basedOn w:val="Normal"/>
    <w:uiPriority w:val="99"/>
    <w:unhideWhenUsed/>
    <w:rsid w:val="00A07E90"/>
    <w:pPr>
      <w:spacing w:before="100" w:beforeAutospacing="1" w:after="100" w:afterAutospacing="1" w:line="240" w:lineRule="auto"/>
    </w:pPr>
    <w:rPr>
      <w:rFonts w:ascii="Times New Roman" w:eastAsia="Times New Roman" w:hAnsi="Times New Roman" w:cs="Times New Roman"/>
      <w:kern w:val="0"/>
      <w:lang w:val="en-GB" w:eastAsia="zh-CN"/>
      <w14:ligatures w14:val="none"/>
    </w:rPr>
  </w:style>
  <w:style w:type="paragraph" w:customStyle="1" w:styleId="MDPI11articletype">
    <w:name w:val="MDPI_1.1_article_type"/>
    <w:next w:val="Normal"/>
    <w:qFormat/>
    <w:rsid w:val="00590F11"/>
    <w:pPr>
      <w:adjustRightInd w:val="0"/>
      <w:snapToGrid w:val="0"/>
      <w:spacing w:before="240" w:after="0" w:line="240" w:lineRule="auto"/>
    </w:pPr>
    <w:rPr>
      <w:rFonts w:ascii="Palatino Linotype" w:eastAsia="Times New Roman" w:hAnsi="Palatino Linotype" w:cs="Times New Roman"/>
      <w:i/>
      <w:snapToGrid w:val="0"/>
      <w:color w:val="000000"/>
      <w:sz w:val="20"/>
      <w:szCs w:val="22"/>
      <w:lang w:val="en-US" w:eastAsia="de-DE" w:bidi="en-US"/>
    </w:rPr>
  </w:style>
  <w:style w:type="paragraph" w:customStyle="1" w:styleId="MDPI12title">
    <w:name w:val="MDPI_1.2_title"/>
    <w:next w:val="Normal"/>
    <w:qFormat/>
    <w:rsid w:val="00590F11"/>
    <w:pPr>
      <w:adjustRightInd w:val="0"/>
      <w:snapToGrid w:val="0"/>
      <w:spacing w:after="240" w:line="240" w:lineRule="atLeast"/>
    </w:pPr>
    <w:rPr>
      <w:rFonts w:ascii="Palatino Linotype" w:eastAsia="Times New Roman" w:hAnsi="Palatino Linotype" w:cs="Times New Roman"/>
      <w:b/>
      <w:snapToGrid w:val="0"/>
      <w:color w:val="000000"/>
      <w:sz w:val="36"/>
      <w:szCs w:val="20"/>
      <w:lang w:val="en-US" w:eastAsia="de-DE" w:bidi="en-US"/>
    </w:rPr>
  </w:style>
  <w:style w:type="paragraph" w:customStyle="1" w:styleId="MDPI13authornames">
    <w:name w:val="MDPI_1.3_authornames"/>
    <w:next w:val="Normal"/>
    <w:qFormat/>
    <w:rsid w:val="00590F11"/>
    <w:pPr>
      <w:adjustRightInd w:val="0"/>
      <w:snapToGrid w:val="0"/>
      <w:spacing w:after="360" w:line="260" w:lineRule="atLeast"/>
    </w:pPr>
    <w:rPr>
      <w:rFonts w:ascii="Palatino Linotype" w:eastAsia="Times New Roman" w:hAnsi="Palatino Linotype" w:cs="Times New Roman"/>
      <w:b/>
      <w:color w:val="000000"/>
      <w:sz w:val="20"/>
      <w:szCs w:val="22"/>
      <w:lang w:val="en-US" w:eastAsia="de-DE" w:bidi="en-US"/>
    </w:rPr>
  </w:style>
  <w:style w:type="paragraph" w:customStyle="1" w:styleId="MDPI14history">
    <w:name w:val="MDPI_1.4_history"/>
    <w:basedOn w:val="Normal"/>
    <w:next w:val="Normal"/>
    <w:qFormat/>
    <w:rsid w:val="00590F11"/>
    <w:pPr>
      <w:adjustRightInd w:val="0"/>
      <w:snapToGrid w:val="0"/>
      <w:spacing w:after="0" w:line="240" w:lineRule="atLeast"/>
      <w:ind w:right="113"/>
    </w:pPr>
    <w:rPr>
      <w:rFonts w:ascii="Palatino Linotype" w:eastAsia="Times New Roman" w:hAnsi="Palatino Linotype" w:cs="Times New Roman"/>
      <w:color w:val="000000"/>
      <w:sz w:val="14"/>
      <w:szCs w:val="20"/>
      <w:lang w:val="en-US" w:eastAsia="de-DE" w:bidi="en-US"/>
    </w:rPr>
  </w:style>
  <w:style w:type="paragraph" w:customStyle="1" w:styleId="MDPI15academiceditor">
    <w:name w:val="MDPI_1.5_academic_editor"/>
    <w:qFormat/>
    <w:rsid w:val="00590F11"/>
    <w:pPr>
      <w:adjustRightInd w:val="0"/>
      <w:snapToGrid w:val="0"/>
      <w:spacing w:before="120" w:after="0" w:line="240" w:lineRule="atLeast"/>
      <w:ind w:right="113"/>
    </w:pPr>
    <w:rPr>
      <w:rFonts w:ascii="Palatino Linotype" w:eastAsia="Times New Roman" w:hAnsi="Palatino Linotype" w:cs="Times New Roman"/>
      <w:color w:val="000000"/>
      <w:sz w:val="14"/>
      <w:szCs w:val="22"/>
      <w:lang w:val="en-US" w:eastAsia="de-DE" w:bidi="en-US"/>
    </w:rPr>
  </w:style>
  <w:style w:type="paragraph" w:customStyle="1" w:styleId="MDPI16affiliation">
    <w:name w:val="MDPI_1.6_affiliation"/>
    <w:qFormat/>
    <w:rsid w:val="00590F11"/>
    <w:pPr>
      <w:adjustRightInd w:val="0"/>
      <w:snapToGrid w:val="0"/>
      <w:spacing w:after="0" w:line="200" w:lineRule="atLeast"/>
      <w:ind w:left="2806" w:hanging="198"/>
    </w:pPr>
    <w:rPr>
      <w:rFonts w:ascii="Palatino Linotype" w:eastAsia="Times New Roman" w:hAnsi="Palatino Linotype" w:cs="Times New Roman"/>
      <w:color w:val="000000"/>
      <w:sz w:val="16"/>
      <w:szCs w:val="18"/>
      <w:lang w:val="en-US" w:eastAsia="de-DE" w:bidi="en-US"/>
    </w:rPr>
  </w:style>
  <w:style w:type="paragraph" w:customStyle="1" w:styleId="MDPI17abstract">
    <w:name w:val="MDPI_1.7_abstract"/>
    <w:next w:val="Normal"/>
    <w:qFormat/>
    <w:rsid w:val="00590F11"/>
    <w:pPr>
      <w:adjustRightInd w:val="0"/>
      <w:snapToGrid w:val="0"/>
      <w:spacing w:before="240" w:after="0" w:line="260" w:lineRule="atLeast"/>
      <w:jc w:val="both"/>
    </w:pPr>
    <w:rPr>
      <w:rFonts w:ascii="Palatino Linotype" w:eastAsia="Times New Roman" w:hAnsi="Palatino Linotype" w:cs="Times New Roman"/>
      <w:color w:val="000000"/>
      <w:sz w:val="18"/>
      <w:szCs w:val="22"/>
      <w:lang w:val="en-US" w:eastAsia="de-DE" w:bidi="en-US"/>
    </w:rPr>
  </w:style>
  <w:style w:type="paragraph" w:customStyle="1" w:styleId="MDPI18keywords">
    <w:name w:val="MDPI_1.8_keywords"/>
    <w:next w:val="Normal"/>
    <w:autoRedefine/>
    <w:qFormat/>
    <w:rsid w:val="00590F11"/>
    <w:pPr>
      <w:adjustRightInd w:val="0"/>
      <w:snapToGrid w:val="0"/>
      <w:spacing w:before="240" w:after="0" w:line="260" w:lineRule="atLeast"/>
      <w:jc w:val="both"/>
    </w:pPr>
    <w:rPr>
      <w:rFonts w:ascii="Palatino Linotype" w:eastAsia="Times New Roman" w:hAnsi="Palatino Linotype" w:cs="Times New Roman"/>
      <w:snapToGrid w:val="0"/>
      <w:color w:val="000000"/>
      <w:sz w:val="18"/>
      <w:szCs w:val="22"/>
      <w:lang w:val="en-US" w:eastAsia="de-DE" w:bidi="en-US"/>
    </w:rPr>
  </w:style>
  <w:style w:type="paragraph" w:customStyle="1" w:styleId="MDPI19classification">
    <w:name w:val="MDPI_1.9_classification"/>
    <w:qFormat/>
    <w:rsid w:val="00590F11"/>
    <w:pPr>
      <w:spacing w:before="240" w:after="0" w:line="260" w:lineRule="atLeast"/>
      <w:ind w:left="113"/>
      <w:jc w:val="both"/>
    </w:pPr>
    <w:rPr>
      <w:rFonts w:ascii="Palatino Linotype" w:eastAsia="Times New Roman" w:hAnsi="Palatino Linotype" w:cs="Times New Roman"/>
      <w:b/>
      <w:color w:val="000000"/>
      <w:sz w:val="20"/>
      <w:szCs w:val="22"/>
      <w:lang w:val="en-US" w:eastAsia="de-DE" w:bidi="en-US"/>
    </w:rPr>
  </w:style>
  <w:style w:type="paragraph" w:customStyle="1" w:styleId="MDPI19line">
    <w:name w:val="MDPI_1.9_line"/>
    <w:qFormat/>
    <w:rsid w:val="00590F11"/>
    <w:pPr>
      <w:pBdr>
        <w:bottom w:val="single" w:sz="6" w:space="1" w:color="auto"/>
      </w:pBdr>
      <w:adjustRightInd w:val="0"/>
      <w:snapToGrid w:val="0"/>
      <w:spacing w:after="480" w:line="260" w:lineRule="atLeast"/>
      <w:ind w:left="2608"/>
      <w:jc w:val="both"/>
    </w:pPr>
    <w:rPr>
      <w:rFonts w:ascii="Palatino Linotype" w:eastAsia="Times New Roman" w:hAnsi="Palatino Linotype" w:cs="Cordia New"/>
      <w:color w:val="000000"/>
      <w:sz w:val="20"/>
      <w:lang w:val="en-US" w:eastAsia="de-DE" w:bidi="en-US"/>
    </w:rPr>
  </w:style>
  <w:style w:type="paragraph" w:customStyle="1" w:styleId="MDPI21heading1">
    <w:name w:val="MDPI_2.1_heading1"/>
    <w:qFormat/>
    <w:rsid w:val="00590F11"/>
    <w:pPr>
      <w:adjustRightInd w:val="0"/>
      <w:snapToGrid w:val="0"/>
      <w:spacing w:before="240" w:after="60" w:line="228" w:lineRule="auto"/>
      <w:outlineLvl w:val="0"/>
    </w:pPr>
    <w:rPr>
      <w:rFonts w:ascii="Palatino Linotype" w:eastAsia="Times New Roman" w:hAnsi="Palatino Linotype" w:cs="Times New Roman"/>
      <w:b/>
      <w:snapToGrid w:val="0"/>
      <w:color w:val="000000"/>
      <w:sz w:val="20"/>
      <w:szCs w:val="22"/>
      <w:lang w:val="en-US" w:eastAsia="de-DE" w:bidi="en-US"/>
    </w:rPr>
  </w:style>
  <w:style w:type="paragraph" w:customStyle="1" w:styleId="MDPI22heading2">
    <w:name w:val="MDPI_2.2_heading2"/>
    <w:qFormat/>
    <w:rsid w:val="00E77246"/>
    <w:pPr>
      <w:adjustRightInd w:val="0"/>
      <w:snapToGrid w:val="0"/>
      <w:spacing w:before="120" w:after="60" w:line="228" w:lineRule="auto"/>
      <w:outlineLvl w:val="1"/>
    </w:pPr>
    <w:rPr>
      <w:rFonts w:ascii="Palatino Linotype" w:eastAsia="Times New Roman" w:hAnsi="Palatino Linotype" w:cs="Times New Roman"/>
      <w:i/>
      <w:noProof/>
      <w:snapToGrid w:val="0"/>
      <w:color w:val="000000"/>
      <w:sz w:val="20"/>
      <w:szCs w:val="22"/>
      <w:lang w:val="en-US" w:eastAsia="de-DE" w:bidi="en-US"/>
    </w:rPr>
  </w:style>
  <w:style w:type="paragraph" w:customStyle="1" w:styleId="MDPI23heading3">
    <w:name w:val="MDPI_2.3_heading3"/>
    <w:qFormat/>
    <w:rsid w:val="00590F11"/>
    <w:pPr>
      <w:adjustRightInd w:val="0"/>
      <w:snapToGrid w:val="0"/>
      <w:spacing w:before="60" w:after="60" w:line="228" w:lineRule="auto"/>
      <w:outlineLvl w:val="2"/>
    </w:pPr>
    <w:rPr>
      <w:rFonts w:ascii="Palatino Linotype" w:eastAsia="Times New Roman" w:hAnsi="Palatino Linotype" w:cs="Times New Roman"/>
      <w:snapToGrid w:val="0"/>
      <w:color w:val="000000"/>
      <w:sz w:val="20"/>
      <w:szCs w:val="22"/>
      <w:lang w:val="en-US" w:eastAsia="de-DE" w:bidi="en-US"/>
    </w:rPr>
  </w:style>
  <w:style w:type="paragraph" w:customStyle="1" w:styleId="MDPI31text">
    <w:name w:val="MDPI_3.1_text"/>
    <w:qFormat/>
    <w:rsid w:val="00590F11"/>
    <w:pPr>
      <w:adjustRightInd w:val="0"/>
      <w:snapToGrid w:val="0"/>
      <w:spacing w:after="0" w:line="228" w:lineRule="auto"/>
      <w:ind w:firstLine="425"/>
      <w:jc w:val="both"/>
    </w:pPr>
    <w:rPr>
      <w:rFonts w:ascii="Palatino Linotype" w:eastAsia="Times New Roman" w:hAnsi="Palatino Linotype" w:cs="Times New Roman"/>
      <w:snapToGrid w:val="0"/>
      <w:color w:val="000000"/>
      <w:sz w:val="20"/>
      <w:szCs w:val="22"/>
      <w:lang w:val="en-US" w:eastAsia="de-DE" w:bidi="en-US"/>
    </w:rPr>
  </w:style>
  <w:style w:type="paragraph" w:customStyle="1" w:styleId="MDPI32textnoindent">
    <w:name w:val="MDPI_3.2_text_no_indent"/>
    <w:basedOn w:val="MDPI31text"/>
    <w:qFormat/>
    <w:rsid w:val="00623AED"/>
    <w:pPr>
      <w:spacing w:after="240"/>
      <w:ind w:firstLine="0"/>
    </w:pPr>
  </w:style>
  <w:style w:type="paragraph" w:customStyle="1" w:styleId="MDPI33textspaceafter">
    <w:name w:val="MDPI_3.3_text_space_after"/>
    <w:qFormat/>
    <w:rsid w:val="00590F11"/>
    <w:pPr>
      <w:adjustRightInd w:val="0"/>
      <w:snapToGrid w:val="0"/>
      <w:spacing w:after="240" w:line="228" w:lineRule="auto"/>
      <w:jc w:val="both"/>
    </w:pPr>
    <w:rPr>
      <w:rFonts w:ascii="Palatino Linotype" w:eastAsia="Times New Roman" w:hAnsi="Palatino Linotype" w:cs="Times New Roman"/>
      <w:snapToGrid w:val="0"/>
      <w:color w:val="000000"/>
      <w:sz w:val="20"/>
      <w:szCs w:val="22"/>
      <w:lang w:val="en-US" w:eastAsia="de-DE" w:bidi="en-US"/>
    </w:rPr>
  </w:style>
  <w:style w:type="paragraph" w:customStyle="1" w:styleId="MDPI34textspacebefore">
    <w:name w:val="MDPI_3.4_text_space_before"/>
    <w:qFormat/>
    <w:rsid w:val="00590F11"/>
    <w:pPr>
      <w:adjustRightInd w:val="0"/>
      <w:snapToGrid w:val="0"/>
      <w:spacing w:before="240" w:after="0" w:line="228" w:lineRule="auto"/>
      <w:jc w:val="both"/>
    </w:pPr>
    <w:rPr>
      <w:rFonts w:ascii="Palatino Linotype" w:eastAsia="Times New Roman" w:hAnsi="Palatino Linotype" w:cs="Times New Roman"/>
      <w:snapToGrid w:val="0"/>
      <w:color w:val="000000"/>
      <w:sz w:val="20"/>
      <w:szCs w:val="22"/>
      <w:lang w:val="en-US" w:eastAsia="de-DE" w:bidi="en-US"/>
    </w:rPr>
  </w:style>
  <w:style w:type="paragraph" w:customStyle="1" w:styleId="MDPI35textbeforelist">
    <w:name w:val="MDPI_3.5_text_before_list"/>
    <w:qFormat/>
    <w:rsid w:val="00590F11"/>
    <w:pPr>
      <w:adjustRightInd w:val="0"/>
      <w:snapToGrid w:val="0"/>
      <w:spacing w:after="0" w:line="228" w:lineRule="auto"/>
      <w:ind w:firstLine="425"/>
      <w:jc w:val="both"/>
    </w:pPr>
    <w:rPr>
      <w:rFonts w:ascii="Palatino Linotype" w:eastAsia="Times New Roman" w:hAnsi="Palatino Linotype" w:cs="Times New Roman"/>
      <w:snapToGrid w:val="0"/>
      <w:color w:val="000000"/>
      <w:sz w:val="20"/>
      <w:szCs w:val="22"/>
      <w:lang w:val="en-US" w:eastAsia="de-DE" w:bidi="en-US"/>
    </w:rPr>
  </w:style>
  <w:style w:type="paragraph" w:customStyle="1" w:styleId="MDPI36textafterlist">
    <w:name w:val="MDPI_3.6_text_after_list"/>
    <w:qFormat/>
    <w:rsid w:val="00590F11"/>
    <w:pPr>
      <w:adjustRightInd w:val="0"/>
      <w:snapToGrid w:val="0"/>
      <w:spacing w:before="120" w:after="0" w:line="228" w:lineRule="auto"/>
      <w:jc w:val="both"/>
    </w:pPr>
    <w:rPr>
      <w:rFonts w:ascii="Palatino Linotype" w:eastAsia="Times New Roman" w:hAnsi="Palatino Linotype" w:cs="Times New Roman"/>
      <w:snapToGrid w:val="0"/>
      <w:color w:val="000000"/>
      <w:sz w:val="20"/>
      <w:szCs w:val="22"/>
      <w:lang w:val="en-US" w:eastAsia="de-DE" w:bidi="en-US"/>
    </w:rPr>
  </w:style>
  <w:style w:type="paragraph" w:customStyle="1" w:styleId="MDPI37itemize">
    <w:name w:val="MDPI_3.7_itemize"/>
    <w:qFormat/>
    <w:rsid w:val="00590F11"/>
    <w:pPr>
      <w:numPr>
        <w:numId w:val="9"/>
      </w:numPr>
      <w:adjustRightInd w:val="0"/>
      <w:snapToGrid w:val="0"/>
      <w:spacing w:after="0" w:line="228" w:lineRule="auto"/>
      <w:jc w:val="both"/>
    </w:pPr>
    <w:rPr>
      <w:rFonts w:ascii="Palatino Linotype" w:eastAsia="Times New Roman" w:hAnsi="Palatino Linotype" w:cs="Times New Roman"/>
      <w:color w:val="000000"/>
      <w:sz w:val="20"/>
      <w:szCs w:val="22"/>
      <w:lang w:val="en-US" w:eastAsia="de-DE" w:bidi="en-US"/>
    </w:rPr>
  </w:style>
  <w:style w:type="paragraph" w:customStyle="1" w:styleId="MDPI38bullet">
    <w:name w:val="MDPI_3.8_bullet"/>
    <w:qFormat/>
    <w:rsid w:val="00590F11"/>
    <w:pPr>
      <w:numPr>
        <w:numId w:val="10"/>
      </w:numPr>
      <w:adjustRightInd w:val="0"/>
      <w:snapToGrid w:val="0"/>
      <w:spacing w:after="0" w:line="228" w:lineRule="auto"/>
      <w:jc w:val="both"/>
    </w:pPr>
    <w:rPr>
      <w:rFonts w:ascii="Palatino Linotype" w:eastAsia="Times New Roman" w:hAnsi="Palatino Linotype" w:cs="Times New Roman"/>
      <w:color w:val="000000"/>
      <w:sz w:val="20"/>
      <w:szCs w:val="22"/>
      <w:lang w:val="en-US" w:eastAsia="de-DE" w:bidi="en-US"/>
    </w:rPr>
  </w:style>
  <w:style w:type="paragraph" w:customStyle="1" w:styleId="MDPI39equation">
    <w:name w:val="MDPI_3.9_equation"/>
    <w:qFormat/>
    <w:rsid w:val="00590F11"/>
    <w:pPr>
      <w:adjustRightInd w:val="0"/>
      <w:snapToGrid w:val="0"/>
      <w:spacing w:before="120" w:after="120" w:line="260" w:lineRule="atLeast"/>
      <w:ind w:left="709"/>
      <w:jc w:val="center"/>
    </w:pPr>
    <w:rPr>
      <w:rFonts w:ascii="Palatino Linotype" w:eastAsia="Times New Roman" w:hAnsi="Palatino Linotype" w:cs="Times New Roman"/>
      <w:snapToGrid w:val="0"/>
      <w:color w:val="000000"/>
      <w:sz w:val="20"/>
      <w:szCs w:val="22"/>
      <w:lang w:val="en-US" w:eastAsia="de-DE" w:bidi="en-US"/>
    </w:rPr>
  </w:style>
  <w:style w:type="paragraph" w:customStyle="1" w:styleId="MDPI3aequationnumber">
    <w:name w:val="MDPI_3.a_equation_number"/>
    <w:qFormat/>
    <w:rsid w:val="00590F11"/>
    <w:pPr>
      <w:spacing w:before="120" w:after="120" w:line="240" w:lineRule="auto"/>
      <w:jc w:val="right"/>
    </w:pPr>
    <w:rPr>
      <w:rFonts w:ascii="Palatino Linotype" w:eastAsia="Times New Roman" w:hAnsi="Palatino Linotype" w:cs="Times New Roman"/>
      <w:snapToGrid w:val="0"/>
      <w:color w:val="000000"/>
      <w:sz w:val="20"/>
      <w:szCs w:val="22"/>
      <w:lang w:val="en-US" w:eastAsia="de-DE" w:bidi="en-US"/>
    </w:rPr>
  </w:style>
  <w:style w:type="paragraph" w:customStyle="1" w:styleId="MDPI411onetablecaption">
    <w:name w:val="MDPI_4.1.1_one_table_caption"/>
    <w:qFormat/>
    <w:rsid w:val="00590F11"/>
    <w:pPr>
      <w:adjustRightInd w:val="0"/>
      <w:snapToGrid w:val="0"/>
      <w:spacing w:before="240" w:after="120" w:line="260" w:lineRule="atLeast"/>
      <w:jc w:val="center"/>
    </w:pPr>
    <w:rPr>
      <w:rFonts w:ascii="Palatino Linotype" w:eastAsia="SimSun" w:hAnsi="Palatino Linotype" w:cs="Cordia New"/>
      <w:noProof/>
      <w:color w:val="000000"/>
      <w:sz w:val="18"/>
      <w:szCs w:val="22"/>
      <w:lang w:val="en-US" w:eastAsia="zh-CN" w:bidi="en-US"/>
    </w:rPr>
  </w:style>
  <w:style w:type="paragraph" w:customStyle="1" w:styleId="MDPI41tablecaption">
    <w:name w:val="MDPI_4.1_table_caption"/>
    <w:qFormat/>
    <w:rsid w:val="00590F11"/>
    <w:pPr>
      <w:adjustRightInd w:val="0"/>
      <w:snapToGrid w:val="0"/>
      <w:spacing w:before="240" w:after="120" w:line="228" w:lineRule="auto"/>
      <w:jc w:val="both"/>
    </w:pPr>
    <w:rPr>
      <w:rFonts w:ascii="Palatino Linotype" w:eastAsia="Times New Roman" w:hAnsi="Palatino Linotype" w:cs="Cordia New"/>
      <w:color w:val="000000"/>
      <w:sz w:val="18"/>
      <w:szCs w:val="22"/>
      <w:lang w:val="en-US" w:eastAsia="de-DE" w:bidi="en-US"/>
    </w:rPr>
  </w:style>
  <w:style w:type="table" w:customStyle="1" w:styleId="MDPI41threelinetable">
    <w:name w:val="MDPI_4.1_three_line_table"/>
    <w:basedOn w:val="TableNormal"/>
    <w:uiPriority w:val="99"/>
    <w:rsid w:val="00590F11"/>
    <w:pPr>
      <w:adjustRightInd w:val="0"/>
      <w:snapToGrid w:val="0"/>
      <w:spacing w:after="0" w:line="240" w:lineRule="auto"/>
      <w:jc w:val="center"/>
    </w:pPr>
    <w:rPr>
      <w:rFonts w:ascii="Palatino Linotype" w:eastAsia="SimSun" w:hAnsi="Palatino Linotype" w:cs="Times New Roman"/>
      <w:color w:val="000000"/>
      <w:sz w:val="20"/>
      <w:szCs w:val="20"/>
      <w:lang w:val="en-US" w:eastAsia="zh-CN"/>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paragraph" w:customStyle="1" w:styleId="MDPI42tablebody">
    <w:name w:val="MDPI_4.2_table_body"/>
    <w:qFormat/>
    <w:rsid w:val="00590F11"/>
    <w:pPr>
      <w:adjustRightInd w:val="0"/>
      <w:snapToGrid w:val="0"/>
      <w:spacing w:after="0" w:line="260" w:lineRule="atLeast"/>
      <w:jc w:val="center"/>
    </w:pPr>
    <w:rPr>
      <w:rFonts w:ascii="Palatino Linotype" w:eastAsia="Times New Roman" w:hAnsi="Palatino Linotype" w:cs="Times New Roman"/>
      <w:snapToGrid w:val="0"/>
      <w:color w:val="000000"/>
      <w:sz w:val="20"/>
      <w:szCs w:val="20"/>
      <w:lang w:val="en-US" w:eastAsia="de-DE" w:bidi="en-US"/>
    </w:rPr>
  </w:style>
  <w:style w:type="paragraph" w:customStyle="1" w:styleId="MDPI43tablefooter">
    <w:name w:val="MDPI_4.3_table_footer"/>
    <w:next w:val="MDPI31text"/>
    <w:qFormat/>
    <w:rsid w:val="00590F11"/>
    <w:pPr>
      <w:adjustRightInd w:val="0"/>
      <w:snapToGrid w:val="0"/>
      <w:spacing w:after="0" w:line="228" w:lineRule="auto"/>
      <w:ind w:left="2608"/>
      <w:jc w:val="both"/>
    </w:pPr>
    <w:rPr>
      <w:rFonts w:ascii="Palatino Linotype" w:eastAsia="Times New Roman" w:hAnsi="Palatino Linotype" w:cs="Cordia New"/>
      <w:color w:val="000000"/>
      <w:sz w:val="18"/>
      <w:szCs w:val="22"/>
      <w:lang w:val="en-US" w:eastAsia="de-DE" w:bidi="en-US"/>
    </w:rPr>
  </w:style>
  <w:style w:type="paragraph" w:customStyle="1" w:styleId="MDPI511onefigurecaption">
    <w:name w:val="MDPI_5.1.1_one_figure_caption"/>
    <w:qFormat/>
    <w:rsid w:val="00590F11"/>
    <w:pPr>
      <w:adjustRightInd w:val="0"/>
      <w:snapToGrid w:val="0"/>
      <w:spacing w:before="240" w:after="120" w:line="260" w:lineRule="atLeast"/>
      <w:jc w:val="center"/>
    </w:pPr>
    <w:rPr>
      <w:rFonts w:ascii="Palatino Linotype" w:eastAsia="SimSun" w:hAnsi="Palatino Linotype" w:cs="Times New Roman"/>
      <w:noProof/>
      <w:color w:val="000000"/>
      <w:sz w:val="18"/>
      <w:szCs w:val="20"/>
      <w:lang w:val="en-US" w:eastAsia="zh-CN" w:bidi="en-US"/>
    </w:rPr>
  </w:style>
  <w:style w:type="paragraph" w:customStyle="1" w:styleId="MDPI51figurecaption">
    <w:name w:val="MDPI_5.1_figure_caption"/>
    <w:qFormat/>
    <w:rsid w:val="00CD2D06"/>
    <w:pPr>
      <w:adjustRightInd w:val="0"/>
      <w:snapToGrid w:val="0"/>
      <w:spacing w:before="120" w:after="240" w:line="228" w:lineRule="auto"/>
      <w:jc w:val="both"/>
    </w:pPr>
    <w:rPr>
      <w:rFonts w:ascii="Palatino Linotype" w:eastAsia="Times New Roman" w:hAnsi="Palatino Linotype" w:cs="Times New Roman"/>
      <w:color w:val="000000"/>
      <w:sz w:val="18"/>
      <w:szCs w:val="20"/>
      <w:lang w:val="en-US" w:eastAsia="de-DE" w:bidi="en-US"/>
    </w:rPr>
  </w:style>
  <w:style w:type="paragraph" w:customStyle="1" w:styleId="MDPI52figure">
    <w:name w:val="MDPI_5.2_figure"/>
    <w:qFormat/>
    <w:rsid w:val="00590F11"/>
    <w:pPr>
      <w:adjustRightInd w:val="0"/>
      <w:snapToGrid w:val="0"/>
      <w:spacing w:before="240" w:after="120" w:line="240" w:lineRule="auto"/>
      <w:jc w:val="center"/>
    </w:pPr>
    <w:rPr>
      <w:rFonts w:ascii="Palatino Linotype" w:eastAsia="Times New Roman" w:hAnsi="Palatino Linotype" w:cs="Times New Roman"/>
      <w:snapToGrid w:val="0"/>
      <w:color w:val="000000"/>
      <w:sz w:val="20"/>
      <w:szCs w:val="20"/>
      <w:lang w:val="en-US" w:eastAsia="de-DE" w:bidi="en-US"/>
    </w:rPr>
  </w:style>
  <w:style w:type="paragraph" w:customStyle="1" w:styleId="MDPI61Citation">
    <w:name w:val="MDPI_6.1_Citation"/>
    <w:qFormat/>
    <w:rsid w:val="00590F11"/>
    <w:pPr>
      <w:adjustRightInd w:val="0"/>
      <w:snapToGrid w:val="0"/>
      <w:spacing w:after="0" w:line="240" w:lineRule="atLeast"/>
      <w:ind w:right="113"/>
    </w:pPr>
    <w:rPr>
      <w:rFonts w:ascii="Palatino Linotype" w:eastAsia="SimSun" w:hAnsi="Palatino Linotype" w:cs="Cordia New"/>
      <w:sz w:val="14"/>
      <w:szCs w:val="22"/>
      <w:lang w:val="en-US" w:eastAsia="zh-CN"/>
    </w:rPr>
  </w:style>
  <w:style w:type="paragraph" w:customStyle="1" w:styleId="MDPI62BackMatter">
    <w:name w:val="MDPI_6.2_BackMatter"/>
    <w:qFormat/>
    <w:rsid w:val="00590F11"/>
    <w:pPr>
      <w:adjustRightInd w:val="0"/>
      <w:snapToGrid w:val="0"/>
      <w:spacing w:after="120" w:line="228" w:lineRule="auto"/>
      <w:ind w:left="2608"/>
      <w:jc w:val="both"/>
    </w:pPr>
    <w:rPr>
      <w:rFonts w:ascii="Palatino Linotype" w:eastAsia="Times New Roman" w:hAnsi="Palatino Linotype" w:cs="Times New Roman"/>
      <w:snapToGrid w:val="0"/>
      <w:color w:val="000000"/>
      <w:sz w:val="18"/>
      <w:szCs w:val="20"/>
      <w:lang w:val="en-US" w:eastAsia="en-US" w:bidi="en-US"/>
    </w:rPr>
  </w:style>
  <w:style w:type="paragraph" w:customStyle="1" w:styleId="MDPI63Notes">
    <w:name w:val="MDPI_6.3_Notes"/>
    <w:qFormat/>
    <w:rsid w:val="00590F11"/>
    <w:pPr>
      <w:adjustRightInd w:val="0"/>
      <w:snapToGrid w:val="0"/>
      <w:spacing w:before="240" w:after="0" w:line="228" w:lineRule="auto"/>
      <w:jc w:val="both"/>
    </w:pPr>
    <w:rPr>
      <w:rFonts w:ascii="Palatino Linotype" w:eastAsia="SimSun" w:hAnsi="Palatino Linotype" w:cs="Times New Roman"/>
      <w:snapToGrid w:val="0"/>
      <w:color w:val="000000"/>
      <w:sz w:val="18"/>
      <w:szCs w:val="20"/>
      <w:lang w:val="en-US" w:eastAsia="en-US" w:bidi="en-US"/>
    </w:rPr>
  </w:style>
  <w:style w:type="paragraph" w:customStyle="1" w:styleId="MDPI71FootNotes">
    <w:name w:val="MDPI_7.1_FootNotes"/>
    <w:qFormat/>
    <w:rsid w:val="00590F11"/>
    <w:pPr>
      <w:numPr>
        <w:numId w:val="11"/>
      </w:numPr>
      <w:adjustRightInd w:val="0"/>
      <w:snapToGrid w:val="0"/>
      <w:spacing w:after="0" w:line="228" w:lineRule="auto"/>
    </w:pPr>
    <w:rPr>
      <w:rFonts w:ascii="Palatino Linotype" w:hAnsi="Palatino Linotype" w:cs="Times New Roman"/>
      <w:noProof/>
      <w:color w:val="000000"/>
      <w:sz w:val="18"/>
      <w:szCs w:val="20"/>
      <w:lang w:val="en-US" w:eastAsia="zh-CN"/>
    </w:rPr>
  </w:style>
  <w:style w:type="paragraph" w:customStyle="1" w:styleId="MDPI71References">
    <w:name w:val="MDPI_7.1_References"/>
    <w:qFormat/>
    <w:rsid w:val="00590F11"/>
    <w:pPr>
      <w:numPr>
        <w:numId w:val="12"/>
      </w:numPr>
      <w:adjustRightInd w:val="0"/>
      <w:snapToGrid w:val="0"/>
      <w:spacing w:after="0" w:line="228" w:lineRule="auto"/>
      <w:jc w:val="both"/>
    </w:pPr>
    <w:rPr>
      <w:rFonts w:ascii="Palatino Linotype" w:eastAsia="Times New Roman" w:hAnsi="Palatino Linotype" w:cs="Times New Roman"/>
      <w:color w:val="000000"/>
      <w:sz w:val="18"/>
      <w:szCs w:val="20"/>
      <w:lang w:val="en-US" w:eastAsia="de-DE" w:bidi="en-US"/>
    </w:rPr>
  </w:style>
  <w:style w:type="paragraph" w:customStyle="1" w:styleId="MDPI72Copyright">
    <w:name w:val="MDPI_7.2_Copyright"/>
    <w:qFormat/>
    <w:rsid w:val="00590F11"/>
    <w:pPr>
      <w:adjustRightInd w:val="0"/>
      <w:snapToGrid w:val="0"/>
      <w:spacing w:before="60" w:after="0" w:line="240" w:lineRule="atLeast"/>
      <w:ind w:right="113"/>
      <w:jc w:val="both"/>
    </w:pPr>
    <w:rPr>
      <w:rFonts w:ascii="Palatino Linotype" w:eastAsia="Times New Roman" w:hAnsi="Palatino Linotype" w:cs="Times New Roman"/>
      <w:noProof/>
      <w:snapToGrid w:val="0"/>
      <w:color w:val="000000"/>
      <w:sz w:val="14"/>
      <w:szCs w:val="20"/>
      <w:lang w:val="en-GB" w:eastAsia="en-GB"/>
    </w:rPr>
  </w:style>
  <w:style w:type="paragraph" w:customStyle="1" w:styleId="MDPI73CopyrightImage">
    <w:name w:val="MDPI_7.3_CopyrightImage"/>
    <w:rsid w:val="00590F11"/>
    <w:pPr>
      <w:adjustRightInd w:val="0"/>
      <w:snapToGrid w:val="0"/>
      <w:spacing w:after="100" w:line="260" w:lineRule="atLeast"/>
      <w:jc w:val="right"/>
    </w:pPr>
    <w:rPr>
      <w:rFonts w:ascii="Palatino Linotype" w:eastAsia="Times New Roman" w:hAnsi="Palatino Linotype" w:cs="Times New Roman"/>
      <w:color w:val="000000"/>
      <w:sz w:val="20"/>
      <w:szCs w:val="20"/>
      <w:lang w:val="en-US" w:eastAsia="de-CH"/>
    </w:rPr>
  </w:style>
  <w:style w:type="paragraph" w:customStyle="1" w:styleId="MDPI81theorem">
    <w:name w:val="MDPI_8.1_theorem"/>
    <w:qFormat/>
    <w:rsid w:val="00590F11"/>
    <w:pPr>
      <w:adjustRightInd w:val="0"/>
      <w:snapToGrid w:val="0"/>
      <w:spacing w:after="0" w:line="228" w:lineRule="auto"/>
      <w:ind w:left="2608"/>
      <w:jc w:val="both"/>
    </w:pPr>
    <w:rPr>
      <w:rFonts w:ascii="Palatino Linotype" w:eastAsia="Times New Roman" w:hAnsi="Palatino Linotype" w:cs="Times New Roman"/>
      <w:i/>
      <w:snapToGrid w:val="0"/>
      <w:color w:val="000000"/>
      <w:sz w:val="20"/>
      <w:szCs w:val="22"/>
      <w:lang w:val="en-US" w:eastAsia="de-DE" w:bidi="en-US"/>
    </w:rPr>
  </w:style>
  <w:style w:type="paragraph" w:customStyle="1" w:styleId="MDPI82proof">
    <w:name w:val="MDPI_8.2_proof"/>
    <w:qFormat/>
    <w:rsid w:val="00590F11"/>
    <w:pPr>
      <w:adjustRightInd w:val="0"/>
      <w:snapToGrid w:val="0"/>
      <w:spacing w:after="0" w:line="228" w:lineRule="auto"/>
      <w:ind w:left="2608"/>
      <w:jc w:val="both"/>
    </w:pPr>
    <w:rPr>
      <w:rFonts w:ascii="Palatino Linotype" w:eastAsia="Times New Roman" w:hAnsi="Palatino Linotype" w:cs="Times New Roman"/>
      <w:snapToGrid w:val="0"/>
      <w:color w:val="000000"/>
      <w:sz w:val="20"/>
      <w:szCs w:val="22"/>
      <w:lang w:val="en-US" w:eastAsia="de-DE" w:bidi="en-US"/>
    </w:rPr>
  </w:style>
  <w:style w:type="paragraph" w:customStyle="1" w:styleId="MDPIequationFram">
    <w:name w:val="MDPI_equationFram"/>
    <w:qFormat/>
    <w:rsid w:val="00590F11"/>
    <w:pPr>
      <w:adjustRightInd w:val="0"/>
      <w:snapToGrid w:val="0"/>
      <w:spacing w:before="120" w:after="120" w:line="240" w:lineRule="auto"/>
      <w:jc w:val="center"/>
    </w:pPr>
    <w:rPr>
      <w:rFonts w:ascii="Palatino Linotype" w:eastAsia="Times New Roman" w:hAnsi="Palatino Linotype" w:cs="Times New Roman"/>
      <w:snapToGrid w:val="0"/>
      <w:color w:val="000000"/>
      <w:sz w:val="20"/>
      <w:szCs w:val="22"/>
      <w:lang w:val="en-US" w:eastAsia="de-DE" w:bidi="en-US"/>
    </w:rPr>
  </w:style>
  <w:style w:type="paragraph" w:customStyle="1" w:styleId="MDPIfooter">
    <w:name w:val="MDPI_footer"/>
    <w:qFormat/>
    <w:rsid w:val="00590F11"/>
    <w:pPr>
      <w:adjustRightInd w:val="0"/>
      <w:snapToGrid w:val="0"/>
      <w:spacing w:before="120" w:after="0" w:line="260" w:lineRule="atLeast"/>
      <w:jc w:val="center"/>
    </w:pPr>
    <w:rPr>
      <w:rFonts w:ascii="Palatino Linotype" w:eastAsia="Times New Roman" w:hAnsi="Palatino Linotype" w:cs="Times New Roman"/>
      <w:color w:val="000000"/>
      <w:sz w:val="20"/>
      <w:szCs w:val="20"/>
      <w:lang w:val="en-US" w:eastAsia="de-DE"/>
    </w:rPr>
  </w:style>
  <w:style w:type="paragraph" w:customStyle="1" w:styleId="MDPIfooterfirstpage">
    <w:name w:val="MDPI_footer_firstpage"/>
    <w:qFormat/>
    <w:rsid w:val="00590F11"/>
    <w:pPr>
      <w:tabs>
        <w:tab w:val="right" w:pos="8845"/>
      </w:tabs>
      <w:spacing w:after="0" w:line="160" w:lineRule="exact"/>
    </w:pPr>
    <w:rPr>
      <w:rFonts w:ascii="Palatino Linotype" w:eastAsia="Times New Roman" w:hAnsi="Palatino Linotype" w:cs="Times New Roman"/>
      <w:color w:val="000000"/>
      <w:sz w:val="16"/>
      <w:szCs w:val="20"/>
      <w:lang w:val="en-US" w:eastAsia="de-DE"/>
    </w:rPr>
  </w:style>
  <w:style w:type="paragraph" w:customStyle="1" w:styleId="MDPIheader">
    <w:name w:val="MDPI_header"/>
    <w:qFormat/>
    <w:rsid w:val="00590F11"/>
    <w:pPr>
      <w:adjustRightInd w:val="0"/>
      <w:snapToGrid w:val="0"/>
      <w:spacing w:after="240" w:line="260" w:lineRule="atLeast"/>
      <w:jc w:val="both"/>
    </w:pPr>
    <w:rPr>
      <w:rFonts w:ascii="Palatino Linotype" w:eastAsia="Times New Roman" w:hAnsi="Palatino Linotype" w:cs="Times New Roman"/>
      <w:iCs/>
      <w:color w:val="000000"/>
      <w:sz w:val="16"/>
      <w:szCs w:val="20"/>
      <w:lang w:val="en-US" w:eastAsia="de-DE"/>
    </w:rPr>
  </w:style>
  <w:style w:type="paragraph" w:customStyle="1" w:styleId="MDPIheadercitation">
    <w:name w:val="MDPI_header_citation"/>
    <w:rsid w:val="00590F11"/>
    <w:pPr>
      <w:spacing w:after="240" w:line="240" w:lineRule="auto"/>
    </w:pPr>
    <w:rPr>
      <w:rFonts w:ascii="Palatino Linotype" w:eastAsia="Times New Roman" w:hAnsi="Palatino Linotype" w:cs="Times New Roman"/>
      <w:snapToGrid w:val="0"/>
      <w:color w:val="000000"/>
      <w:sz w:val="18"/>
      <w:szCs w:val="20"/>
      <w:lang w:val="en-US" w:eastAsia="de-DE" w:bidi="en-US"/>
    </w:rPr>
  </w:style>
  <w:style w:type="paragraph" w:customStyle="1" w:styleId="MDPIheaderjournallogo">
    <w:name w:val="MDPI_header_journal_logo"/>
    <w:qFormat/>
    <w:rsid w:val="00590F11"/>
    <w:pPr>
      <w:adjustRightInd w:val="0"/>
      <w:snapToGrid w:val="0"/>
      <w:spacing w:after="0" w:line="260" w:lineRule="atLeast"/>
      <w:jc w:val="both"/>
    </w:pPr>
    <w:rPr>
      <w:rFonts w:ascii="Palatino Linotype" w:eastAsia="Times New Roman" w:hAnsi="Palatino Linotype" w:cs="Times New Roman"/>
      <w:i/>
      <w:color w:val="000000"/>
      <w:szCs w:val="22"/>
      <w:lang w:val="en-US" w:eastAsia="de-CH"/>
    </w:rPr>
  </w:style>
  <w:style w:type="paragraph" w:customStyle="1" w:styleId="MDPIheadermdpilogo">
    <w:name w:val="MDPI_header_mdpi_logo"/>
    <w:qFormat/>
    <w:rsid w:val="00590F11"/>
    <w:pPr>
      <w:adjustRightInd w:val="0"/>
      <w:snapToGrid w:val="0"/>
      <w:spacing w:after="0" w:line="260" w:lineRule="atLeast"/>
      <w:jc w:val="right"/>
    </w:pPr>
    <w:rPr>
      <w:rFonts w:ascii="Palatino Linotype" w:eastAsia="Times New Roman" w:hAnsi="Palatino Linotype" w:cs="Times New Roman"/>
      <w:color w:val="000000"/>
      <w:szCs w:val="22"/>
      <w:lang w:val="en-US" w:eastAsia="de-CH"/>
    </w:rPr>
  </w:style>
  <w:style w:type="table" w:customStyle="1" w:styleId="MDPITable">
    <w:name w:val="MDPI_Table"/>
    <w:basedOn w:val="TableNormal"/>
    <w:uiPriority w:val="99"/>
    <w:rsid w:val="00590F11"/>
    <w:pPr>
      <w:spacing w:after="0" w:line="240" w:lineRule="auto"/>
    </w:pPr>
    <w:rPr>
      <w:rFonts w:ascii="Palatino Linotype" w:eastAsia="SimSun" w:hAnsi="Palatino Linotype" w:cs="Times New Roman"/>
      <w:color w:val="000000"/>
      <w:sz w:val="20"/>
      <w:szCs w:val="20"/>
      <w:lang w:val="en-CA" w:eastAsia="en-US"/>
    </w:rPr>
    <w:tblPr>
      <w:tblCellMar>
        <w:left w:w="0" w:type="dxa"/>
        <w:right w:w="0" w:type="dxa"/>
      </w:tblCellMar>
    </w:tblPr>
  </w:style>
  <w:style w:type="paragraph" w:customStyle="1" w:styleId="MDPItext">
    <w:name w:val="MDPI_text"/>
    <w:qFormat/>
    <w:rsid w:val="00590F11"/>
    <w:pPr>
      <w:spacing w:after="0" w:line="260" w:lineRule="atLeast"/>
      <w:ind w:left="425" w:right="425" w:firstLine="284"/>
      <w:jc w:val="both"/>
    </w:pPr>
    <w:rPr>
      <w:rFonts w:ascii="Times New Roman" w:eastAsia="Times New Roman" w:hAnsi="Times New Roman" w:cs="Times New Roman"/>
      <w:noProof/>
      <w:snapToGrid w:val="0"/>
      <w:color w:val="000000"/>
      <w:sz w:val="22"/>
      <w:szCs w:val="22"/>
      <w:lang w:val="en-US" w:eastAsia="de-DE" w:bidi="en-US"/>
    </w:rPr>
  </w:style>
  <w:style w:type="paragraph" w:customStyle="1" w:styleId="MDPItitle">
    <w:name w:val="MDPI_title"/>
    <w:qFormat/>
    <w:rsid w:val="00590F11"/>
    <w:pPr>
      <w:adjustRightInd w:val="0"/>
      <w:snapToGrid w:val="0"/>
      <w:spacing w:after="240" w:line="260" w:lineRule="atLeast"/>
      <w:jc w:val="both"/>
    </w:pPr>
    <w:rPr>
      <w:rFonts w:ascii="Palatino Linotype" w:eastAsia="Times New Roman" w:hAnsi="Palatino Linotype" w:cs="Times New Roman"/>
      <w:b/>
      <w:snapToGrid w:val="0"/>
      <w:color w:val="000000"/>
      <w:sz w:val="36"/>
      <w:szCs w:val="20"/>
      <w:lang w:val="en-US" w:eastAsia="de-DE" w:bidi="en-US"/>
    </w:rPr>
  </w:style>
  <w:style w:type="character" w:styleId="Hyperlink">
    <w:name w:val="Hyperlink"/>
    <w:basedOn w:val="DefaultParagraphFont"/>
    <w:uiPriority w:val="99"/>
    <w:unhideWhenUsed/>
    <w:rsid w:val="00590F11"/>
    <w:rPr>
      <w:color w:val="467886" w:themeColor="hyperlink"/>
      <w:u w:val="single"/>
    </w:rPr>
  </w:style>
  <w:style w:type="character" w:styleId="UnresolvedMention">
    <w:name w:val="Unresolved Mention"/>
    <w:basedOn w:val="DefaultParagraphFont"/>
    <w:uiPriority w:val="99"/>
    <w:semiHidden/>
    <w:unhideWhenUsed/>
    <w:rsid w:val="00590F11"/>
    <w:rPr>
      <w:color w:val="605E5C"/>
      <w:shd w:val="clear" w:color="auto" w:fill="E1DFDD"/>
    </w:rPr>
  </w:style>
  <w:style w:type="paragraph" w:styleId="Caption">
    <w:name w:val="caption"/>
    <w:basedOn w:val="Normal"/>
    <w:next w:val="Normal"/>
    <w:uiPriority w:val="35"/>
    <w:unhideWhenUsed/>
    <w:qFormat/>
    <w:rsid w:val="00590F11"/>
    <w:pPr>
      <w:spacing w:after="200" w:line="240" w:lineRule="auto"/>
    </w:pPr>
    <w:rPr>
      <w:i/>
      <w:iCs/>
      <w:color w:val="0E2841" w:themeColor="text2"/>
      <w:sz w:val="18"/>
      <w:szCs w:val="18"/>
    </w:rPr>
  </w:style>
  <w:style w:type="table" w:styleId="TableGrid">
    <w:name w:val="Table Grid"/>
    <w:basedOn w:val="TableNormal"/>
    <w:uiPriority w:val="39"/>
    <w:rsid w:val="001579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F5BFC"/>
    <w:rPr>
      <w:sz w:val="16"/>
      <w:szCs w:val="16"/>
    </w:rPr>
  </w:style>
  <w:style w:type="paragraph" w:styleId="CommentText">
    <w:name w:val="annotation text"/>
    <w:basedOn w:val="Normal"/>
    <w:link w:val="CommentTextChar"/>
    <w:uiPriority w:val="99"/>
    <w:unhideWhenUsed/>
    <w:rsid w:val="003F5BFC"/>
    <w:pPr>
      <w:spacing w:line="240" w:lineRule="auto"/>
    </w:pPr>
    <w:rPr>
      <w:sz w:val="20"/>
      <w:szCs w:val="20"/>
    </w:rPr>
  </w:style>
  <w:style w:type="character" w:customStyle="1" w:styleId="CommentTextChar">
    <w:name w:val="Comment Text Char"/>
    <w:basedOn w:val="DefaultParagraphFont"/>
    <w:link w:val="CommentText"/>
    <w:uiPriority w:val="99"/>
    <w:rsid w:val="003F5BFC"/>
    <w:rPr>
      <w:sz w:val="20"/>
      <w:szCs w:val="20"/>
    </w:rPr>
  </w:style>
  <w:style w:type="paragraph" w:styleId="CommentSubject">
    <w:name w:val="annotation subject"/>
    <w:basedOn w:val="CommentText"/>
    <w:next w:val="CommentText"/>
    <w:link w:val="CommentSubjectChar"/>
    <w:uiPriority w:val="99"/>
    <w:semiHidden/>
    <w:unhideWhenUsed/>
    <w:rsid w:val="003F5BFC"/>
    <w:rPr>
      <w:b/>
      <w:bCs/>
    </w:rPr>
  </w:style>
  <w:style w:type="character" w:customStyle="1" w:styleId="CommentSubjectChar">
    <w:name w:val="Comment Subject Char"/>
    <w:basedOn w:val="CommentTextChar"/>
    <w:link w:val="CommentSubject"/>
    <w:uiPriority w:val="99"/>
    <w:semiHidden/>
    <w:rsid w:val="003F5BFC"/>
    <w:rPr>
      <w:b/>
      <w:bCs/>
      <w:sz w:val="20"/>
      <w:szCs w:val="20"/>
    </w:rPr>
  </w:style>
  <w:style w:type="character" w:customStyle="1" w:styleId="gnvwddmdn3b">
    <w:name w:val="gnvwddmdn3b"/>
    <w:basedOn w:val="DefaultParagraphFont"/>
    <w:rsid w:val="00066285"/>
  </w:style>
  <w:style w:type="paragraph" w:styleId="Revision">
    <w:name w:val="Revision"/>
    <w:hidden/>
    <w:uiPriority w:val="99"/>
    <w:semiHidden/>
    <w:rsid w:val="00E0615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304448">
      <w:bodyDiv w:val="1"/>
      <w:marLeft w:val="0"/>
      <w:marRight w:val="0"/>
      <w:marTop w:val="0"/>
      <w:marBottom w:val="0"/>
      <w:divBdr>
        <w:top w:val="none" w:sz="0" w:space="0" w:color="auto"/>
        <w:left w:val="none" w:sz="0" w:space="0" w:color="auto"/>
        <w:bottom w:val="none" w:sz="0" w:space="0" w:color="auto"/>
        <w:right w:val="none" w:sz="0" w:space="0" w:color="auto"/>
      </w:divBdr>
    </w:div>
    <w:div w:id="526259214">
      <w:bodyDiv w:val="1"/>
      <w:marLeft w:val="0"/>
      <w:marRight w:val="0"/>
      <w:marTop w:val="0"/>
      <w:marBottom w:val="0"/>
      <w:divBdr>
        <w:top w:val="none" w:sz="0" w:space="0" w:color="auto"/>
        <w:left w:val="none" w:sz="0" w:space="0" w:color="auto"/>
        <w:bottom w:val="none" w:sz="0" w:space="0" w:color="auto"/>
        <w:right w:val="none" w:sz="0" w:space="0" w:color="auto"/>
      </w:divBdr>
    </w:div>
    <w:div w:id="618338506">
      <w:bodyDiv w:val="1"/>
      <w:marLeft w:val="0"/>
      <w:marRight w:val="0"/>
      <w:marTop w:val="0"/>
      <w:marBottom w:val="0"/>
      <w:divBdr>
        <w:top w:val="none" w:sz="0" w:space="0" w:color="auto"/>
        <w:left w:val="none" w:sz="0" w:space="0" w:color="auto"/>
        <w:bottom w:val="none" w:sz="0" w:space="0" w:color="auto"/>
        <w:right w:val="none" w:sz="0" w:space="0" w:color="auto"/>
      </w:divBdr>
    </w:div>
    <w:div w:id="1021509892">
      <w:bodyDiv w:val="1"/>
      <w:marLeft w:val="0"/>
      <w:marRight w:val="0"/>
      <w:marTop w:val="0"/>
      <w:marBottom w:val="0"/>
      <w:divBdr>
        <w:top w:val="none" w:sz="0" w:space="0" w:color="auto"/>
        <w:left w:val="none" w:sz="0" w:space="0" w:color="auto"/>
        <w:bottom w:val="none" w:sz="0" w:space="0" w:color="auto"/>
        <w:right w:val="none" w:sz="0" w:space="0" w:color="auto"/>
      </w:divBdr>
    </w:div>
    <w:div w:id="1137995560">
      <w:bodyDiv w:val="1"/>
      <w:marLeft w:val="0"/>
      <w:marRight w:val="0"/>
      <w:marTop w:val="0"/>
      <w:marBottom w:val="0"/>
      <w:divBdr>
        <w:top w:val="none" w:sz="0" w:space="0" w:color="auto"/>
        <w:left w:val="none" w:sz="0" w:space="0" w:color="auto"/>
        <w:bottom w:val="none" w:sz="0" w:space="0" w:color="auto"/>
        <w:right w:val="none" w:sz="0" w:space="0" w:color="auto"/>
      </w:divBdr>
    </w:div>
    <w:div w:id="1291352811">
      <w:bodyDiv w:val="1"/>
      <w:marLeft w:val="0"/>
      <w:marRight w:val="0"/>
      <w:marTop w:val="0"/>
      <w:marBottom w:val="0"/>
      <w:divBdr>
        <w:top w:val="none" w:sz="0" w:space="0" w:color="auto"/>
        <w:left w:val="none" w:sz="0" w:space="0" w:color="auto"/>
        <w:bottom w:val="none" w:sz="0" w:space="0" w:color="auto"/>
        <w:right w:val="none" w:sz="0" w:space="0" w:color="auto"/>
      </w:divBdr>
    </w:div>
    <w:div w:id="1364400034">
      <w:bodyDiv w:val="1"/>
      <w:marLeft w:val="0"/>
      <w:marRight w:val="0"/>
      <w:marTop w:val="0"/>
      <w:marBottom w:val="0"/>
      <w:divBdr>
        <w:top w:val="none" w:sz="0" w:space="0" w:color="auto"/>
        <w:left w:val="none" w:sz="0" w:space="0" w:color="auto"/>
        <w:bottom w:val="none" w:sz="0" w:space="0" w:color="auto"/>
        <w:right w:val="none" w:sz="0" w:space="0" w:color="auto"/>
      </w:divBdr>
    </w:div>
    <w:div w:id="1434328496">
      <w:bodyDiv w:val="1"/>
      <w:marLeft w:val="0"/>
      <w:marRight w:val="0"/>
      <w:marTop w:val="0"/>
      <w:marBottom w:val="0"/>
      <w:divBdr>
        <w:top w:val="none" w:sz="0" w:space="0" w:color="auto"/>
        <w:left w:val="none" w:sz="0" w:space="0" w:color="auto"/>
        <w:bottom w:val="none" w:sz="0" w:space="0" w:color="auto"/>
        <w:right w:val="none" w:sz="0" w:space="0" w:color="auto"/>
      </w:divBdr>
    </w:div>
    <w:div w:id="1481536111">
      <w:bodyDiv w:val="1"/>
      <w:marLeft w:val="0"/>
      <w:marRight w:val="0"/>
      <w:marTop w:val="0"/>
      <w:marBottom w:val="0"/>
      <w:divBdr>
        <w:top w:val="none" w:sz="0" w:space="0" w:color="auto"/>
        <w:left w:val="none" w:sz="0" w:space="0" w:color="auto"/>
        <w:bottom w:val="none" w:sz="0" w:space="0" w:color="auto"/>
        <w:right w:val="none" w:sz="0" w:space="0" w:color="auto"/>
      </w:divBdr>
    </w:div>
    <w:div w:id="1694721812">
      <w:bodyDiv w:val="1"/>
      <w:marLeft w:val="0"/>
      <w:marRight w:val="0"/>
      <w:marTop w:val="0"/>
      <w:marBottom w:val="0"/>
      <w:divBdr>
        <w:top w:val="none" w:sz="0" w:space="0" w:color="auto"/>
        <w:left w:val="none" w:sz="0" w:space="0" w:color="auto"/>
        <w:bottom w:val="none" w:sz="0" w:space="0" w:color="auto"/>
        <w:right w:val="none" w:sz="0" w:space="0" w:color="auto"/>
      </w:divBdr>
    </w:div>
    <w:div w:id="1735621793">
      <w:bodyDiv w:val="1"/>
      <w:marLeft w:val="0"/>
      <w:marRight w:val="0"/>
      <w:marTop w:val="0"/>
      <w:marBottom w:val="0"/>
      <w:divBdr>
        <w:top w:val="none" w:sz="0" w:space="0" w:color="auto"/>
        <w:left w:val="none" w:sz="0" w:space="0" w:color="auto"/>
        <w:bottom w:val="none" w:sz="0" w:space="0" w:color="auto"/>
        <w:right w:val="none" w:sz="0" w:space="0" w:color="auto"/>
      </w:divBdr>
    </w:div>
    <w:div w:id="1836413792">
      <w:bodyDiv w:val="1"/>
      <w:marLeft w:val="0"/>
      <w:marRight w:val="0"/>
      <w:marTop w:val="0"/>
      <w:marBottom w:val="0"/>
      <w:divBdr>
        <w:top w:val="none" w:sz="0" w:space="0" w:color="auto"/>
        <w:left w:val="none" w:sz="0" w:space="0" w:color="auto"/>
        <w:bottom w:val="none" w:sz="0" w:space="0" w:color="auto"/>
        <w:right w:val="none" w:sz="0" w:space="0" w:color="auto"/>
      </w:divBdr>
    </w:div>
    <w:div w:id="1954751007">
      <w:bodyDiv w:val="1"/>
      <w:marLeft w:val="0"/>
      <w:marRight w:val="0"/>
      <w:marTop w:val="0"/>
      <w:marBottom w:val="0"/>
      <w:divBdr>
        <w:top w:val="none" w:sz="0" w:space="0" w:color="auto"/>
        <w:left w:val="none" w:sz="0" w:space="0" w:color="auto"/>
        <w:bottom w:val="none" w:sz="0" w:space="0" w:color="auto"/>
        <w:right w:val="none" w:sz="0" w:space="0" w:color="auto"/>
      </w:divBdr>
    </w:div>
    <w:div w:id="2122334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24146C0-34DF-A741-928B-C388A263DB95}">
  <we:reference id="wa200001361" version="2.129.3.0" store="en-US" storeType="OMEX"/>
  <we:alternateReferences>
    <we:reference id="WA200001361" version="2.129.3.0" store="" storeType="OMEX"/>
  </we:alternateReferences>
  <we:properties>
    <we:property name="paperpal-document-id" value="&quot;aae081a4-a933-49f2-8d65-03f1a876662c&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C14C7E-1377-4154-A8F8-8E3417B367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2787</TotalTime>
  <Pages>18</Pages>
  <Words>4283</Words>
  <Characters>24585</Characters>
  <Application>Microsoft Office Word</Application>
  <DocSecurity>0</DocSecurity>
  <Lines>878</Lines>
  <Paragraphs>589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WT Cheng</dc:creator>
  <cp:keywords/>
  <dc:description/>
  <cp:lastModifiedBy>Min Fan</cp:lastModifiedBy>
  <cp:revision>124</cp:revision>
  <dcterms:created xsi:type="dcterms:W3CDTF">2025-03-14T03:11:00Z</dcterms:created>
  <dcterms:modified xsi:type="dcterms:W3CDTF">2025-06-09T11:24:00Z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22025ee1610d99af92654ad5a65e0caf59abfcd19046ef0ff083189eb7d61d98</vt:lpwstr>
  </property>
</Properties>
</file>