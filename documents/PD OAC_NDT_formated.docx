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931D1" w14:textId="77777777" w:rsidR="0086293D" w:rsidRDefault="0086293D">
      <w:pPr>
        <w:rPr>
          <w:b/>
          <w:bCs/>
          <w:sz w:val="24"/>
          <w:szCs w:val="24"/>
        </w:rPr>
      </w:pPr>
      <w:r>
        <w:rPr>
          <w:noProof/>
        </w:rPr>
        <w:drawing>
          <wp:inline distT="0" distB="0" distL="0" distR="0" wp14:anchorId="23115DE0" wp14:editId="0F2F032C">
            <wp:extent cx="1453413" cy="1028700"/>
            <wp:effectExtent l="0" t="0" r="0" b="0"/>
            <wp:docPr id="2" name="Afbeelding 2" descr="Afbeelding met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logo&#10;&#10;Automatisch gegenereerde beschrijv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8607" cy="1032376"/>
                    </a:xfrm>
                    <a:prstGeom prst="rect">
                      <a:avLst/>
                    </a:prstGeom>
                    <a:noFill/>
                    <a:ln>
                      <a:noFill/>
                    </a:ln>
                  </pic:spPr>
                </pic:pic>
              </a:graphicData>
            </a:graphic>
          </wp:inline>
        </w:drawing>
      </w:r>
    </w:p>
    <w:p w14:paraId="215BE55F" w14:textId="5924742E" w:rsidR="0086293D" w:rsidDel="0058516F" w:rsidRDefault="0086293D">
      <w:pPr>
        <w:rPr>
          <w:del w:id="0" w:author="Min Fan" w:date="2025-07-15T15:33:00Z" w16du:dateUtc="2025-07-15T07:33:00Z"/>
          <w:b/>
          <w:bCs/>
          <w:sz w:val="24"/>
          <w:szCs w:val="24"/>
        </w:rPr>
      </w:pPr>
    </w:p>
    <w:p w14:paraId="188F90A1" w14:textId="11018C22" w:rsidR="003830CB" w:rsidRPr="00D82013" w:rsidDel="0058516F" w:rsidRDefault="002C6486">
      <w:pPr>
        <w:rPr>
          <w:del w:id="1" w:author="Min Fan" w:date="2025-07-15T15:33:00Z" w16du:dateUtc="2025-07-15T07:33:00Z"/>
          <w:b/>
          <w:bCs/>
          <w:sz w:val="32"/>
          <w:szCs w:val="32"/>
        </w:rPr>
      </w:pPr>
      <w:del w:id="2" w:author="Min Fan" w:date="2025-07-15T15:33:00Z" w16du:dateUtc="2025-07-15T07:33:00Z">
        <w:r w:rsidRPr="00D82013" w:rsidDel="0058516F">
          <w:rPr>
            <w:b/>
            <w:bCs/>
            <w:sz w:val="32"/>
            <w:szCs w:val="32"/>
          </w:rPr>
          <w:delText xml:space="preserve">Original </w:delText>
        </w:r>
        <w:r w:rsidR="007E12E0" w:rsidDel="0058516F">
          <w:rPr>
            <w:b/>
            <w:bCs/>
            <w:sz w:val="32"/>
            <w:szCs w:val="32"/>
          </w:rPr>
          <w:delText>A</w:delText>
        </w:r>
        <w:r w:rsidRPr="00D82013" w:rsidDel="0058516F">
          <w:rPr>
            <w:b/>
            <w:bCs/>
            <w:sz w:val="32"/>
            <w:szCs w:val="32"/>
          </w:rPr>
          <w:delText>rticle</w:delText>
        </w:r>
        <w:r w:rsidR="00863149" w:rsidRPr="00D82013" w:rsidDel="0058516F">
          <w:rPr>
            <w:b/>
            <w:bCs/>
            <w:sz w:val="32"/>
            <w:szCs w:val="32"/>
          </w:rPr>
          <w:delText xml:space="preserve"> </w:delText>
        </w:r>
        <w:r w:rsidR="00D82013" w:rsidRPr="00D82013" w:rsidDel="0058516F">
          <w:rPr>
            <w:b/>
            <w:bCs/>
            <w:sz w:val="32"/>
            <w:szCs w:val="32"/>
          </w:rPr>
          <w:delText>f</w:delText>
        </w:r>
        <w:r w:rsidR="00355B24" w:rsidRPr="00D82013" w:rsidDel="0058516F">
          <w:rPr>
            <w:b/>
            <w:bCs/>
            <w:sz w:val="32"/>
            <w:szCs w:val="32"/>
          </w:rPr>
          <w:delText>ormat</w:delText>
        </w:r>
        <w:r w:rsidR="00EE6199" w:rsidRPr="00D82013" w:rsidDel="0058516F">
          <w:rPr>
            <w:b/>
            <w:bCs/>
            <w:sz w:val="32"/>
            <w:szCs w:val="32"/>
          </w:rPr>
          <w:tab/>
        </w:r>
        <w:r w:rsidR="00EE6199" w:rsidRPr="00D82013" w:rsidDel="0058516F">
          <w:rPr>
            <w:b/>
            <w:bCs/>
            <w:sz w:val="32"/>
            <w:szCs w:val="32"/>
          </w:rPr>
          <w:tab/>
        </w:r>
        <w:r w:rsidR="00EE6199" w:rsidRPr="00D82013" w:rsidDel="0058516F">
          <w:rPr>
            <w:b/>
            <w:bCs/>
            <w:sz w:val="32"/>
            <w:szCs w:val="32"/>
          </w:rPr>
          <w:tab/>
        </w:r>
        <w:r w:rsidR="00EE6199" w:rsidRPr="00D82013" w:rsidDel="0058516F">
          <w:rPr>
            <w:b/>
            <w:bCs/>
            <w:sz w:val="32"/>
            <w:szCs w:val="32"/>
          </w:rPr>
          <w:tab/>
        </w:r>
        <w:r w:rsidR="00EE6199" w:rsidRPr="00D82013" w:rsidDel="0058516F">
          <w:rPr>
            <w:b/>
            <w:bCs/>
            <w:sz w:val="32"/>
            <w:szCs w:val="32"/>
          </w:rPr>
          <w:tab/>
        </w:r>
        <w:r w:rsidR="00EE6199" w:rsidRPr="00D82013" w:rsidDel="0058516F">
          <w:rPr>
            <w:b/>
            <w:bCs/>
            <w:sz w:val="32"/>
            <w:szCs w:val="32"/>
          </w:rPr>
          <w:tab/>
        </w:r>
        <w:r w:rsidR="00EE6199" w:rsidRPr="00D82013" w:rsidDel="0058516F">
          <w:rPr>
            <w:b/>
            <w:bCs/>
            <w:sz w:val="32"/>
            <w:szCs w:val="32"/>
          </w:rPr>
          <w:tab/>
        </w:r>
        <w:r w:rsidR="00EE6199" w:rsidRPr="00D82013" w:rsidDel="0058516F">
          <w:rPr>
            <w:b/>
            <w:bCs/>
            <w:sz w:val="32"/>
            <w:szCs w:val="32"/>
          </w:rPr>
          <w:tab/>
        </w:r>
      </w:del>
    </w:p>
    <w:p w14:paraId="4ED281FF" w14:textId="245E7EA7" w:rsidR="00EE6199" w:rsidDel="0058516F" w:rsidRDefault="00EE6199">
      <w:pPr>
        <w:rPr>
          <w:del w:id="3" w:author="Min Fan" w:date="2025-07-15T15:33:00Z" w16du:dateUtc="2025-07-15T07:33:00Z"/>
        </w:rPr>
      </w:pPr>
    </w:p>
    <w:p w14:paraId="5C6F9CB2" w14:textId="54C047DA" w:rsidR="00531432" w:rsidRDefault="00531432">
      <w:pPr>
        <w:rPr>
          <w:b/>
          <w:bCs/>
          <w:sz w:val="24"/>
          <w:szCs w:val="24"/>
        </w:rPr>
      </w:pPr>
      <w:r>
        <w:rPr>
          <w:b/>
          <w:bCs/>
          <w:sz w:val="24"/>
          <w:szCs w:val="24"/>
        </w:rPr>
        <w:t>Title page:</w:t>
      </w:r>
    </w:p>
    <w:p w14:paraId="4CC00E3C" w14:textId="0B6AF117" w:rsidR="00D50E39" w:rsidRPr="0000401D" w:rsidRDefault="00531432">
      <w:pPr>
        <w:rPr>
          <w:b/>
          <w:bCs/>
          <w:sz w:val="24"/>
          <w:szCs w:val="24"/>
        </w:rPr>
      </w:pPr>
      <w:r>
        <w:rPr>
          <w:b/>
          <w:bCs/>
          <w:sz w:val="24"/>
          <w:szCs w:val="24"/>
        </w:rPr>
        <w:t>Title:</w:t>
      </w:r>
      <w:r w:rsidRPr="0000401D">
        <w:rPr>
          <w:b/>
          <w:bCs/>
          <w:sz w:val="24"/>
          <w:szCs w:val="24"/>
        </w:rPr>
        <w:t xml:space="preserve"> </w:t>
      </w:r>
      <w:r w:rsidR="00AB0836" w:rsidRPr="0000401D">
        <w:rPr>
          <w:sz w:val="24"/>
          <w:szCs w:val="24"/>
          <w:rPrChange w:id="4" w:author="Min Fan" w:date="2025-07-15T15:43:00Z" w16du:dateUtc="2025-07-15T07:43:00Z">
            <w:rPr/>
          </w:rPrChange>
        </w:rPr>
        <w:t>Effectiveness and safety of oral anticoagulant use in dialysis patients with atrial fibrillation or atrial flutter in Hong Kong: a sequential target trial emulation</w:t>
      </w:r>
    </w:p>
    <w:p w14:paraId="019379CD" w14:textId="5CD73A45" w:rsidR="00531432" w:rsidRPr="00041045" w:rsidRDefault="00221FE9">
      <w:pPr>
        <w:rPr>
          <w:b/>
          <w:bCs/>
          <w:sz w:val="24"/>
          <w:szCs w:val="24"/>
        </w:rPr>
      </w:pPr>
      <w:r w:rsidRPr="00041045">
        <w:rPr>
          <w:b/>
          <w:bCs/>
          <w:sz w:val="24"/>
          <w:szCs w:val="24"/>
        </w:rPr>
        <w:t>Authors</w:t>
      </w:r>
      <w:r w:rsidR="004D3124">
        <w:rPr>
          <w:b/>
          <w:bCs/>
          <w:sz w:val="24"/>
          <w:szCs w:val="24"/>
        </w:rPr>
        <w:t>:</w:t>
      </w:r>
    </w:p>
    <w:p w14:paraId="7BE32B28" w14:textId="6FD98E7B" w:rsidR="00D50E39" w:rsidRPr="00922610" w:rsidDel="0000401D" w:rsidRDefault="002C6486">
      <w:pPr>
        <w:rPr>
          <w:del w:id="5" w:author="Min Fan" w:date="2025-07-15T15:43:00Z" w16du:dateUtc="2025-07-15T07:43:00Z"/>
          <w:sz w:val="24"/>
          <w:szCs w:val="24"/>
        </w:rPr>
      </w:pPr>
      <w:commentRangeStart w:id="6"/>
      <w:del w:id="7" w:author="Min Fan" w:date="2025-07-15T15:43:00Z" w16du:dateUtc="2025-07-15T07:43:00Z">
        <w:r w:rsidRPr="00922610" w:rsidDel="0000401D">
          <w:rPr>
            <w:sz w:val="24"/>
            <w:szCs w:val="24"/>
          </w:rPr>
          <w:delText xml:space="preserve">Recall international standards which contribution qualifies for authorship. </w:delText>
        </w:r>
      </w:del>
    </w:p>
    <w:p w14:paraId="201BC4AA" w14:textId="1A0EEDF8" w:rsidR="0000401D" w:rsidRDefault="00344844">
      <w:pPr>
        <w:rPr>
          <w:b/>
          <w:bCs/>
          <w:sz w:val="24"/>
          <w:szCs w:val="24"/>
          <w:lang w:eastAsia="zh-CN"/>
        </w:rPr>
      </w:pPr>
      <w:ins w:id="8" w:author="Min Fan" w:date="2025-07-15T17:25:00Z" w16du:dateUtc="2025-07-15T09:25:00Z">
        <w:r w:rsidRPr="00344844">
          <w:rPr>
            <w:sz w:val="24"/>
            <w:szCs w:val="24"/>
          </w:rPr>
          <w:t>Franco Wing Tak Cheng</w:t>
        </w:r>
      </w:ins>
      <w:ins w:id="9" w:author="Min Fan" w:date="2025-07-16T10:35:00Z" w16du:dateUtc="2025-07-16T02:35:00Z">
        <w:r w:rsidR="00467BCC" w:rsidRPr="00467BCC">
          <w:rPr>
            <w:sz w:val="24"/>
            <w:szCs w:val="24"/>
            <w:vertAlign w:val="superscript"/>
            <w:lang w:eastAsia="zh-CN"/>
            <w:rPrChange w:id="10" w:author="Min Fan" w:date="2025-07-16T10:39:00Z" w16du:dateUtc="2025-07-16T02:39:00Z">
              <w:rPr>
                <w:sz w:val="24"/>
                <w:szCs w:val="24"/>
                <w:lang w:eastAsia="zh-CN"/>
              </w:rPr>
            </w:rPrChange>
          </w:rPr>
          <w:t>1</w:t>
        </w:r>
      </w:ins>
      <w:ins w:id="11" w:author="Min Fan" w:date="2025-07-16T10:39:00Z" w16du:dateUtc="2025-07-16T02:39:00Z">
        <w:r w:rsidR="00467BCC" w:rsidRPr="00467BCC">
          <w:rPr>
            <w:sz w:val="24"/>
            <w:szCs w:val="24"/>
            <w:vertAlign w:val="superscript"/>
            <w:lang w:eastAsia="zh-CN"/>
            <w:rPrChange w:id="12" w:author="Min Fan" w:date="2025-07-16T10:39:00Z" w16du:dateUtc="2025-07-16T02:39:00Z">
              <w:rPr>
                <w:sz w:val="24"/>
                <w:szCs w:val="24"/>
                <w:lang w:eastAsia="zh-CN"/>
              </w:rPr>
            </w:rPrChange>
          </w:rPr>
          <w:t>,</w:t>
        </w:r>
      </w:ins>
      <w:ins w:id="13" w:author="Min Fan" w:date="2025-07-16T10:38:00Z" w16du:dateUtc="2025-07-16T02:38:00Z">
        <w:r w:rsidR="00467BCC" w:rsidRPr="00467BCC">
          <w:rPr>
            <w:sz w:val="24"/>
            <w:szCs w:val="24"/>
            <w:vertAlign w:val="superscript"/>
            <w:lang w:eastAsia="zh-CN"/>
            <w:rPrChange w:id="14" w:author="Min Fan" w:date="2025-07-16T10:39:00Z" w16du:dateUtc="2025-07-16T02:39:00Z">
              <w:rPr>
                <w:sz w:val="24"/>
                <w:szCs w:val="24"/>
                <w:lang w:eastAsia="zh-CN"/>
              </w:rPr>
            </w:rPrChange>
          </w:rPr>
          <w:t>2</w:t>
        </w:r>
      </w:ins>
      <w:ins w:id="15" w:author="Min Fan" w:date="2025-07-15T17:25:00Z" w16du:dateUtc="2025-07-15T09:25:00Z">
        <w:r w:rsidRPr="00344844">
          <w:rPr>
            <w:sz w:val="24"/>
            <w:szCs w:val="24"/>
          </w:rPr>
          <w:t>, Min Fan</w:t>
        </w:r>
      </w:ins>
      <w:ins w:id="16" w:author="Min Fan" w:date="2025-07-16T10:35:00Z" w16du:dateUtc="2025-07-16T02:35:00Z">
        <w:r w:rsidR="00467BCC" w:rsidRPr="00467BCC">
          <w:rPr>
            <w:sz w:val="24"/>
            <w:szCs w:val="24"/>
            <w:vertAlign w:val="superscript"/>
            <w:lang w:eastAsia="zh-CN"/>
            <w:rPrChange w:id="17" w:author="Min Fan" w:date="2025-07-16T10:39:00Z" w16du:dateUtc="2025-07-16T02:39:00Z">
              <w:rPr>
                <w:sz w:val="24"/>
                <w:szCs w:val="24"/>
                <w:lang w:eastAsia="zh-CN"/>
              </w:rPr>
            </w:rPrChange>
          </w:rPr>
          <w:t>2</w:t>
        </w:r>
      </w:ins>
      <w:ins w:id="18" w:author="Min Fan" w:date="2025-07-15T17:25:00Z" w16du:dateUtc="2025-07-15T09:25:00Z">
        <w:r w:rsidRPr="00344844">
          <w:rPr>
            <w:sz w:val="24"/>
            <w:szCs w:val="24"/>
          </w:rPr>
          <w:t>, Sydney Chi Wai Tang</w:t>
        </w:r>
      </w:ins>
      <w:ins w:id="19" w:author="Min Fan" w:date="2025-07-16T10:35:00Z" w16du:dateUtc="2025-07-16T02:35:00Z">
        <w:r w:rsidR="00467BCC" w:rsidRPr="00467BCC">
          <w:rPr>
            <w:sz w:val="24"/>
            <w:szCs w:val="24"/>
            <w:vertAlign w:val="superscript"/>
            <w:lang w:eastAsia="zh-CN"/>
            <w:rPrChange w:id="20" w:author="Min Fan" w:date="2025-07-16T10:39:00Z" w16du:dateUtc="2025-07-16T02:39:00Z">
              <w:rPr>
                <w:sz w:val="24"/>
                <w:szCs w:val="24"/>
                <w:lang w:eastAsia="zh-CN"/>
              </w:rPr>
            </w:rPrChange>
          </w:rPr>
          <w:t>3</w:t>
        </w:r>
      </w:ins>
      <w:ins w:id="21" w:author="Min Fan" w:date="2025-07-15T17:25:00Z" w16du:dateUtc="2025-07-15T09:25:00Z">
        <w:r w:rsidRPr="00344844">
          <w:rPr>
            <w:sz w:val="24"/>
            <w:szCs w:val="24"/>
          </w:rPr>
          <w:t>, Kenneth K C Man</w:t>
        </w:r>
      </w:ins>
      <w:ins w:id="22" w:author="Min Fan" w:date="2025-07-16T10:37:00Z" w16du:dateUtc="2025-07-16T02:37:00Z">
        <w:r w:rsidR="00467BCC" w:rsidRPr="00467BCC">
          <w:rPr>
            <w:sz w:val="24"/>
            <w:szCs w:val="24"/>
            <w:vertAlign w:val="superscript"/>
            <w:lang w:eastAsia="zh-CN"/>
            <w:rPrChange w:id="23" w:author="Min Fan" w:date="2025-07-16T10:39:00Z" w16du:dateUtc="2025-07-16T02:39:00Z">
              <w:rPr>
                <w:sz w:val="24"/>
                <w:szCs w:val="24"/>
                <w:lang w:eastAsia="zh-CN"/>
              </w:rPr>
            </w:rPrChange>
          </w:rPr>
          <w:t>1</w:t>
        </w:r>
      </w:ins>
      <w:ins w:id="24" w:author="Min Fan" w:date="2025-07-16T10:39:00Z" w16du:dateUtc="2025-07-16T02:39:00Z">
        <w:r w:rsidR="00467BCC" w:rsidRPr="00467BCC">
          <w:rPr>
            <w:sz w:val="24"/>
            <w:szCs w:val="24"/>
            <w:vertAlign w:val="superscript"/>
            <w:lang w:eastAsia="zh-CN"/>
            <w:rPrChange w:id="25" w:author="Min Fan" w:date="2025-07-16T10:39:00Z" w16du:dateUtc="2025-07-16T02:39:00Z">
              <w:rPr>
                <w:sz w:val="24"/>
                <w:szCs w:val="24"/>
                <w:lang w:eastAsia="zh-CN"/>
              </w:rPr>
            </w:rPrChange>
          </w:rPr>
          <w:t>,</w:t>
        </w:r>
      </w:ins>
      <w:ins w:id="26" w:author="Min Fan" w:date="2025-07-16T10:37:00Z" w16du:dateUtc="2025-07-16T02:37:00Z">
        <w:r w:rsidR="00467BCC" w:rsidRPr="00467BCC">
          <w:rPr>
            <w:sz w:val="24"/>
            <w:szCs w:val="24"/>
            <w:vertAlign w:val="superscript"/>
            <w:lang w:eastAsia="zh-CN"/>
            <w:rPrChange w:id="27" w:author="Min Fan" w:date="2025-07-16T10:39:00Z" w16du:dateUtc="2025-07-16T02:39:00Z">
              <w:rPr>
                <w:sz w:val="24"/>
                <w:szCs w:val="24"/>
                <w:lang w:eastAsia="zh-CN"/>
              </w:rPr>
            </w:rPrChange>
          </w:rPr>
          <w:t>2</w:t>
        </w:r>
      </w:ins>
      <w:ins w:id="28" w:author="Min Fan" w:date="2025-07-16T10:39:00Z" w16du:dateUtc="2025-07-16T02:39:00Z">
        <w:r w:rsidR="00467BCC" w:rsidRPr="00467BCC">
          <w:rPr>
            <w:sz w:val="24"/>
            <w:szCs w:val="24"/>
            <w:vertAlign w:val="superscript"/>
            <w:lang w:eastAsia="zh-CN"/>
            <w:rPrChange w:id="29" w:author="Min Fan" w:date="2025-07-16T10:39:00Z" w16du:dateUtc="2025-07-16T02:39:00Z">
              <w:rPr>
                <w:sz w:val="24"/>
                <w:szCs w:val="24"/>
                <w:lang w:eastAsia="zh-CN"/>
              </w:rPr>
            </w:rPrChange>
          </w:rPr>
          <w:t>,</w:t>
        </w:r>
      </w:ins>
      <w:ins w:id="30" w:author="Min Fan" w:date="2025-07-16T10:37:00Z" w16du:dateUtc="2025-07-16T02:37:00Z">
        <w:r w:rsidR="00467BCC" w:rsidRPr="00467BCC">
          <w:rPr>
            <w:sz w:val="24"/>
            <w:szCs w:val="24"/>
            <w:vertAlign w:val="superscript"/>
            <w:lang w:eastAsia="zh-CN"/>
            <w:rPrChange w:id="31" w:author="Min Fan" w:date="2025-07-16T10:39:00Z" w16du:dateUtc="2025-07-16T02:39:00Z">
              <w:rPr>
                <w:sz w:val="24"/>
                <w:szCs w:val="24"/>
                <w:lang w:eastAsia="zh-CN"/>
              </w:rPr>
            </w:rPrChange>
          </w:rPr>
          <w:t>4</w:t>
        </w:r>
      </w:ins>
      <w:ins w:id="32" w:author="Min Fan" w:date="2025-07-16T10:39:00Z" w16du:dateUtc="2025-07-16T02:39:00Z">
        <w:r w:rsidR="00467BCC" w:rsidRPr="00467BCC">
          <w:rPr>
            <w:sz w:val="24"/>
            <w:szCs w:val="24"/>
            <w:vertAlign w:val="superscript"/>
            <w:lang w:eastAsia="zh-CN"/>
            <w:rPrChange w:id="33" w:author="Min Fan" w:date="2025-07-16T10:39:00Z" w16du:dateUtc="2025-07-16T02:39:00Z">
              <w:rPr>
                <w:sz w:val="24"/>
                <w:szCs w:val="24"/>
                <w:lang w:eastAsia="zh-CN"/>
              </w:rPr>
            </w:rPrChange>
          </w:rPr>
          <w:t>,</w:t>
        </w:r>
      </w:ins>
      <w:ins w:id="34" w:author="Min Fan" w:date="2025-07-16T10:37:00Z" w16du:dateUtc="2025-07-16T02:37:00Z">
        <w:r w:rsidR="00467BCC" w:rsidRPr="00467BCC">
          <w:rPr>
            <w:sz w:val="24"/>
            <w:szCs w:val="24"/>
            <w:vertAlign w:val="superscript"/>
            <w:lang w:eastAsia="zh-CN"/>
            <w:rPrChange w:id="35" w:author="Min Fan" w:date="2025-07-16T10:39:00Z" w16du:dateUtc="2025-07-16T02:39:00Z">
              <w:rPr>
                <w:sz w:val="24"/>
                <w:szCs w:val="24"/>
                <w:lang w:eastAsia="zh-CN"/>
              </w:rPr>
            </w:rPrChange>
          </w:rPr>
          <w:t>5</w:t>
        </w:r>
      </w:ins>
      <w:ins w:id="36" w:author="Min Fan" w:date="2025-07-15T17:25:00Z" w16du:dateUtc="2025-07-15T09:25:00Z">
        <w:r w:rsidRPr="00344844">
          <w:rPr>
            <w:sz w:val="24"/>
            <w:szCs w:val="24"/>
          </w:rPr>
          <w:t>, Ian Chi Kei Wong</w:t>
        </w:r>
      </w:ins>
      <w:ins w:id="37" w:author="Min Fan" w:date="2025-07-16T10:42:00Z" w16du:dateUtc="2025-07-16T02:42:00Z">
        <w:r w:rsidR="00375479" w:rsidRPr="00375479">
          <w:rPr>
            <w:sz w:val="24"/>
            <w:szCs w:val="24"/>
            <w:vertAlign w:val="superscript"/>
            <w:lang w:eastAsia="zh-CN"/>
            <w:rPrChange w:id="38" w:author="Min Fan" w:date="2025-07-16T10:43:00Z" w16du:dateUtc="2025-07-16T02:43:00Z">
              <w:rPr>
                <w:b/>
                <w:bCs/>
                <w:sz w:val="24"/>
                <w:szCs w:val="24"/>
                <w:lang w:eastAsia="zh-CN"/>
              </w:rPr>
            </w:rPrChange>
          </w:rPr>
          <w:t xml:space="preserve">1,2,4,6,7,8 </w:t>
        </w:r>
      </w:ins>
      <w:ins w:id="39" w:author="Min Fan" w:date="2025-07-15T17:25:00Z" w16du:dateUtc="2025-07-15T09:25:00Z">
        <w:r w:rsidRPr="00344844">
          <w:rPr>
            <w:sz w:val="24"/>
            <w:szCs w:val="24"/>
          </w:rPr>
          <w:t>,  Esther W Chan</w:t>
        </w:r>
      </w:ins>
      <w:ins w:id="40" w:author="Min Fan" w:date="2025-07-16T10:38:00Z" w16du:dateUtc="2025-07-16T02:38:00Z">
        <w:r w:rsidR="00467BCC" w:rsidRPr="00375479">
          <w:rPr>
            <w:sz w:val="24"/>
            <w:szCs w:val="24"/>
            <w:vertAlign w:val="superscript"/>
            <w:lang w:eastAsia="zh-CN"/>
            <w:rPrChange w:id="41" w:author="Min Fan" w:date="2025-07-16T10:43:00Z" w16du:dateUtc="2025-07-16T02:43:00Z">
              <w:rPr>
                <w:sz w:val="24"/>
                <w:szCs w:val="24"/>
                <w:lang w:eastAsia="zh-CN"/>
              </w:rPr>
            </w:rPrChange>
          </w:rPr>
          <w:t>1</w:t>
        </w:r>
      </w:ins>
      <w:ins w:id="42" w:author="Min Fan" w:date="2025-07-16T10:43:00Z" w16du:dateUtc="2025-07-16T02:43:00Z">
        <w:r w:rsidR="00375479" w:rsidRPr="00375479">
          <w:rPr>
            <w:sz w:val="24"/>
            <w:szCs w:val="24"/>
            <w:vertAlign w:val="superscript"/>
            <w:lang w:eastAsia="zh-CN"/>
            <w:rPrChange w:id="43" w:author="Min Fan" w:date="2025-07-16T10:43:00Z" w16du:dateUtc="2025-07-16T02:43:00Z">
              <w:rPr>
                <w:sz w:val="24"/>
                <w:szCs w:val="24"/>
                <w:lang w:eastAsia="zh-CN"/>
              </w:rPr>
            </w:rPrChange>
          </w:rPr>
          <w:t>,2,9,10</w:t>
        </w:r>
      </w:ins>
      <w:ins w:id="44" w:author="Min Fan" w:date="2025-07-15T17:25:00Z" w16du:dateUtc="2025-07-15T09:25:00Z">
        <w:r w:rsidRPr="00344844">
          <w:rPr>
            <w:sz w:val="24"/>
            <w:szCs w:val="24"/>
          </w:rPr>
          <w:t>,  Franco Wing Tak Cheng</w:t>
        </w:r>
      </w:ins>
      <w:commentRangeEnd w:id="6"/>
      <w:ins w:id="45" w:author="Min Fan" w:date="2025-07-16T10:35:00Z" w16du:dateUtc="2025-07-16T02:35:00Z">
        <w:r w:rsidR="00467BCC" w:rsidRPr="00375479">
          <w:rPr>
            <w:sz w:val="24"/>
            <w:szCs w:val="24"/>
            <w:vertAlign w:val="superscript"/>
            <w:lang w:eastAsia="zh-CN"/>
            <w:rPrChange w:id="46" w:author="Min Fan" w:date="2025-07-16T10:43:00Z" w16du:dateUtc="2025-07-16T02:43:00Z">
              <w:rPr>
                <w:sz w:val="24"/>
                <w:szCs w:val="24"/>
                <w:lang w:eastAsia="zh-CN"/>
              </w:rPr>
            </w:rPrChange>
          </w:rPr>
          <w:t>1</w:t>
        </w:r>
      </w:ins>
      <w:ins w:id="47" w:author="Min Fan" w:date="2025-07-15T17:26:00Z" w16du:dateUtc="2025-07-15T09:26:00Z">
        <w:r w:rsidRPr="00375479">
          <w:rPr>
            <w:rStyle w:val="CommentReference"/>
            <w:kern w:val="2"/>
            <w:vertAlign w:val="superscript"/>
            <w:lang w:val="en-HK" w:eastAsia="zh-TW"/>
            <w14:ligatures w14:val="standardContextual"/>
            <w:rPrChange w:id="48" w:author="Min Fan" w:date="2025-07-16T10:43:00Z" w16du:dateUtc="2025-07-16T02:43:00Z">
              <w:rPr>
                <w:rStyle w:val="CommentReference"/>
                <w:kern w:val="2"/>
                <w:lang w:val="en-HK" w:eastAsia="zh-TW"/>
                <w14:ligatures w14:val="standardContextual"/>
              </w:rPr>
            </w:rPrChange>
          </w:rPr>
          <w:commentReference w:id="6"/>
        </w:r>
      </w:ins>
      <w:ins w:id="49" w:author="Min Fan" w:date="2025-07-16T10:43:00Z" w16du:dateUtc="2025-07-16T02:43:00Z">
        <w:r w:rsidR="00375479" w:rsidRPr="00375479">
          <w:rPr>
            <w:sz w:val="24"/>
            <w:szCs w:val="24"/>
            <w:vertAlign w:val="superscript"/>
            <w:lang w:eastAsia="zh-CN"/>
            <w:rPrChange w:id="50" w:author="Min Fan" w:date="2025-07-16T10:43:00Z" w16du:dateUtc="2025-07-16T02:43:00Z">
              <w:rPr>
                <w:sz w:val="24"/>
                <w:szCs w:val="24"/>
                <w:lang w:eastAsia="zh-CN"/>
              </w:rPr>
            </w:rPrChange>
          </w:rPr>
          <w:t>,2</w:t>
        </w:r>
      </w:ins>
    </w:p>
    <w:p w14:paraId="7039EC1E" w14:textId="7D363D89" w:rsidR="00531432" w:rsidRDefault="00531432">
      <w:pPr>
        <w:rPr>
          <w:ins w:id="51" w:author="Min Fan" w:date="2025-07-16T10:35:00Z" w16du:dateUtc="2025-07-16T02:35:00Z"/>
          <w:b/>
          <w:bCs/>
          <w:sz w:val="24"/>
          <w:szCs w:val="24"/>
        </w:rPr>
      </w:pPr>
      <w:r w:rsidRPr="00041045">
        <w:rPr>
          <w:b/>
          <w:bCs/>
          <w:sz w:val="24"/>
          <w:szCs w:val="24"/>
        </w:rPr>
        <w:t>A</w:t>
      </w:r>
      <w:r w:rsidR="00221FE9" w:rsidRPr="00041045">
        <w:rPr>
          <w:b/>
          <w:bCs/>
          <w:sz w:val="24"/>
          <w:szCs w:val="24"/>
        </w:rPr>
        <w:t>ffiliations</w:t>
      </w:r>
      <w:r w:rsidR="004D3124">
        <w:rPr>
          <w:b/>
          <w:bCs/>
          <w:sz w:val="24"/>
          <w:szCs w:val="24"/>
        </w:rPr>
        <w:t>:</w:t>
      </w:r>
    </w:p>
    <w:p w14:paraId="3DC45F36" w14:textId="6E30E023" w:rsidR="00467BCC" w:rsidRPr="00467BCC" w:rsidRDefault="00467BCC">
      <w:pPr>
        <w:spacing w:after="0"/>
        <w:rPr>
          <w:ins w:id="52" w:author="Min Fan" w:date="2025-07-16T10:35:00Z" w16du:dateUtc="2025-07-16T02:35:00Z"/>
          <w:rFonts w:ascii="inherit" w:eastAsia="Times New Roman" w:hAnsi="inherit" w:cs="Helvetica" w:hint="eastAsia"/>
          <w:i/>
          <w:iCs/>
          <w:color w:val="333333"/>
          <w:sz w:val="21"/>
          <w:szCs w:val="21"/>
          <w:lang w:val="en-GB" w:eastAsia="zh-CN"/>
          <w:rPrChange w:id="53" w:author="Min Fan" w:date="2025-07-16T10:38:00Z" w16du:dateUtc="2025-07-16T02:38:00Z">
            <w:rPr>
              <w:ins w:id="54" w:author="Min Fan" w:date="2025-07-16T10:35:00Z" w16du:dateUtc="2025-07-16T02:35:00Z"/>
              <w:rFonts w:ascii="inherit" w:hAnsi="inherit" w:cs="Helvetica" w:hint="eastAsia"/>
              <w:i/>
              <w:iCs/>
              <w:color w:val="333333"/>
              <w:sz w:val="21"/>
              <w:szCs w:val="21"/>
              <w:lang w:val="en-GB" w:eastAsia="zh-CN"/>
            </w:rPr>
          </w:rPrChange>
        </w:rPr>
        <w:pPrChange w:id="55" w:author="Min Fan" w:date="2025-07-16T10:44:00Z" w16du:dateUtc="2025-07-16T02:44:00Z">
          <w:pPr/>
        </w:pPrChange>
      </w:pPr>
      <w:ins w:id="56" w:author="Min Fan" w:date="2025-07-16T10:35:00Z" w16du:dateUtc="2025-07-16T02:35:00Z">
        <w:r w:rsidRPr="001A75E8">
          <w:rPr>
            <w:rFonts w:ascii="inherit" w:eastAsia="Times New Roman" w:hAnsi="inherit" w:cs="Helvetica"/>
            <w:i/>
            <w:iCs/>
            <w:color w:val="333333"/>
            <w:sz w:val="21"/>
            <w:szCs w:val="21"/>
            <w:vertAlign w:val="superscript"/>
            <w:lang w:val="en-GB" w:eastAsia="zh-CN"/>
            <w:rPrChange w:id="57" w:author="Min Fan" w:date="2025-07-16T10:44:00Z" w16du:dateUtc="2025-07-16T02:44:00Z">
              <w:rPr>
                <w:b/>
                <w:bCs/>
                <w:sz w:val="24"/>
                <w:szCs w:val="24"/>
                <w:lang w:eastAsia="zh-CN"/>
              </w:rPr>
            </w:rPrChange>
          </w:rPr>
          <w:t>1</w:t>
        </w:r>
      </w:ins>
      <w:ins w:id="58" w:author="Min Fan" w:date="2025-07-16T10:38:00Z" w16du:dateUtc="2025-07-16T02:38:00Z">
        <w:r>
          <w:rPr>
            <w:rFonts w:ascii="inherit" w:hAnsi="inherit" w:cs="Helvetica" w:hint="eastAsia"/>
            <w:i/>
            <w:iCs/>
            <w:color w:val="333333"/>
            <w:sz w:val="21"/>
            <w:szCs w:val="21"/>
            <w:lang w:val="en-GB" w:eastAsia="zh-CN"/>
          </w:rPr>
          <w:t xml:space="preserve"> </w:t>
        </w:r>
      </w:ins>
      <w:ins w:id="59" w:author="Min Fan" w:date="2025-07-16T10:35:00Z" w16du:dateUtc="2025-07-16T02:35:00Z">
        <w:r w:rsidRPr="00A04D06">
          <w:rPr>
            <w:rFonts w:ascii="inherit" w:eastAsia="Times New Roman" w:hAnsi="inherit" w:cs="Helvetica"/>
            <w:i/>
            <w:iCs/>
            <w:color w:val="333333"/>
            <w:sz w:val="21"/>
            <w:szCs w:val="21"/>
            <w:lang w:val="en-GB" w:eastAsia="zh-CN"/>
          </w:rPr>
          <w:t>Centre for Safe Medication Practice and Research, Department of Pharmacology and Pharmacy, Li Ka Shing Faculty of Medicine, University of Hong Kong, Hong Kong, Hong Kong</w:t>
        </w:r>
      </w:ins>
    </w:p>
    <w:p w14:paraId="46367A3F" w14:textId="2C3FCE51" w:rsidR="00467BCC" w:rsidRPr="00467BCC" w:rsidRDefault="00467BCC">
      <w:pPr>
        <w:spacing w:after="0"/>
        <w:rPr>
          <w:ins w:id="60" w:author="Min Fan" w:date="2025-07-16T10:36:00Z" w16du:dateUtc="2025-07-16T02:36:00Z"/>
          <w:rFonts w:ascii="inherit" w:eastAsia="Times New Roman" w:hAnsi="inherit" w:cs="Helvetica" w:hint="eastAsia"/>
          <w:i/>
          <w:iCs/>
          <w:color w:val="333333"/>
          <w:sz w:val="21"/>
          <w:szCs w:val="21"/>
          <w:lang w:val="en-GB" w:eastAsia="zh-CN"/>
          <w:rPrChange w:id="61" w:author="Min Fan" w:date="2025-07-16T10:38:00Z" w16du:dateUtc="2025-07-16T02:38:00Z">
            <w:rPr>
              <w:ins w:id="62" w:author="Min Fan" w:date="2025-07-16T10:36:00Z" w16du:dateUtc="2025-07-16T02:36:00Z"/>
              <w:rFonts w:ascii="inherit" w:hAnsi="inherit" w:cs="Helvetica" w:hint="eastAsia"/>
              <w:i/>
              <w:iCs/>
              <w:color w:val="333333"/>
              <w:sz w:val="21"/>
              <w:szCs w:val="21"/>
              <w:lang w:val="en-GB" w:eastAsia="zh-CN"/>
            </w:rPr>
          </w:rPrChange>
        </w:rPr>
        <w:pPrChange w:id="63" w:author="Min Fan" w:date="2025-07-16T10:44:00Z" w16du:dateUtc="2025-07-16T02:44:00Z">
          <w:pPr/>
        </w:pPrChange>
      </w:pPr>
      <w:ins w:id="64" w:author="Min Fan" w:date="2025-07-16T10:35:00Z" w16du:dateUtc="2025-07-16T02:35:00Z">
        <w:r w:rsidRPr="001A75E8">
          <w:rPr>
            <w:rFonts w:ascii="inherit" w:eastAsia="Times New Roman" w:hAnsi="inherit" w:cs="Helvetica" w:hint="eastAsia"/>
            <w:i/>
            <w:iCs/>
            <w:color w:val="333333"/>
            <w:sz w:val="21"/>
            <w:szCs w:val="21"/>
            <w:vertAlign w:val="superscript"/>
            <w:lang w:val="en-GB" w:eastAsia="zh-CN"/>
            <w:rPrChange w:id="65" w:author="Min Fan" w:date="2025-07-16T10:44:00Z" w16du:dateUtc="2025-07-16T02:44:00Z">
              <w:rPr>
                <w:rFonts w:ascii="inherit" w:hAnsi="inherit" w:cs="Helvetica" w:hint="eastAsia"/>
                <w:i/>
                <w:iCs/>
                <w:color w:val="333333"/>
                <w:sz w:val="21"/>
                <w:szCs w:val="21"/>
                <w:lang w:val="en-GB" w:eastAsia="zh-CN"/>
              </w:rPr>
            </w:rPrChange>
          </w:rPr>
          <w:t>2</w:t>
        </w:r>
      </w:ins>
      <w:ins w:id="66" w:author="Min Fan" w:date="2025-07-16T10:38:00Z" w16du:dateUtc="2025-07-16T02:38:00Z">
        <w:r>
          <w:rPr>
            <w:rFonts w:ascii="inherit" w:hAnsi="inherit" w:cs="Helvetica" w:hint="eastAsia"/>
            <w:i/>
            <w:iCs/>
            <w:color w:val="333333"/>
            <w:sz w:val="21"/>
            <w:szCs w:val="21"/>
            <w:lang w:val="en-GB" w:eastAsia="zh-CN"/>
          </w:rPr>
          <w:t xml:space="preserve"> </w:t>
        </w:r>
      </w:ins>
      <w:ins w:id="67" w:author="Min Fan" w:date="2025-07-16T10:36:00Z" w16du:dateUtc="2025-07-16T02:36:00Z">
        <w:r w:rsidRPr="00467BCC">
          <w:rPr>
            <w:rFonts w:ascii="inherit" w:eastAsia="Times New Roman" w:hAnsi="inherit" w:cs="Helvetica" w:hint="eastAsia"/>
            <w:i/>
            <w:iCs/>
            <w:color w:val="333333"/>
            <w:sz w:val="21"/>
            <w:szCs w:val="21"/>
            <w:lang w:val="en-GB" w:eastAsia="zh-CN"/>
            <w:rPrChange w:id="68" w:author="Min Fan" w:date="2025-07-16T10:38:00Z" w16du:dateUtc="2025-07-16T02:38:00Z">
              <w:rPr>
                <w:rFonts w:ascii="inherit" w:hAnsi="inherit" w:cs="Helvetica" w:hint="eastAsia"/>
                <w:i/>
                <w:iCs/>
                <w:color w:val="333333"/>
                <w:sz w:val="21"/>
                <w:szCs w:val="21"/>
                <w:lang w:val="en-GB" w:eastAsia="zh-CN"/>
              </w:rPr>
            </w:rPrChange>
          </w:rPr>
          <w:t>Laboratory of Data Discovery for Health (D24H), Hong Kong Science Park, Pak Shek Kok, Hong Kong</w:t>
        </w:r>
      </w:ins>
    </w:p>
    <w:p w14:paraId="7979901C" w14:textId="41C58328" w:rsidR="00467BCC" w:rsidRPr="00467BCC" w:rsidRDefault="00467BCC">
      <w:pPr>
        <w:spacing w:after="0"/>
        <w:rPr>
          <w:ins w:id="69" w:author="Min Fan" w:date="2025-07-16T10:35:00Z" w16du:dateUtc="2025-07-16T02:35:00Z"/>
          <w:rFonts w:ascii="inherit" w:eastAsia="Times New Roman" w:hAnsi="inherit" w:cs="Helvetica"/>
          <w:i/>
          <w:iCs/>
          <w:color w:val="333333"/>
          <w:sz w:val="21"/>
          <w:szCs w:val="21"/>
          <w:lang w:val="en-GB" w:eastAsia="zh-CN"/>
          <w:rPrChange w:id="70" w:author="Min Fan" w:date="2025-07-16T10:38:00Z" w16du:dateUtc="2025-07-16T02:38:00Z">
            <w:rPr>
              <w:ins w:id="71" w:author="Min Fan" w:date="2025-07-16T10:35:00Z" w16du:dateUtc="2025-07-16T02:35:00Z"/>
              <w:b/>
              <w:bCs/>
              <w:sz w:val="24"/>
              <w:szCs w:val="24"/>
              <w:lang w:eastAsia="zh-CN"/>
            </w:rPr>
          </w:rPrChange>
        </w:rPr>
        <w:pPrChange w:id="72" w:author="Min Fan" w:date="2025-07-16T10:44:00Z" w16du:dateUtc="2025-07-16T02:44:00Z">
          <w:pPr/>
        </w:pPrChange>
      </w:pPr>
      <w:ins w:id="73" w:author="Min Fan" w:date="2025-07-16T10:36:00Z" w16du:dateUtc="2025-07-16T02:36:00Z">
        <w:r w:rsidRPr="001A75E8">
          <w:rPr>
            <w:rFonts w:ascii="inherit" w:eastAsia="Times New Roman" w:hAnsi="inherit" w:cs="Helvetica" w:hint="eastAsia"/>
            <w:i/>
            <w:iCs/>
            <w:color w:val="333333"/>
            <w:sz w:val="21"/>
            <w:szCs w:val="21"/>
            <w:vertAlign w:val="superscript"/>
            <w:lang w:val="en-GB" w:eastAsia="zh-CN"/>
            <w:rPrChange w:id="74" w:author="Min Fan" w:date="2025-07-16T10:44:00Z" w16du:dateUtc="2025-07-16T02:44:00Z">
              <w:rPr>
                <w:rFonts w:ascii="inherit" w:hAnsi="inherit" w:cs="Helvetica" w:hint="eastAsia"/>
                <w:i/>
                <w:iCs/>
                <w:color w:val="333333"/>
                <w:sz w:val="21"/>
                <w:szCs w:val="21"/>
                <w:lang w:val="en-GB" w:eastAsia="zh-CN"/>
              </w:rPr>
            </w:rPrChange>
          </w:rPr>
          <w:t>3</w:t>
        </w:r>
      </w:ins>
      <w:ins w:id="75" w:author="Min Fan" w:date="2025-07-16T10:38:00Z" w16du:dateUtc="2025-07-16T02:38:00Z">
        <w:r>
          <w:rPr>
            <w:rFonts w:ascii="inherit" w:hAnsi="inherit" w:cs="Helvetica" w:hint="eastAsia"/>
            <w:i/>
            <w:iCs/>
            <w:color w:val="333333"/>
            <w:sz w:val="21"/>
            <w:szCs w:val="21"/>
            <w:lang w:val="en-GB" w:eastAsia="zh-CN"/>
          </w:rPr>
          <w:t xml:space="preserve"> </w:t>
        </w:r>
      </w:ins>
      <w:ins w:id="76" w:author="Min Fan" w:date="2025-07-16T10:36:00Z" w16du:dateUtc="2025-07-16T02:36:00Z">
        <w:r w:rsidRPr="00467BCC">
          <w:rPr>
            <w:rFonts w:ascii="inherit" w:eastAsia="Times New Roman" w:hAnsi="inherit" w:cs="Helvetica" w:hint="eastAsia"/>
            <w:i/>
            <w:iCs/>
            <w:color w:val="333333"/>
            <w:sz w:val="21"/>
            <w:szCs w:val="21"/>
            <w:lang w:val="en-GB" w:eastAsia="zh-CN"/>
            <w:rPrChange w:id="77" w:author="Min Fan" w:date="2025-07-16T10:38:00Z" w16du:dateUtc="2025-07-16T02:38:00Z">
              <w:rPr>
                <w:rFonts w:ascii="inherit" w:hAnsi="inherit" w:cs="Helvetica" w:hint="eastAsia"/>
                <w:i/>
                <w:iCs/>
                <w:color w:val="333333"/>
                <w:sz w:val="21"/>
                <w:szCs w:val="21"/>
                <w:lang w:val="en-GB" w:eastAsia="zh-CN"/>
              </w:rPr>
            </w:rPrChange>
          </w:rPr>
          <w:t>Division of Nephrology, Department of Medicine, School of Clinical Medicine, The University of Hong Kong, Queen Mary Hospital, Hong Kong, China.</w:t>
        </w:r>
      </w:ins>
    </w:p>
    <w:p w14:paraId="13614BBF" w14:textId="52DF5140" w:rsidR="00467BCC" w:rsidRPr="00467BCC" w:rsidRDefault="00467BCC">
      <w:pPr>
        <w:spacing w:after="0"/>
        <w:rPr>
          <w:ins w:id="78" w:author="Min Fan" w:date="2025-07-16T10:36:00Z" w16du:dateUtc="2025-07-16T02:36:00Z"/>
          <w:rFonts w:ascii="inherit" w:eastAsia="Times New Roman" w:hAnsi="inherit" w:cs="Helvetica"/>
          <w:i/>
          <w:iCs/>
          <w:color w:val="333333"/>
          <w:sz w:val="21"/>
          <w:szCs w:val="21"/>
          <w:lang w:val="en-GB" w:eastAsia="zh-CN"/>
          <w:rPrChange w:id="79" w:author="Min Fan" w:date="2025-07-16T10:38:00Z" w16du:dateUtc="2025-07-16T02:38:00Z">
            <w:rPr>
              <w:ins w:id="80" w:author="Min Fan" w:date="2025-07-16T10:36:00Z" w16du:dateUtc="2025-07-16T02:36:00Z"/>
              <w:b/>
              <w:bCs/>
              <w:sz w:val="24"/>
              <w:szCs w:val="24"/>
              <w:lang w:eastAsia="zh-CN"/>
            </w:rPr>
          </w:rPrChange>
        </w:rPr>
        <w:pPrChange w:id="81" w:author="Min Fan" w:date="2025-07-16T10:44:00Z" w16du:dateUtc="2025-07-16T02:44:00Z">
          <w:pPr/>
        </w:pPrChange>
      </w:pPr>
      <w:ins w:id="82" w:author="Min Fan" w:date="2025-07-16T10:36:00Z" w16du:dateUtc="2025-07-16T02:36:00Z">
        <w:r w:rsidRPr="001A75E8">
          <w:rPr>
            <w:rFonts w:ascii="inherit" w:eastAsia="Times New Roman" w:hAnsi="inherit" w:cs="Helvetica"/>
            <w:i/>
            <w:iCs/>
            <w:color w:val="333333"/>
            <w:sz w:val="21"/>
            <w:szCs w:val="21"/>
            <w:vertAlign w:val="superscript"/>
            <w:lang w:val="en-GB" w:eastAsia="zh-CN"/>
            <w:rPrChange w:id="83" w:author="Min Fan" w:date="2025-07-16T10:44:00Z" w16du:dateUtc="2025-07-16T02:44:00Z">
              <w:rPr>
                <w:b/>
                <w:bCs/>
                <w:sz w:val="24"/>
                <w:szCs w:val="24"/>
                <w:lang w:eastAsia="zh-CN"/>
              </w:rPr>
            </w:rPrChange>
          </w:rPr>
          <w:t>4</w:t>
        </w:r>
      </w:ins>
      <w:ins w:id="84" w:author="Min Fan" w:date="2025-07-16T10:38:00Z" w16du:dateUtc="2025-07-16T02:38:00Z">
        <w:r>
          <w:rPr>
            <w:rFonts w:ascii="inherit" w:hAnsi="inherit" w:cs="Helvetica" w:hint="eastAsia"/>
            <w:i/>
            <w:iCs/>
            <w:color w:val="333333"/>
            <w:sz w:val="21"/>
            <w:szCs w:val="21"/>
            <w:lang w:val="en-GB" w:eastAsia="zh-CN"/>
          </w:rPr>
          <w:t xml:space="preserve"> </w:t>
        </w:r>
      </w:ins>
      <w:ins w:id="85" w:author="Min Fan" w:date="2025-07-16T10:37:00Z" w16du:dateUtc="2025-07-16T02:37:00Z">
        <w:r w:rsidRPr="00A04D06">
          <w:rPr>
            <w:rFonts w:ascii="inherit" w:eastAsia="Times New Roman" w:hAnsi="inherit" w:cs="Helvetica"/>
            <w:i/>
            <w:iCs/>
            <w:color w:val="333333"/>
            <w:sz w:val="21"/>
            <w:szCs w:val="21"/>
            <w:lang w:val="en-GB" w:eastAsia="zh-CN"/>
          </w:rPr>
          <w:t>Research Department of Practice and Policy, School of Pharmacy, University College London, London, UK</w:t>
        </w:r>
      </w:ins>
    </w:p>
    <w:p w14:paraId="46688A79" w14:textId="763F2D45" w:rsidR="00467BCC" w:rsidRDefault="00467BCC">
      <w:pPr>
        <w:spacing w:after="0"/>
        <w:rPr>
          <w:ins w:id="86" w:author="Min Fan" w:date="2025-07-16T10:39:00Z" w16du:dateUtc="2025-07-16T02:39:00Z"/>
          <w:rFonts w:ascii="inherit" w:hAnsi="inherit" w:cs="Helvetica" w:hint="eastAsia"/>
          <w:i/>
          <w:iCs/>
          <w:color w:val="333333"/>
          <w:sz w:val="21"/>
          <w:szCs w:val="21"/>
          <w:lang w:val="en-GB" w:eastAsia="zh-CN"/>
        </w:rPr>
        <w:pPrChange w:id="87" w:author="Min Fan" w:date="2025-07-16T10:44:00Z" w16du:dateUtc="2025-07-16T02:44:00Z">
          <w:pPr/>
        </w:pPrChange>
      </w:pPr>
      <w:ins w:id="88" w:author="Min Fan" w:date="2025-07-16T10:36:00Z" w16du:dateUtc="2025-07-16T02:36:00Z">
        <w:r w:rsidRPr="001A75E8">
          <w:rPr>
            <w:rFonts w:ascii="inherit" w:eastAsia="Times New Roman" w:hAnsi="inherit" w:cs="Helvetica"/>
            <w:i/>
            <w:iCs/>
            <w:color w:val="333333"/>
            <w:sz w:val="21"/>
            <w:szCs w:val="21"/>
            <w:vertAlign w:val="superscript"/>
            <w:lang w:val="en-GB" w:eastAsia="zh-CN"/>
            <w:rPrChange w:id="89" w:author="Min Fan" w:date="2025-07-16T10:44:00Z" w16du:dateUtc="2025-07-16T02:44:00Z">
              <w:rPr>
                <w:b/>
                <w:bCs/>
                <w:sz w:val="24"/>
                <w:szCs w:val="24"/>
                <w:lang w:eastAsia="zh-CN"/>
              </w:rPr>
            </w:rPrChange>
          </w:rPr>
          <w:t>5</w:t>
        </w:r>
      </w:ins>
      <w:ins w:id="90" w:author="Min Fan" w:date="2025-07-16T10:38:00Z" w16du:dateUtc="2025-07-16T02:38:00Z">
        <w:r>
          <w:rPr>
            <w:rFonts w:ascii="inherit" w:hAnsi="inherit" w:cs="Helvetica" w:hint="eastAsia"/>
            <w:i/>
            <w:iCs/>
            <w:color w:val="333333"/>
            <w:sz w:val="21"/>
            <w:szCs w:val="21"/>
            <w:lang w:val="en-GB" w:eastAsia="zh-CN"/>
          </w:rPr>
          <w:t xml:space="preserve"> </w:t>
        </w:r>
      </w:ins>
      <w:ins w:id="91" w:author="Min Fan" w:date="2025-07-16T10:37:00Z" w16du:dateUtc="2025-07-16T02:37:00Z">
        <w:r w:rsidRPr="00A04D06">
          <w:rPr>
            <w:rFonts w:ascii="inherit" w:eastAsia="Times New Roman" w:hAnsi="inherit" w:cs="Helvetica"/>
            <w:i/>
            <w:iCs/>
            <w:color w:val="333333"/>
            <w:sz w:val="21"/>
            <w:szCs w:val="21"/>
            <w:lang w:val="en-GB" w:eastAsia="zh-CN"/>
          </w:rPr>
          <w:t>Centre for Medicines Optimisation Research and Education, University College London Hospitals NHS Foundation Trust, London, UK</w:t>
        </w:r>
      </w:ins>
    </w:p>
    <w:p w14:paraId="71574F6D" w14:textId="762D36A4" w:rsidR="00467BCC" w:rsidRDefault="00467BCC">
      <w:pPr>
        <w:spacing w:after="0"/>
        <w:rPr>
          <w:ins w:id="92" w:author="Min Fan" w:date="2025-07-16T10:40:00Z" w16du:dateUtc="2025-07-16T02:40:00Z"/>
          <w:rFonts w:ascii="Source Sans Pro" w:hAnsi="Source Sans Pro"/>
          <w:color w:val="000000"/>
          <w:shd w:val="clear" w:color="auto" w:fill="F5F5F5"/>
        </w:rPr>
        <w:pPrChange w:id="93" w:author="Min Fan" w:date="2025-07-16T10:44:00Z" w16du:dateUtc="2025-07-16T02:44:00Z">
          <w:pPr/>
        </w:pPrChange>
      </w:pPr>
      <w:ins w:id="94" w:author="Min Fan" w:date="2025-07-16T10:39:00Z" w16du:dateUtc="2025-07-16T02:39:00Z">
        <w:r w:rsidRPr="001A75E8">
          <w:rPr>
            <w:rFonts w:ascii="inherit" w:hAnsi="inherit" w:cs="Helvetica" w:hint="eastAsia"/>
            <w:i/>
            <w:iCs/>
            <w:color w:val="333333"/>
            <w:sz w:val="21"/>
            <w:szCs w:val="21"/>
            <w:vertAlign w:val="superscript"/>
            <w:lang w:val="en-GB" w:eastAsia="zh-CN"/>
            <w:rPrChange w:id="95" w:author="Min Fan" w:date="2025-07-16T10:44:00Z" w16du:dateUtc="2025-07-16T02:44:00Z">
              <w:rPr>
                <w:rFonts w:ascii="inherit" w:hAnsi="inherit" w:cs="Helvetica" w:hint="eastAsia"/>
                <w:i/>
                <w:iCs/>
                <w:color w:val="333333"/>
                <w:sz w:val="21"/>
                <w:szCs w:val="21"/>
                <w:lang w:val="en-GB" w:eastAsia="zh-CN"/>
              </w:rPr>
            </w:rPrChange>
          </w:rPr>
          <w:t>6</w:t>
        </w:r>
        <w:r>
          <w:rPr>
            <w:rFonts w:ascii="inherit" w:hAnsi="inherit" w:cs="Helvetica" w:hint="eastAsia"/>
            <w:i/>
            <w:iCs/>
            <w:color w:val="333333"/>
            <w:sz w:val="21"/>
            <w:szCs w:val="21"/>
            <w:lang w:val="en-GB" w:eastAsia="zh-CN"/>
          </w:rPr>
          <w:t xml:space="preserve"> </w:t>
        </w:r>
      </w:ins>
      <w:ins w:id="96" w:author="Min Fan" w:date="2025-07-16T10:42:00Z" w16du:dateUtc="2025-07-16T02:42:00Z">
        <w:r w:rsidR="00375479" w:rsidRPr="00A04D06">
          <w:rPr>
            <w:rFonts w:ascii="inherit" w:eastAsia="Times New Roman" w:hAnsi="inherit" w:cs="Helvetica"/>
            <w:i/>
            <w:iCs/>
            <w:color w:val="333333"/>
            <w:sz w:val="21"/>
            <w:szCs w:val="21"/>
            <w:lang w:val="en-GB" w:eastAsia="zh-CN"/>
          </w:rPr>
          <w:t>School of Pharmacy, Aston University, Birmingham, UK</w:t>
        </w:r>
      </w:ins>
    </w:p>
    <w:p w14:paraId="1A1BB43A" w14:textId="23AE4057" w:rsidR="00375479" w:rsidRPr="00A04D06" w:rsidRDefault="00375479">
      <w:pPr>
        <w:spacing w:after="0"/>
        <w:rPr>
          <w:ins w:id="97" w:author="Min Fan" w:date="2025-07-16T10:40:00Z" w16du:dateUtc="2025-07-16T02:40:00Z"/>
          <w:rFonts w:ascii="inherit" w:eastAsia="Times New Roman" w:hAnsi="inherit" w:cs="Helvetica"/>
          <w:i/>
          <w:iCs/>
          <w:color w:val="333333"/>
          <w:sz w:val="21"/>
          <w:szCs w:val="21"/>
          <w:lang w:val="en-GB" w:eastAsia="zh-CN"/>
        </w:rPr>
        <w:pPrChange w:id="98" w:author="Min Fan" w:date="2025-07-16T10:44:00Z" w16du:dateUtc="2025-07-16T02:44:00Z">
          <w:pPr>
            <w:shd w:val="clear" w:color="auto" w:fill="FFFFFF"/>
            <w:spacing w:after="0" w:line="240" w:lineRule="auto"/>
            <w:ind w:left="708"/>
            <w:textAlignment w:val="baseline"/>
          </w:pPr>
        </w:pPrChange>
      </w:pPr>
      <w:ins w:id="99" w:author="Min Fan" w:date="2025-07-16T10:40:00Z" w16du:dateUtc="2025-07-16T02:40:00Z">
        <w:r w:rsidRPr="001A75E8">
          <w:rPr>
            <w:rFonts w:ascii="inherit" w:eastAsia="Times New Roman" w:hAnsi="inherit" w:cs="Helvetica" w:hint="eastAsia"/>
            <w:i/>
            <w:iCs/>
            <w:color w:val="333333"/>
            <w:sz w:val="21"/>
            <w:szCs w:val="21"/>
            <w:vertAlign w:val="superscript"/>
            <w:lang w:val="en-GB" w:eastAsia="zh-CN"/>
            <w:rPrChange w:id="100" w:author="Min Fan" w:date="2025-07-16T10:44:00Z" w16du:dateUtc="2025-07-16T02:44:00Z">
              <w:rPr>
                <w:rFonts w:ascii="inherit" w:hAnsi="inherit" w:cs="Helvetica" w:hint="eastAsia"/>
                <w:i/>
                <w:iCs/>
                <w:color w:val="333333"/>
                <w:sz w:val="21"/>
                <w:szCs w:val="21"/>
                <w:lang w:val="en-GB" w:eastAsia="zh-CN"/>
              </w:rPr>
            </w:rPrChange>
          </w:rPr>
          <w:t>7</w:t>
        </w:r>
        <w:r w:rsidRPr="00375479">
          <w:rPr>
            <w:rFonts w:ascii="inherit" w:eastAsia="Times New Roman" w:hAnsi="inherit" w:cs="Helvetica" w:hint="eastAsia"/>
            <w:i/>
            <w:iCs/>
            <w:color w:val="333333"/>
            <w:sz w:val="21"/>
            <w:szCs w:val="21"/>
            <w:lang w:val="en-GB" w:eastAsia="zh-CN"/>
            <w:rPrChange w:id="101" w:author="Min Fan" w:date="2025-07-16T10:40:00Z" w16du:dateUtc="2025-07-16T02:40:00Z">
              <w:rPr>
                <w:rFonts w:ascii="inherit" w:hAnsi="inherit" w:cs="Helvetica" w:hint="eastAsia"/>
                <w:i/>
                <w:iCs/>
                <w:color w:val="333333"/>
                <w:sz w:val="21"/>
                <w:szCs w:val="21"/>
                <w:lang w:val="en-GB" w:eastAsia="zh-CN"/>
              </w:rPr>
            </w:rPrChange>
          </w:rPr>
          <w:t xml:space="preserve"> </w:t>
        </w:r>
        <w:r w:rsidRPr="00A04D06">
          <w:rPr>
            <w:rFonts w:ascii="inherit" w:eastAsia="Times New Roman" w:hAnsi="inherit" w:cs="Helvetica"/>
            <w:i/>
            <w:iCs/>
            <w:color w:val="333333"/>
            <w:sz w:val="21"/>
            <w:szCs w:val="21"/>
            <w:lang w:val="en-GB" w:eastAsia="zh-CN"/>
          </w:rPr>
          <w:t>School of Pharmacy, Medical Sciences Division, Macau University of Science and Technology, Taipa, Macau</w:t>
        </w:r>
      </w:ins>
    </w:p>
    <w:p w14:paraId="555047E5" w14:textId="01395558" w:rsidR="00375479" w:rsidRPr="00375479" w:rsidRDefault="00375479">
      <w:pPr>
        <w:spacing w:after="0"/>
        <w:rPr>
          <w:ins w:id="102" w:author="Min Fan" w:date="2025-07-16T10:36:00Z" w16du:dateUtc="2025-07-16T02:36:00Z"/>
          <w:rFonts w:ascii="inherit" w:hAnsi="inherit" w:cs="Helvetica"/>
          <w:i/>
          <w:iCs/>
          <w:color w:val="333333"/>
          <w:sz w:val="21"/>
          <w:szCs w:val="21"/>
          <w:lang w:val="en-GB" w:eastAsia="zh-CN"/>
          <w:rPrChange w:id="103" w:author="Min Fan" w:date="2025-07-16T10:40:00Z" w16du:dateUtc="2025-07-16T02:40:00Z">
            <w:rPr>
              <w:ins w:id="104" w:author="Min Fan" w:date="2025-07-16T10:36:00Z" w16du:dateUtc="2025-07-16T02:36:00Z"/>
              <w:b/>
              <w:bCs/>
              <w:sz w:val="24"/>
              <w:szCs w:val="24"/>
              <w:lang w:eastAsia="zh-CN"/>
            </w:rPr>
          </w:rPrChange>
        </w:rPr>
        <w:pPrChange w:id="105" w:author="Min Fan" w:date="2025-07-16T10:44:00Z" w16du:dateUtc="2025-07-16T02:44:00Z">
          <w:pPr/>
        </w:pPrChange>
      </w:pPr>
      <w:ins w:id="106" w:author="Min Fan" w:date="2025-07-16T10:40:00Z" w16du:dateUtc="2025-07-16T02:40:00Z">
        <w:r w:rsidRPr="001A75E8">
          <w:rPr>
            <w:rFonts w:ascii="inherit" w:eastAsia="Times New Roman" w:hAnsi="inherit" w:cs="Helvetica" w:hint="eastAsia"/>
            <w:i/>
            <w:iCs/>
            <w:color w:val="333333"/>
            <w:sz w:val="21"/>
            <w:szCs w:val="21"/>
            <w:vertAlign w:val="superscript"/>
            <w:lang w:val="en-GB" w:eastAsia="zh-CN"/>
            <w:rPrChange w:id="107" w:author="Min Fan" w:date="2025-07-16T10:44:00Z" w16du:dateUtc="2025-07-16T02:44:00Z">
              <w:rPr>
                <w:rFonts w:ascii="inherit" w:hAnsi="inherit" w:cs="Helvetica" w:hint="eastAsia"/>
                <w:i/>
                <w:iCs/>
                <w:color w:val="333333"/>
                <w:sz w:val="21"/>
                <w:szCs w:val="21"/>
                <w:bdr w:val="none" w:sz="0" w:space="0" w:color="auto" w:frame="1"/>
                <w:vertAlign w:val="superscript"/>
                <w:lang w:val="en-GB" w:eastAsia="zh-CN"/>
              </w:rPr>
            </w:rPrChange>
          </w:rPr>
          <w:t>8</w:t>
        </w:r>
        <w:r w:rsidRPr="00375479">
          <w:rPr>
            <w:rFonts w:ascii="inherit" w:eastAsia="Times New Roman" w:hAnsi="inherit" w:cs="Helvetica" w:hint="eastAsia"/>
            <w:i/>
            <w:iCs/>
            <w:color w:val="333333"/>
            <w:sz w:val="21"/>
            <w:szCs w:val="21"/>
            <w:lang w:val="en-GB" w:eastAsia="zh-CN"/>
            <w:rPrChange w:id="108" w:author="Min Fan" w:date="2025-07-16T10:40:00Z" w16du:dateUtc="2025-07-16T02:40:00Z">
              <w:rPr>
                <w:rFonts w:ascii="inherit" w:hAnsi="inherit" w:cs="Helvetica" w:hint="eastAsia"/>
                <w:i/>
                <w:iCs/>
                <w:color w:val="333333"/>
                <w:sz w:val="21"/>
                <w:szCs w:val="21"/>
                <w:bdr w:val="none" w:sz="0" w:space="0" w:color="auto" w:frame="1"/>
                <w:vertAlign w:val="superscript"/>
                <w:lang w:val="en-GB" w:eastAsia="zh-CN"/>
              </w:rPr>
            </w:rPrChange>
          </w:rPr>
          <w:t xml:space="preserve"> </w:t>
        </w:r>
        <w:r w:rsidRPr="00A04D06">
          <w:rPr>
            <w:rFonts w:ascii="inherit" w:eastAsia="Times New Roman" w:hAnsi="inherit" w:cs="Helvetica"/>
            <w:i/>
            <w:iCs/>
            <w:color w:val="333333"/>
            <w:sz w:val="21"/>
            <w:szCs w:val="21"/>
            <w:lang w:val="en-GB" w:eastAsia="zh-CN"/>
          </w:rPr>
          <w:t>Advance Data Analytics for Medical Science Limited, Hong Kong, Hong Kong</w:t>
        </w:r>
      </w:ins>
    </w:p>
    <w:p w14:paraId="65CAB751" w14:textId="5F530E50" w:rsidR="00467BCC" w:rsidRPr="00467BCC" w:rsidRDefault="00375479">
      <w:pPr>
        <w:spacing w:after="0"/>
        <w:rPr>
          <w:ins w:id="109" w:author="Min Fan" w:date="2025-07-16T10:37:00Z" w16du:dateUtc="2025-07-16T02:37:00Z"/>
          <w:rFonts w:ascii="inherit" w:eastAsia="Times New Roman" w:hAnsi="inherit" w:cs="Helvetica"/>
          <w:i/>
          <w:iCs/>
          <w:color w:val="333333"/>
          <w:sz w:val="21"/>
          <w:szCs w:val="21"/>
          <w:lang w:val="en-GB" w:eastAsia="zh-CN"/>
          <w:rPrChange w:id="110" w:author="Min Fan" w:date="2025-07-16T10:38:00Z" w16du:dateUtc="2025-07-16T02:38:00Z">
            <w:rPr>
              <w:ins w:id="111" w:author="Min Fan" w:date="2025-07-16T10:37:00Z" w16du:dateUtc="2025-07-16T02:37:00Z"/>
              <w:b/>
              <w:bCs/>
              <w:sz w:val="24"/>
              <w:szCs w:val="24"/>
              <w:lang w:eastAsia="zh-CN"/>
            </w:rPr>
          </w:rPrChange>
        </w:rPr>
        <w:pPrChange w:id="112" w:author="Min Fan" w:date="2025-07-16T10:44:00Z" w16du:dateUtc="2025-07-16T02:44:00Z">
          <w:pPr/>
        </w:pPrChange>
      </w:pPr>
      <w:ins w:id="113" w:author="Min Fan" w:date="2025-07-16T10:40:00Z" w16du:dateUtc="2025-07-16T02:40:00Z">
        <w:r w:rsidRPr="001A75E8">
          <w:rPr>
            <w:rFonts w:ascii="inherit" w:eastAsia="Times New Roman" w:hAnsi="inherit" w:cs="Helvetica" w:hint="eastAsia"/>
            <w:i/>
            <w:iCs/>
            <w:color w:val="333333"/>
            <w:sz w:val="21"/>
            <w:szCs w:val="21"/>
            <w:vertAlign w:val="superscript"/>
            <w:lang w:val="en-GB" w:eastAsia="zh-CN"/>
            <w:rPrChange w:id="114" w:author="Min Fan" w:date="2025-07-16T10:44:00Z" w16du:dateUtc="2025-07-16T02:44:00Z">
              <w:rPr>
                <w:rFonts w:ascii="inherit" w:hAnsi="inherit" w:cs="Helvetica" w:hint="eastAsia"/>
                <w:i/>
                <w:iCs/>
                <w:color w:val="333333"/>
                <w:sz w:val="21"/>
                <w:szCs w:val="21"/>
                <w:lang w:val="en-GB" w:eastAsia="zh-CN"/>
              </w:rPr>
            </w:rPrChange>
          </w:rPr>
          <w:t>9</w:t>
        </w:r>
      </w:ins>
      <w:ins w:id="115" w:author="Min Fan" w:date="2025-07-16T10:38:00Z" w16du:dateUtc="2025-07-16T02:38:00Z">
        <w:r w:rsidR="00467BCC" w:rsidRPr="00375479">
          <w:rPr>
            <w:rFonts w:ascii="inherit" w:eastAsia="Times New Roman" w:hAnsi="inherit" w:cs="Helvetica" w:hint="eastAsia"/>
            <w:i/>
            <w:iCs/>
            <w:color w:val="333333"/>
            <w:sz w:val="21"/>
            <w:szCs w:val="21"/>
            <w:lang w:val="en-GB" w:eastAsia="zh-CN"/>
            <w:rPrChange w:id="116" w:author="Min Fan" w:date="2025-07-16T10:40:00Z" w16du:dateUtc="2025-07-16T02:40:00Z">
              <w:rPr>
                <w:rFonts w:ascii="inherit" w:hAnsi="inherit" w:cs="Helvetica" w:hint="eastAsia"/>
                <w:i/>
                <w:iCs/>
                <w:color w:val="333333"/>
                <w:sz w:val="21"/>
                <w:szCs w:val="21"/>
                <w:lang w:val="en-GB" w:eastAsia="zh-CN"/>
              </w:rPr>
            </w:rPrChange>
          </w:rPr>
          <w:t xml:space="preserve"> </w:t>
        </w:r>
        <w:r w:rsidR="00467BCC" w:rsidRPr="00467BCC">
          <w:rPr>
            <w:rFonts w:ascii="inherit" w:eastAsia="Times New Roman" w:hAnsi="inherit" w:cs="Helvetica"/>
            <w:i/>
            <w:iCs/>
            <w:color w:val="333333"/>
            <w:sz w:val="21"/>
            <w:szCs w:val="21"/>
            <w:lang w:val="en-GB" w:eastAsia="zh-CN"/>
            <w:rPrChange w:id="117" w:author="Min Fan" w:date="2025-07-16T10:38:00Z" w16du:dateUtc="2025-07-16T02:38:00Z">
              <w:rPr>
                <w:b/>
                <w:bCs/>
                <w:sz w:val="24"/>
                <w:szCs w:val="24"/>
                <w:lang w:eastAsia="zh-CN"/>
              </w:rPr>
            </w:rPrChange>
          </w:rPr>
          <w:t>The University of Hong Kong Shenzhen Institute of Research and Innovation, Shenzhen, China</w:t>
        </w:r>
      </w:ins>
    </w:p>
    <w:p w14:paraId="2B75B255" w14:textId="618A42BC" w:rsidR="00375479" w:rsidRPr="005B640E" w:rsidDel="005B640E" w:rsidRDefault="00375479">
      <w:pPr>
        <w:spacing w:after="0"/>
        <w:rPr>
          <w:del w:id="118" w:author="Min Fan" w:date="2025-07-16T10:43:00Z" w16du:dateUtc="2025-07-16T02:43:00Z"/>
          <w:rFonts w:ascii="inherit" w:hAnsi="inherit" w:cs="Helvetica"/>
          <w:i/>
          <w:iCs/>
          <w:color w:val="333333"/>
          <w:sz w:val="21"/>
          <w:szCs w:val="21"/>
          <w:lang w:val="en-GB" w:eastAsia="zh-CN"/>
          <w:rPrChange w:id="119" w:author="Min Fan" w:date="2025-07-16T10:43:00Z" w16du:dateUtc="2025-07-16T02:43:00Z">
            <w:rPr>
              <w:del w:id="120" w:author="Min Fan" w:date="2025-07-16T10:43:00Z" w16du:dateUtc="2025-07-16T02:43:00Z"/>
              <w:b/>
              <w:bCs/>
              <w:sz w:val="24"/>
              <w:szCs w:val="24"/>
              <w:lang w:eastAsia="zh-CN"/>
            </w:rPr>
          </w:rPrChange>
        </w:rPr>
        <w:pPrChange w:id="121" w:author="Min Fan" w:date="2025-07-16T10:44:00Z" w16du:dateUtc="2025-07-16T02:44:00Z">
          <w:pPr/>
        </w:pPrChange>
      </w:pPr>
      <w:ins w:id="122" w:author="Min Fan" w:date="2025-07-16T10:40:00Z" w16du:dateUtc="2025-07-16T02:40:00Z">
        <w:r w:rsidRPr="001A75E8">
          <w:rPr>
            <w:rFonts w:ascii="inherit" w:eastAsia="Times New Roman" w:hAnsi="inherit" w:cs="Helvetica" w:hint="eastAsia"/>
            <w:i/>
            <w:iCs/>
            <w:color w:val="333333"/>
            <w:sz w:val="21"/>
            <w:szCs w:val="21"/>
            <w:vertAlign w:val="superscript"/>
            <w:lang w:val="en-GB" w:eastAsia="zh-CN"/>
            <w:rPrChange w:id="123" w:author="Min Fan" w:date="2025-07-16T10:44:00Z" w16du:dateUtc="2025-07-16T02:44:00Z">
              <w:rPr>
                <w:rFonts w:ascii="inherit" w:hAnsi="inherit" w:cs="Helvetica" w:hint="eastAsia"/>
                <w:i/>
                <w:iCs/>
                <w:color w:val="333333"/>
                <w:sz w:val="21"/>
                <w:szCs w:val="21"/>
                <w:lang w:val="en-GB" w:eastAsia="zh-CN"/>
              </w:rPr>
            </w:rPrChange>
          </w:rPr>
          <w:t>10</w:t>
        </w:r>
      </w:ins>
      <w:ins w:id="124" w:author="Min Fan" w:date="2025-07-16T10:38:00Z" w16du:dateUtc="2025-07-16T02:38:00Z">
        <w:r w:rsidR="00467BCC" w:rsidRPr="00375479">
          <w:rPr>
            <w:rFonts w:ascii="inherit" w:eastAsia="Times New Roman" w:hAnsi="inherit" w:cs="Helvetica" w:hint="eastAsia"/>
            <w:i/>
            <w:iCs/>
            <w:color w:val="333333"/>
            <w:sz w:val="21"/>
            <w:szCs w:val="21"/>
            <w:lang w:val="en-GB" w:eastAsia="zh-CN"/>
            <w:rPrChange w:id="125" w:author="Min Fan" w:date="2025-07-16T10:40:00Z" w16du:dateUtc="2025-07-16T02:40:00Z">
              <w:rPr>
                <w:rFonts w:ascii="inherit" w:hAnsi="inherit" w:cs="Helvetica" w:hint="eastAsia"/>
                <w:i/>
                <w:iCs/>
                <w:color w:val="333333"/>
                <w:sz w:val="21"/>
                <w:szCs w:val="21"/>
                <w:lang w:val="en-GB" w:eastAsia="zh-CN"/>
              </w:rPr>
            </w:rPrChange>
          </w:rPr>
          <w:t xml:space="preserve"> </w:t>
        </w:r>
        <w:r w:rsidR="00467BCC" w:rsidRPr="00467BCC">
          <w:rPr>
            <w:rFonts w:ascii="inherit" w:eastAsia="Times New Roman" w:hAnsi="inherit" w:cs="Helvetica"/>
            <w:i/>
            <w:iCs/>
            <w:color w:val="333333"/>
            <w:sz w:val="21"/>
            <w:szCs w:val="21"/>
            <w:lang w:val="en-GB" w:eastAsia="zh-CN"/>
            <w:rPrChange w:id="126" w:author="Min Fan" w:date="2025-07-16T10:38:00Z" w16du:dateUtc="2025-07-16T02:38:00Z">
              <w:rPr>
                <w:b/>
                <w:bCs/>
                <w:sz w:val="24"/>
                <w:szCs w:val="24"/>
                <w:lang w:eastAsia="zh-CN"/>
              </w:rPr>
            </w:rPrChange>
          </w:rPr>
          <w:t>Department of Pharmacy, The University of Hong Kong-Shenzhen Hospital, Shenzhen, China</w:t>
        </w:r>
      </w:ins>
    </w:p>
    <w:p w14:paraId="7BD43F05" w14:textId="77777777" w:rsidR="00531432" w:rsidRPr="00A04D06" w:rsidRDefault="00531432">
      <w:pPr>
        <w:rPr>
          <w:b/>
          <w:bCs/>
          <w:sz w:val="24"/>
          <w:szCs w:val="24"/>
          <w:lang w:val="en-GB"/>
          <w:rPrChange w:id="127" w:author="Min Fan" w:date="2025-07-16T10:30:00Z" w16du:dateUtc="2025-07-16T02:30:00Z">
            <w:rPr>
              <w:b/>
              <w:bCs/>
              <w:sz w:val="24"/>
              <w:szCs w:val="24"/>
            </w:rPr>
          </w:rPrChange>
        </w:rPr>
      </w:pPr>
      <w:bookmarkStart w:id="128" w:name="aff-2"/>
      <w:bookmarkStart w:id="129" w:name="aff-3"/>
      <w:bookmarkStart w:id="130" w:name="aff-4"/>
      <w:bookmarkStart w:id="131" w:name="aff-5"/>
      <w:bookmarkStart w:id="132" w:name="aff-6"/>
      <w:bookmarkStart w:id="133" w:name="aff-7"/>
      <w:bookmarkStart w:id="134" w:name="aff-8"/>
      <w:bookmarkStart w:id="135" w:name="aff-9"/>
      <w:bookmarkStart w:id="136" w:name="aff-10"/>
      <w:bookmarkStart w:id="137" w:name="aff-11"/>
      <w:bookmarkEnd w:id="128"/>
      <w:bookmarkEnd w:id="129"/>
      <w:bookmarkEnd w:id="130"/>
      <w:bookmarkEnd w:id="131"/>
      <w:bookmarkEnd w:id="132"/>
      <w:bookmarkEnd w:id="133"/>
      <w:bookmarkEnd w:id="134"/>
      <w:bookmarkEnd w:id="135"/>
      <w:bookmarkEnd w:id="136"/>
      <w:bookmarkEnd w:id="137"/>
    </w:p>
    <w:p w14:paraId="72A049D1" w14:textId="774AEDAF" w:rsidR="004D3124" w:rsidRPr="00041045" w:rsidRDefault="004D3124">
      <w:pPr>
        <w:rPr>
          <w:b/>
          <w:bCs/>
          <w:sz w:val="24"/>
          <w:szCs w:val="24"/>
        </w:rPr>
      </w:pPr>
      <w:r>
        <w:rPr>
          <w:b/>
          <w:bCs/>
          <w:sz w:val="24"/>
          <w:szCs w:val="24"/>
        </w:rPr>
        <w:t>Correspondence to:</w:t>
      </w:r>
    </w:p>
    <w:p w14:paraId="74257B25" w14:textId="77777777" w:rsidR="00AE0941" w:rsidRPr="001D4024" w:rsidRDefault="00AE0941" w:rsidP="00AE0941">
      <w:pPr>
        <w:rPr>
          <w:ins w:id="138" w:author="Min Fan" w:date="2025-07-14T17:31:00Z" w16du:dateUtc="2025-07-14T09:31:00Z"/>
          <w:sz w:val="24"/>
          <w:szCs w:val="24"/>
          <w:lang w:eastAsia="zh-CN"/>
        </w:rPr>
      </w:pPr>
      <w:ins w:id="139" w:author="Min Fan" w:date="2025-07-14T17:31:00Z" w16du:dateUtc="2025-07-14T09:31:00Z">
        <w:r w:rsidRPr="001D4024">
          <w:rPr>
            <w:sz w:val="24"/>
            <w:szCs w:val="24"/>
            <w:lang w:eastAsia="zh-CN"/>
          </w:rPr>
          <w:t>Dr. Franco W.T. CHENG</w:t>
        </w:r>
      </w:ins>
    </w:p>
    <w:p w14:paraId="5CF22729" w14:textId="77777777" w:rsidR="00AE0941" w:rsidRPr="00AE0941" w:rsidRDefault="00AE0941" w:rsidP="00AE0941">
      <w:pPr>
        <w:rPr>
          <w:ins w:id="140" w:author="Min Fan" w:date="2025-07-14T17:31:00Z" w16du:dateUtc="2025-07-14T09:31:00Z"/>
          <w:sz w:val="24"/>
          <w:szCs w:val="24"/>
          <w:lang w:eastAsia="zh-CN"/>
        </w:rPr>
      </w:pPr>
      <w:ins w:id="141" w:author="Min Fan" w:date="2025-07-14T17:31:00Z" w16du:dateUtc="2025-07-14T09:31:00Z">
        <w:r w:rsidRPr="00AE0941">
          <w:rPr>
            <w:sz w:val="24"/>
            <w:szCs w:val="24"/>
            <w:lang w:eastAsia="zh-CN"/>
          </w:rPr>
          <w:t>Email: francowt@hku.hk</w:t>
        </w:r>
      </w:ins>
    </w:p>
    <w:p w14:paraId="50D53F50" w14:textId="77777777" w:rsidR="00AE0941" w:rsidRPr="00AE0941" w:rsidRDefault="00AE0941" w:rsidP="00AE0941">
      <w:pPr>
        <w:rPr>
          <w:ins w:id="142" w:author="Min Fan" w:date="2025-07-14T17:31:00Z" w16du:dateUtc="2025-07-14T09:31:00Z"/>
          <w:sz w:val="24"/>
          <w:szCs w:val="24"/>
          <w:lang w:eastAsia="zh-CN"/>
        </w:rPr>
      </w:pPr>
      <w:ins w:id="143" w:author="Min Fan" w:date="2025-07-14T17:31:00Z" w16du:dateUtc="2025-07-14T09:31:00Z">
        <w:r w:rsidRPr="00AE0941">
          <w:rPr>
            <w:sz w:val="24"/>
            <w:szCs w:val="24"/>
            <w:lang w:eastAsia="zh-CN"/>
          </w:rPr>
          <w:t>Phone: (+852 39103797)</w:t>
        </w:r>
      </w:ins>
    </w:p>
    <w:p w14:paraId="1FEABDBA" w14:textId="77777777" w:rsidR="00AE0941" w:rsidRDefault="00AE0941" w:rsidP="00AE0941">
      <w:pPr>
        <w:rPr>
          <w:ins w:id="144" w:author="Min Fan" w:date="2025-07-16T10:44:00Z" w16du:dateUtc="2025-07-16T02:44:00Z"/>
          <w:sz w:val="24"/>
          <w:szCs w:val="24"/>
          <w:lang w:eastAsia="zh-CN"/>
        </w:rPr>
      </w:pPr>
      <w:ins w:id="145" w:author="Min Fan" w:date="2025-07-14T17:31:00Z" w16du:dateUtc="2025-07-14T09:31:00Z">
        <w:r>
          <w:rPr>
            <w:sz w:val="24"/>
            <w:szCs w:val="24"/>
            <w:lang w:eastAsia="zh-CN"/>
          </w:rPr>
          <w:t>D</w:t>
        </w:r>
        <w:r w:rsidRPr="00AE0941">
          <w:rPr>
            <w:sz w:val="24"/>
            <w:szCs w:val="24"/>
            <w:lang w:eastAsia="zh-CN"/>
          </w:rPr>
          <w:t xml:space="preserve">epartment of </w:t>
        </w:r>
        <w:r>
          <w:rPr>
            <w:sz w:val="24"/>
            <w:szCs w:val="24"/>
            <w:lang w:eastAsia="zh-CN"/>
          </w:rPr>
          <w:t>P</w:t>
        </w:r>
        <w:r w:rsidRPr="00AE0941">
          <w:rPr>
            <w:sz w:val="24"/>
            <w:szCs w:val="24"/>
            <w:lang w:eastAsia="zh-CN"/>
          </w:rPr>
          <w:t xml:space="preserve">harmacology and </w:t>
        </w:r>
        <w:r>
          <w:rPr>
            <w:sz w:val="24"/>
            <w:szCs w:val="24"/>
            <w:lang w:eastAsia="zh-CN"/>
          </w:rPr>
          <w:t>P</w:t>
        </w:r>
        <w:r w:rsidRPr="00AE0941">
          <w:rPr>
            <w:sz w:val="24"/>
            <w:szCs w:val="24"/>
            <w:lang w:eastAsia="zh-CN"/>
          </w:rPr>
          <w:t xml:space="preserve">harmacy, </w:t>
        </w:r>
        <w:r>
          <w:rPr>
            <w:sz w:val="24"/>
            <w:szCs w:val="24"/>
            <w:lang w:eastAsia="zh-CN"/>
          </w:rPr>
          <w:t xml:space="preserve">The University of </w:t>
        </w:r>
        <w:r w:rsidRPr="00AE0941">
          <w:rPr>
            <w:sz w:val="24"/>
            <w:szCs w:val="24"/>
            <w:lang w:eastAsia="zh-CN"/>
          </w:rPr>
          <w:t>Hong Kong , Hong Kong SAR, China</w:t>
        </w:r>
      </w:ins>
    </w:p>
    <w:p w14:paraId="5F3018B5" w14:textId="293C8369" w:rsidR="00AE0941" w:rsidRPr="000D1E4A" w:rsidRDefault="009D0E29">
      <w:pPr>
        <w:rPr>
          <w:sz w:val="24"/>
          <w:szCs w:val="24"/>
          <w:lang w:eastAsia="zh-CN"/>
          <w:rPrChange w:id="146" w:author="Min Fan" w:date="2025-07-16T10:45:00Z" w16du:dateUtc="2025-07-16T02:45:00Z">
            <w:rPr>
              <w:b/>
              <w:bCs/>
              <w:sz w:val="24"/>
              <w:szCs w:val="24"/>
            </w:rPr>
          </w:rPrChange>
        </w:rPr>
      </w:pPr>
      <w:ins w:id="147" w:author="Min Fan" w:date="2025-07-16T10:44:00Z" w16du:dateUtc="2025-07-16T02:44:00Z">
        <w:r w:rsidRPr="009D0E29">
          <w:rPr>
            <w:sz w:val="24"/>
            <w:szCs w:val="24"/>
            <w:lang w:eastAsia="zh-CN"/>
          </w:rPr>
          <w:t>Laboratory of Data Discovery for Health (D24H), Hong Kong Science Park, Pak Shek Kok, Hong Kong</w:t>
        </w:r>
      </w:ins>
    </w:p>
    <w:p w14:paraId="2D83159B" w14:textId="14B7832D" w:rsidR="00531432" w:rsidRPr="004D3124" w:rsidRDefault="00531432">
      <w:pPr>
        <w:rPr>
          <w:b/>
          <w:bCs/>
          <w:sz w:val="24"/>
          <w:szCs w:val="24"/>
        </w:rPr>
      </w:pPr>
      <w:r w:rsidRPr="004D3124">
        <w:rPr>
          <w:b/>
          <w:bCs/>
          <w:sz w:val="24"/>
          <w:szCs w:val="24"/>
        </w:rPr>
        <w:t>W</w:t>
      </w:r>
      <w:r w:rsidR="00221FE9" w:rsidRPr="004D3124">
        <w:rPr>
          <w:b/>
          <w:bCs/>
          <w:sz w:val="24"/>
          <w:szCs w:val="24"/>
        </w:rPr>
        <w:t>ord count</w:t>
      </w:r>
      <w:r w:rsidR="002C6486" w:rsidRPr="004D3124">
        <w:rPr>
          <w:b/>
          <w:bCs/>
          <w:sz w:val="24"/>
          <w:szCs w:val="24"/>
        </w:rPr>
        <w:t xml:space="preserve"> </w:t>
      </w:r>
      <w:r w:rsidR="002C6486" w:rsidRPr="004D3124">
        <w:rPr>
          <w:sz w:val="24"/>
          <w:szCs w:val="24"/>
        </w:rPr>
        <w:t>(max</w:t>
      </w:r>
      <w:r w:rsidR="004D3124" w:rsidRPr="004D3124">
        <w:rPr>
          <w:sz w:val="24"/>
          <w:szCs w:val="24"/>
        </w:rPr>
        <w:t>imum</w:t>
      </w:r>
      <w:r w:rsidR="002C6486" w:rsidRPr="004D3124">
        <w:rPr>
          <w:sz w:val="24"/>
          <w:szCs w:val="24"/>
        </w:rPr>
        <w:t xml:space="preserve"> 3500)</w:t>
      </w:r>
      <w:r w:rsidR="004D3124" w:rsidRPr="004D3124">
        <w:rPr>
          <w:b/>
          <w:bCs/>
          <w:sz w:val="24"/>
          <w:szCs w:val="24"/>
        </w:rPr>
        <w:t>:</w:t>
      </w:r>
    </w:p>
    <w:p w14:paraId="7225C9BB" w14:textId="0A482EFC" w:rsidR="000278D0" w:rsidRPr="00041045" w:rsidRDefault="00531432">
      <w:pPr>
        <w:rPr>
          <w:b/>
          <w:bCs/>
          <w:sz w:val="24"/>
          <w:szCs w:val="24"/>
        </w:rPr>
      </w:pPr>
      <w:r w:rsidRPr="00041045">
        <w:rPr>
          <w:b/>
          <w:bCs/>
          <w:sz w:val="24"/>
          <w:szCs w:val="24"/>
        </w:rPr>
        <w:t>N</w:t>
      </w:r>
      <w:r w:rsidR="00221FE9" w:rsidRPr="00041045">
        <w:rPr>
          <w:b/>
          <w:bCs/>
          <w:sz w:val="24"/>
          <w:szCs w:val="24"/>
        </w:rPr>
        <w:t xml:space="preserve">umber of figures, </w:t>
      </w:r>
      <w:r w:rsidR="004D3124">
        <w:rPr>
          <w:b/>
          <w:bCs/>
          <w:sz w:val="24"/>
          <w:szCs w:val="24"/>
        </w:rPr>
        <w:t>t</w:t>
      </w:r>
      <w:r w:rsidR="00221FE9" w:rsidRPr="00041045">
        <w:rPr>
          <w:b/>
          <w:bCs/>
          <w:sz w:val="24"/>
          <w:szCs w:val="24"/>
        </w:rPr>
        <w:t xml:space="preserve">ables, </w:t>
      </w:r>
      <w:r w:rsidR="004D3124">
        <w:rPr>
          <w:b/>
          <w:bCs/>
          <w:sz w:val="24"/>
          <w:szCs w:val="24"/>
        </w:rPr>
        <w:t>b</w:t>
      </w:r>
      <w:r w:rsidR="00221FE9" w:rsidRPr="00041045">
        <w:rPr>
          <w:b/>
          <w:bCs/>
          <w:sz w:val="24"/>
          <w:szCs w:val="24"/>
        </w:rPr>
        <w:t>oxes, references</w:t>
      </w:r>
      <w:r w:rsidR="002C6486">
        <w:rPr>
          <w:b/>
          <w:bCs/>
          <w:sz w:val="24"/>
          <w:szCs w:val="24"/>
        </w:rPr>
        <w:t xml:space="preserve"> </w:t>
      </w:r>
      <w:r w:rsidR="002C6486" w:rsidRPr="002C6486">
        <w:rPr>
          <w:sz w:val="24"/>
          <w:szCs w:val="24"/>
        </w:rPr>
        <w:t>(max</w:t>
      </w:r>
      <w:r w:rsidR="004D3124">
        <w:rPr>
          <w:sz w:val="24"/>
          <w:szCs w:val="24"/>
        </w:rPr>
        <w:t>imum</w:t>
      </w:r>
      <w:r w:rsidR="002C6486" w:rsidRPr="002C6486">
        <w:rPr>
          <w:sz w:val="24"/>
          <w:szCs w:val="24"/>
        </w:rPr>
        <w:t xml:space="preserve"> 50</w:t>
      </w:r>
      <w:r w:rsidR="007E12E0">
        <w:rPr>
          <w:sz w:val="24"/>
          <w:szCs w:val="24"/>
        </w:rPr>
        <w:t xml:space="preserve"> references</w:t>
      </w:r>
      <w:r w:rsidR="002C6486" w:rsidRPr="002C6486">
        <w:rPr>
          <w:sz w:val="24"/>
          <w:szCs w:val="24"/>
        </w:rPr>
        <w:t>)</w:t>
      </w:r>
      <w:r w:rsidR="004D3124" w:rsidRPr="004D3124">
        <w:rPr>
          <w:b/>
          <w:bCs/>
          <w:sz w:val="24"/>
          <w:szCs w:val="24"/>
        </w:rPr>
        <w:t>:</w:t>
      </w:r>
    </w:p>
    <w:p w14:paraId="06F9B41B" w14:textId="0A83BF01" w:rsidR="00AE0941" w:rsidRDefault="00873A28">
      <w:pPr>
        <w:rPr>
          <w:ins w:id="148" w:author="Min Fan" w:date="2025-07-14T17:33:00Z" w16du:dateUtc="2025-07-14T09:33:00Z"/>
        </w:rPr>
      </w:pPr>
      <w:r>
        <w:rPr>
          <w:b/>
          <w:bCs/>
          <w:sz w:val="24"/>
          <w:szCs w:val="24"/>
        </w:rPr>
        <w:t>Running head:</w:t>
      </w:r>
      <w:ins w:id="149" w:author="Min Fan" w:date="2025-07-14T17:32:00Z" w16du:dateUtc="2025-07-14T09:32:00Z">
        <w:r w:rsidR="00AE0941">
          <w:rPr>
            <w:b/>
            <w:bCs/>
            <w:sz w:val="24"/>
            <w:szCs w:val="24"/>
          </w:rPr>
          <w:t xml:space="preserve"> </w:t>
        </w:r>
      </w:ins>
      <w:ins w:id="150" w:author="Min Fan" w:date="2025-07-14T17:33:00Z" w16du:dateUtc="2025-07-14T09:33:00Z">
        <w:r w:rsidR="00AE0941">
          <w:t>Oral</w:t>
        </w:r>
      </w:ins>
      <w:ins w:id="151" w:author="Min Fan" w:date="2025-07-14T17:32:00Z" w16du:dateUtc="2025-07-14T09:32:00Z">
        <w:r w:rsidR="00AE0941">
          <w:t xml:space="preserve"> anticoagulant </w:t>
        </w:r>
      </w:ins>
      <w:ins w:id="152" w:author="Min Fan" w:date="2025-07-14T17:33:00Z" w16du:dateUtc="2025-07-14T09:33:00Z">
        <w:r w:rsidR="00AE0941">
          <w:t>in dialysis CKD patients</w:t>
        </w:r>
      </w:ins>
      <w:ins w:id="153" w:author="Min Fan" w:date="2025-07-14T17:32:00Z" w16du:dateUtc="2025-07-14T09:32:00Z">
        <w:r w:rsidR="00AE0941">
          <w:t xml:space="preserve"> </w:t>
        </w:r>
      </w:ins>
      <w:ins w:id="154" w:author="Min Fan" w:date="2025-07-14T17:33:00Z" w16du:dateUtc="2025-07-14T09:33:00Z">
        <w:r w:rsidR="00AE0941">
          <w:br w:type="page"/>
        </w:r>
      </w:ins>
    </w:p>
    <w:p w14:paraId="1FC758AF" w14:textId="7244C393" w:rsidR="00221FE9" w:rsidDel="00AE0941" w:rsidRDefault="00221FE9">
      <w:pPr>
        <w:rPr>
          <w:del w:id="155" w:author="Min Fan" w:date="2025-07-14T17:33:00Z" w16du:dateUtc="2025-07-14T09:33:00Z"/>
          <w:b/>
          <w:bCs/>
          <w:sz w:val="24"/>
          <w:szCs w:val="24"/>
        </w:rPr>
      </w:pPr>
    </w:p>
    <w:p w14:paraId="4965F15D" w14:textId="530FE0C7" w:rsidR="00D50E39" w:rsidDel="00AE0941" w:rsidRDefault="00D50E39">
      <w:pPr>
        <w:rPr>
          <w:del w:id="156" w:author="Min Fan" w:date="2025-07-14T17:33:00Z" w16du:dateUtc="2025-07-14T09:33:00Z"/>
          <w:b/>
          <w:bCs/>
          <w:sz w:val="24"/>
          <w:szCs w:val="24"/>
        </w:rPr>
      </w:pPr>
    </w:p>
    <w:p w14:paraId="4D420FE7" w14:textId="77777777" w:rsidR="00D50E39" w:rsidDel="00AE0941" w:rsidRDefault="00D50E39">
      <w:pPr>
        <w:rPr>
          <w:del w:id="157" w:author="Min Fan" w:date="2025-07-14T17:33:00Z" w16du:dateUtc="2025-07-14T09:33:00Z"/>
          <w:b/>
          <w:bCs/>
          <w:sz w:val="24"/>
          <w:szCs w:val="24"/>
        </w:rPr>
      </w:pPr>
    </w:p>
    <w:p w14:paraId="3242D790" w14:textId="77777777" w:rsidR="00D50E39" w:rsidDel="00AE0941" w:rsidRDefault="00D50E39">
      <w:pPr>
        <w:rPr>
          <w:del w:id="158" w:author="Min Fan" w:date="2025-07-14T17:33:00Z" w16du:dateUtc="2025-07-14T09:33:00Z"/>
          <w:b/>
          <w:bCs/>
          <w:sz w:val="24"/>
          <w:szCs w:val="24"/>
        </w:rPr>
      </w:pPr>
    </w:p>
    <w:p w14:paraId="4CEA4FBB" w14:textId="77777777" w:rsidR="00D50E39" w:rsidDel="00AE0941" w:rsidRDefault="00D50E39">
      <w:pPr>
        <w:rPr>
          <w:del w:id="159" w:author="Min Fan" w:date="2025-07-14T17:33:00Z" w16du:dateUtc="2025-07-14T09:33:00Z"/>
          <w:b/>
          <w:bCs/>
          <w:sz w:val="24"/>
          <w:szCs w:val="24"/>
        </w:rPr>
      </w:pPr>
    </w:p>
    <w:p w14:paraId="4884061B" w14:textId="232F0E3B" w:rsidR="00D50E39" w:rsidDel="00AE0941" w:rsidRDefault="00D50E39">
      <w:pPr>
        <w:rPr>
          <w:del w:id="160" w:author="Min Fan" w:date="2025-07-14T17:33:00Z" w16du:dateUtc="2025-07-14T09:33:00Z"/>
          <w:b/>
          <w:bCs/>
          <w:sz w:val="24"/>
          <w:szCs w:val="24"/>
        </w:rPr>
      </w:pPr>
    </w:p>
    <w:p w14:paraId="7F0CAEE3" w14:textId="5F41C267" w:rsidR="00D50E39" w:rsidDel="00AE0941" w:rsidRDefault="00D50E39">
      <w:pPr>
        <w:rPr>
          <w:del w:id="161" w:author="Min Fan" w:date="2025-07-14T17:33:00Z" w16du:dateUtc="2025-07-14T09:33:00Z"/>
          <w:b/>
          <w:bCs/>
          <w:sz w:val="24"/>
          <w:szCs w:val="24"/>
        </w:rPr>
      </w:pPr>
    </w:p>
    <w:p w14:paraId="62158A8E" w14:textId="788C7499" w:rsidR="001837B2" w:rsidRDefault="0065731C" w:rsidP="001837B2">
      <w:pPr>
        <w:rPr>
          <w:b/>
          <w:bCs/>
          <w:sz w:val="24"/>
          <w:szCs w:val="24"/>
        </w:rPr>
      </w:pPr>
      <w:r>
        <w:rPr>
          <w:b/>
          <w:bCs/>
          <w:sz w:val="24"/>
          <w:szCs w:val="24"/>
        </w:rPr>
        <w:t>Graphical</w:t>
      </w:r>
      <w:r w:rsidR="001837B2">
        <w:rPr>
          <w:b/>
          <w:bCs/>
          <w:sz w:val="24"/>
          <w:szCs w:val="24"/>
        </w:rPr>
        <w:t xml:space="preserve"> abstract illustrating main result </w:t>
      </w:r>
      <w:r>
        <w:rPr>
          <w:b/>
          <w:bCs/>
          <w:sz w:val="24"/>
          <w:szCs w:val="24"/>
        </w:rPr>
        <w:t>using</w:t>
      </w:r>
      <w:r w:rsidR="001837B2">
        <w:rPr>
          <w:b/>
          <w:bCs/>
          <w:sz w:val="24"/>
          <w:szCs w:val="24"/>
        </w:rPr>
        <w:t xml:space="preserve"> this template</w:t>
      </w:r>
      <w:r>
        <w:rPr>
          <w:b/>
          <w:bCs/>
          <w:sz w:val="24"/>
          <w:szCs w:val="24"/>
        </w:rPr>
        <w:t>:</w:t>
      </w:r>
    </w:p>
    <w:p w14:paraId="76C54EBD" w14:textId="3C248EA2" w:rsidR="00B61360" w:rsidRPr="00A36E00" w:rsidRDefault="00B61360" w:rsidP="001837B2">
      <w:pPr>
        <w:rPr>
          <w:sz w:val="24"/>
          <w:szCs w:val="24"/>
        </w:rPr>
      </w:pPr>
      <w:r w:rsidRPr="00A36E00">
        <w:rPr>
          <w:sz w:val="24"/>
          <w:szCs w:val="24"/>
        </w:rPr>
        <w:t>(</w:t>
      </w:r>
      <w:r w:rsidRPr="00A36E00">
        <w:rPr>
          <w:rFonts w:cs="Arial"/>
          <w:color w:val="2A2A2A"/>
          <w:sz w:val="24"/>
          <w:szCs w:val="24"/>
          <w:shd w:val="clear" w:color="auto" w:fill="FFFFFF"/>
          <w:lang w:val="en-US"/>
        </w:rPr>
        <w:t>It is essential to be concise</w:t>
      </w:r>
      <w:r w:rsidR="00A36E00" w:rsidRPr="00A36E00">
        <w:rPr>
          <w:rFonts w:cs="Arial"/>
          <w:color w:val="2A2A2A"/>
          <w:sz w:val="24"/>
          <w:szCs w:val="24"/>
          <w:shd w:val="clear" w:color="auto" w:fill="FFFFFF"/>
          <w:lang w:val="en-US"/>
        </w:rPr>
        <w:t xml:space="preserve">, </w:t>
      </w:r>
      <w:r w:rsidR="008B28CA">
        <w:rPr>
          <w:rFonts w:cs="Arial"/>
          <w:color w:val="2A2A2A"/>
          <w:sz w:val="24"/>
          <w:szCs w:val="24"/>
          <w:shd w:val="clear" w:color="auto" w:fill="FFFFFF"/>
          <w:lang w:val="en-US"/>
        </w:rPr>
        <w:t xml:space="preserve">the </w:t>
      </w:r>
      <w:r w:rsidR="00A36E00" w:rsidRPr="00A36E00">
        <w:rPr>
          <w:rFonts w:cs="Arial"/>
          <w:color w:val="2A2A2A"/>
          <w:sz w:val="24"/>
          <w:szCs w:val="24"/>
          <w:shd w:val="clear" w:color="auto" w:fill="FFFFFF"/>
          <w:lang w:val="en-US"/>
        </w:rPr>
        <w:t>graphical abstract should form a simple, visual summary of the single main focus and finding of the article, and should not attempt to convey multiple results or complex methodological details</w:t>
      </w:r>
      <w:r w:rsidR="00A36E00">
        <w:rPr>
          <w:rFonts w:cs="Arial"/>
          <w:color w:val="2A2A2A"/>
          <w:sz w:val="24"/>
          <w:szCs w:val="24"/>
          <w:shd w:val="clear" w:color="auto" w:fill="FFFFFF"/>
          <w:lang w:val="en-US"/>
        </w:rPr>
        <w:t>.)</w:t>
      </w:r>
    </w:p>
    <w:p w14:paraId="451A9EF6" w14:textId="506BB99A" w:rsidR="0066701F" w:rsidDel="00AE0941" w:rsidRDefault="00A00F6F" w:rsidP="001837B2">
      <w:pPr>
        <w:rPr>
          <w:del w:id="162" w:author="Min Fan" w:date="2025-07-14T17:34:00Z" w16du:dateUtc="2025-07-14T09:34:00Z"/>
          <w:b/>
          <w:bCs/>
          <w:sz w:val="24"/>
          <w:szCs w:val="24"/>
        </w:rPr>
      </w:pPr>
      <w:r>
        <w:rPr>
          <w:noProof/>
        </w:rPr>
        <w:drawing>
          <wp:inline distT="0" distB="0" distL="0" distR="0" wp14:anchorId="4FBC25A2" wp14:editId="2878DF46">
            <wp:extent cx="5008549" cy="3185160"/>
            <wp:effectExtent l="0" t="0" r="1905"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021648" cy="3193490"/>
                    </a:xfrm>
                    <a:prstGeom prst="rect">
                      <a:avLst/>
                    </a:prstGeom>
                  </pic:spPr>
                </pic:pic>
              </a:graphicData>
            </a:graphic>
          </wp:inline>
        </w:drawing>
      </w:r>
    </w:p>
    <w:p w14:paraId="41CF31E3" w14:textId="77777777" w:rsidR="0065731C" w:rsidDel="00AE0941" w:rsidRDefault="0065731C" w:rsidP="001837B2">
      <w:pPr>
        <w:rPr>
          <w:del w:id="163" w:author="Min Fan" w:date="2025-07-14T17:34:00Z" w16du:dateUtc="2025-07-14T09:34:00Z"/>
          <w:b/>
          <w:bCs/>
          <w:sz w:val="24"/>
          <w:szCs w:val="24"/>
        </w:rPr>
      </w:pPr>
    </w:p>
    <w:p w14:paraId="6F714C90" w14:textId="77777777" w:rsidR="001837B2" w:rsidDel="00AE0941" w:rsidRDefault="001837B2" w:rsidP="001837B2">
      <w:pPr>
        <w:rPr>
          <w:del w:id="164" w:author="Min Fan" w:date="2025-07-14T17:34:00Z" w16du:dateUtc="2025-07-14T09:34:00Z"/>
          <w:b/>
          <w:bCs/>
          <w:sz w:val="24"/>
          <w:szCs w:val="24"/>
        </w:rPr>
      </w:pPr>
    </w:p>
    <w:p w14:paraId="716B6D1D" w14:textId="5CA6C19A" w:rsidR="001837B2" w:rsidDel="00AE0941" w:rsidRDefault="001837B2" w:rsidP="001837B2">
      <w:pPr>
        <w:rPr>
          <w:del w:id="165" w:author="Min Fan" w:date="2025-07-14T17:34:00Z" w16du:dateUtc="2025-07-14T09:34:00Z"/>
          <w:b/>
          <w:bCs/>
          <w:sz w:val="24"/>
          <w:szCs w:val="24"/>
        </w:rPr>
      </w:pPr>
    </w:p>
    <w:p w14:paraId="7A406A2E" w14:textId="77777777" w:rsidR="001837B2" w:rsidDel="00AE0941" w:rsidRDefault="001837B2">
      <w:pPr>
        <w:rPr>
          <w:del w:id="166" w:author="Min Fan" w:date="2025-07-14T17:34:00Z" w16du:dateUtc="2025-07-14T09:34:00Z"/>
          <w:b/>
          <w:bCs/>
          <w:sz w:val="24"/>
          <w:szCs w:val="24"/>
        </w:rPr>
      </w:pPr>
    </w:p>
    <w:p w14:paraId="6EDE8408" w14:textId="77777777" w:rsidR="001837B2" w:rsidDel="00AE0941" w:rsidRDefault="001837B2">
      <w:pPr>
        <w:rPr>
          <w:del w:id="167" w:author="Min Fan" w:date="2025-07-14T17:34:00Z" w16du:dateUtc="2025-07-14T09:34:00Z"/>
          <w:b/>
          <w:bCs/>
          <w:sz w:val="24"/>
          <w:szCs w:val="24"/>
        </w:rPr>
      </w:pPr>
    </w:p>
    <w:p w14:paraId="7A5E5474" w14:textId="77777777" w:rsidR="001837B2" w:rsidDel="00AE0941" w:rsidRDefault="001837B2">
      <w:pPr>
        <w:rPr>
          <w:del w:id="168" w:author="Min Fan" w:date="2025-07-14T17:34:00Z" w16du:dateUtc="2025-07-14T09:34:00Z"/>
          <w:b/>
          <w:bCs/>
          <w:sz w:val="24"/>
          <w:szCs w:val="24"/>
        </w:rPr>
      </w:pPr>
    </w:p>
    <w:p w14:paraId="2997EA4A" w14:textId="77777777" w:rsidR="001837B2" w:rsidDel="00AE0941" w:rsidRDefault="001837B2">
      <w:pPr>
        <w:rPr>
          <w:del w:id="169" w:author="Min Fan" w:date="2025-07-14T17:34:00Z" w16du:dateUtc="2025-07-14T09:34:00Z"/>
          <w:b/>
          <w:bCs/>
          <w:sz w:val="24"/>
          <w:szCs w:val="24"/>
        </w:rPr>
      </w:pPr>
    </w:p>
    <w:p w14:paraId="4DFFCEEA" w14:textId="77777777" w:rsidR="001837B2" w:rsidDel="00AE0941" w:rsidRDefault="001837B2">
      <w:pPr>
        <w:rPr>
          <w:del w:id="170" w:author="Min Fan" w:date="2025-07-14T17:34:00Z" w16du:dateUtc="2025-07-14T09:34:00Z"/>
          <w:b/>
          <w:bCs/>
          <w:sz w:val="24"/>
          <w:szCs w:val="24"/>
        </w:rPr>
      </w:pPr>
    </w:p>
    <w:p w14:paraId="7DD57070" w14:textId="77777777" w:rsidR="001837B2" w:rsidDel="00AE0941" w:rsidRDefault="001837B2">
      <w:pPr>
        <w:rPr>
          <w:del w:id="171" w:author="Min Fan" w:date="2025-07-14T17:34:00Z" w16du:dateUtc="2025-07-14T09:34:00Z"/>
          <w:b/>
          <w:bCs/>
          <w:sz w:val="24"/>
          <w:szCs w:val="24"/>
        </w:rPr>
      </w:pPr>
    </w:p>
    <w:p w14:paraId="581970DE" w14:textId="77777777" w:rsidR="001837B2" w:rsidDel="00AE0941" w:rsidRDefault="001837B2">
      <w:pPr>
        <w:rPr>
          <w:del w:id="172" w:author="Min Fan" w:date="2025-07-14T17:34:00Z" w16du:dateUtc="2025-07-14T09:34:00Z"/>
          <w:b/>
          <w:bCs/>
          <w:sz w:val="24"/>
          <w:szCs w:val="24"/>
        </w:rPr>
      </w:pPr>
    </w:p>
    <w:p w14:paraId="386B04B4" w14:textId="77777777" w:rsidR="001837B2" w:rsidDel="00AE0941" w:rsidRDefault="001837B2">
      <w:pPr>
        <w:rPr>
          <w:del w:id="173" w:author="Min Fan" w:date="2025-07-14T17:34:00Z" w16du:dateUtc="2025-07-14T09:34:00Z"/>
          <w:b/>
          <w:bCs/>
          <w:sz w:val="24"/>
          <w:szCs w:val="24"/>
        </w:rPr>
      </w:pPr>
    </w:p>
    <w:p w14:paraId="307704D7" w14:textId="77777777" w:rsidR="001837B2" w:rsidDel="00AE0941" w:rsidRDefault="001837B2">
      <w:pPr>
        <w:rPr>
          <w:del w:id="174" w:author="Min Fan" w:date="2025-07-14T17:34:00Z" w16du:dateUtc="2025-07-14T09:34:00Z"/>
          <w:b/>
          <w:bCs/>
          <w:sz w:val="24"/>
          <w:szCs w:val="24"/>
        </w:rPr>
      </w:pPr>
    </w:p>
    <w:p w14:paraId="6C17DEBF" w14:textId="77777777" w:rsidR="001837B2" w:rsidDel="00AE0941" w:rsidRDefault="001837B2">
      <w:pPr>
        <w:rPr>
          <w:del w:id="175" w:author="Min Fan" w:date="2025-07-14T17:34:00Z" w16du:dateUtc="2025-07-14T09:34:00Z"/>
          <w:b/>
          <w:bCs/>
          <w:sz w:val="24"/>
          <w:szCs w:val="24"/>
        </w:rPr>
      </w:pPr>
    </w:p>
    <w:p w14:paraId="53921708" w14:textId="77777777" w:rsidR="001837B2" w:rsidDel="00AE0941" w:rsidRDefault="001837B2">
      <w:pPr>
        <w:rPr>
          <w:del w:id="176" w:author="Min Fan" w:date="2025-07-14T17:34:00Z" w16du:dateUtc="2025-07-14T09:34:00Z"/>
          <w:b/>
          <w:bCs/>
          <w:sz w:val="24"/>
          <w:szCs w:val="24"/>
        </w:rPr>
      </w:pPr>
    </w:p>
    <w:p w14:paraId="6F26C0A1" w14:textId="77777777" w:rsidR="001837B2" w:rsidRDefault="001837B2">
      <w:pPr>
        <w:rPr>
          <w:b/>
          <w:bCs/>
          <w:sz w:val="24"/>
          <w:szCs w:val="24"/>
        </w:rPr>
      </w:pPr>
    </w:p>
    <w:p w14:paraId="65957884" w14:textId="77777777" w:rsidR="00AE0941" w:rsidRDefault="00AE0941">
      <w:pPr>
        <w:rPr>
          <w:ins w:id="177" w:author="Min Fan" w:date="2025-07-14T17:33:00Z" w16du:dateUtc="2025-07-14T09:33:00Z"/>
          <w:b/>
          <w:bCs/>
          <w:sz w:val="24"/>
          <w:szCs w:val="24"/>
        </w:rPr>
      </w:pPr>
      <w:ins w:id="178" w:author="Min Fan" w:date="2025-07-14T17:33:00Z" w16du:dateUtc="2025-07-14T09:33:00Z">
        <w:r>
          <w:rPr>
            <w:b/>
            <w:bCs/>
            <w:sz w:val="24"/>
            <w:szCs w:val="24"/>
          </w:rPr>
          <w:br w:type="page"/>
        </w:r>
      </w:ins>
    </w:p>
    <w:p w14:paraId="23EE194F" w14:textId="320E31B3" w:rsidR="000278D0" w:rsidRPr="00DD5986" w:rsidRDefault="000278D0">
      <w:pPr>
        <w:rPr>
          <w:b/>
          <w:bCs/>
          <w:sz w:val="24"/>
          <w:szCs w:val="24"/>
        </w:rPr>
      </w:pPr>
      <w:r>
        <w:rPr>
          <w:b/>
          <w:bCs/>
          <w:sz w:val="24"/>
          <w:szCs w:val="24"/>
        </w:rPr>
        <w:lastRenderedPageBreak/>
        <w:t xml:space="preserve">Abstract </w:t>
      </w:r>
      <w:r w:rsidR="00D50E39" w:rsidRPr="00D50E39">
        <w:rPr>
          <w:sz w:val="24"/>
          <w:szCs w:val="24"/>
        </w:rPr>
        <w:t>(</w:t>
      </w:r>
      <w:r w:rsidR="00D50E39">
        <w:rPr>
          <w:sz w:val="24"/>
          <w:szCs w:val="24"/>
        </w:rPr>
        <w:t>max</w:t>
      </w:r>
      <w:r w:rsidR="00426081">
        <w:rPr>
          <w:sz w:val="24"/>
          <w:szCs w:val="24"/>
        </w:rPr>
        <w:t>imum</w:t>
      </w:r>
      <w:r w:rsidR="00D50E39">
        <w:rPr>
          <w:sz w:val="24"/>
          <w:szCs w:val="24"/>
        </w:rPr>
        <w:t xml:space="preserve"> 300 words, </w:t>
      </w:r>
      <w:r w:rsidR="00D50E39" w:rsidRPr="00D50E39">
        <w:rPr>
          <w:sz w:val="24"/>
          <w:szCs w:val="24"/>
        </w:rPr>
        <w:t>structured)</w:t>
      </w:r>
    </w:p>
    <w:p w14:paraId="03C6A91F" w14:textId="0B7CDD59" w:rsidR="002C6486" w:rsidRPr="00426081" w:rsidRDefault="002C6486">
      <w:pPr>
        <w:rPr>
          <w:b/>
          <w:bCs/>
          <w:sz w:val="24"/>
          <w:szCs w:val="24"/>
        </w:rPr>
      </w:pPr>
      <w:r w:rsidRPr="00426081">
        <w:rPr>
          <w:b/>
          <w:bCs/>
          <w:sz w:val="24"/>
          <w:szCs w:val="24"/>
        </w:rPr>
        <w:t>Background and hypothesis</w:t>
      </w:r>
      <w:r w:rsidR="00426081">
        <w:rPr>
          <w:b/>
          <w:bCs/>
          <w:sz w:val="24"/>
          <w:szCs w:val="24"/>
        </w:rPr>
        <w:t>.</w:t>
      </w:r>
    </w:p>
    <w:p w14:paraId="575360FC" w14:textId="576DDE1C" w:rsidR="002C6486" w:rsidDel="00BE0EB7" w:rsidRDefault="002C6486">
      <w:pPr>
        <w:rPr>
          <w:del w:id="179" w:author="Min Fan" w:date="2025-07-14T18:20:00Z" w16du:dateUtc="2025-07-14T10:20:00Z"/>
          <w:sz w:val="24"/>
          <w:szCs w:val="24"/>
        </w:rPr>
      </w:pPr>
      <w:del w:id="180" w:author="Min Fan" w:date="2025-07-14T18:20:00Z" w16du:dateUtc="2025-07-14T10:20:00Z">
        <w:r w:rsidDel="00BE0EB7">
          <w:rPr>
            <w:sz w:val="24"/>
            <w:szCs w:val="24"/>
          </w:rPr>
          <w:delText>(The hypothesis should be a statement that can be either verified or falsified</w:delText>
        </w:r>
        <w:r w:rsidR="00426081" w:rsidDel="00BE0EB7">
          <w:rPr>
            <w:sz w:val="24"/>
            <w:szCs w:val="24"/>
          </w:rPr>
          <w:delText>.</w:delText>
        </w:r>
        <w:r w:rsidDel="00BE0EB7">
          <w:rPr>
            <w:sz w:val="24"/>
            <w:szCs w:val="24"/>
          </w:rPr>
          <w:delText>)</w:delText>
        </w:r>
      </w:del>
    </w:p>
    <w:p w14:paraId="01E80EE4" w14:textId="2D5556AD" w:rsidR="00EC3372" w:rsidDel="00BE0EB7" w:rsidRDefault="00EC3372">
      <w:pPr>
        <w:rPr>
          <w:del w:id="181" w:author="Min Fan" w:date="2025-07-14T18:21:00Z" w16du:dateUtc="2025-07-14T10:21:00Z"/>
          <w:sz w:val="24"/>
          <w:szCs w:val="24"/>
        </w:rPr>
      </w:pPr>
      <w:r w:rsidRPr="00EC3372">
        <w:rPr>
          <w:sz w:val="24"/>
          <w:szCs w:val="24"/>
        </w:rPr>
        <w:t>The use of oral anticoagulants (OACs) in patients with atrial fibrillation (AF) or atrial flutter (AFL) who are undergoing peritoneal dialysis (PD) is controversial due to their elevated risks for both thromboembolic events and major bleeding. This study aimed to evaluate the effectiveness and safety of OAC initiation in this specific patient population within Hong Kong.</w:t>
      </w:r>
    </w:p>
    <w:p w14:paraId="53001F31" w14:textId="77777777" w:rsidR="002745B3" w:rsidRDefault="002745B3">
      <w:pPr>
        <w:rPr>
          <w:b/>
          <w:bCs/>
          <w:sz w:val="24"/>
          <w:szCs w:val="24"/>
        </w:rPr>
      </w:pPr>
    </w:p>
    <w:p w14:paraId="6CBE1E73" w14:textId="7DB63AF1" w:rsidR="00D50E39" w:rsidRDefault="002C6486">
      <w:pPr>
        <w:rPr>
          <w:b/>
          <w:bCs/>
          <w:sz w:val="24"/>
          <w:szCs w:val="24"/>
        </w:rPr>
      </w:pPr>
      <w:r w:rsidRPr="00426081">
        <w:rPr>
          <w:b/>
          <w:bCs/>
          <w:sz w:val="24"/>
          <w:szCs w:val="24"/>
        </w:rPr>
        <w:t>Methods</w:t>
      </w:r>
      <w:r w:rsidR="00426081">
        <w:rPr>
          <w:b/>
          <w:bCs/>
          <w:sz w:val="24"/>
          <w:szCs w:val="24"/>
        </w:rPr>
        <w:t>.</w:t>
      </w:r>
    </w:p>
    <w:p w14:paraId="780F2227" w14:textId="62E8C8A5" w:rsidR="00EC3372" w:rsidRPr="00EC3372" w:rsidDel="00BE0EB7" w:rsidRDefault="00EC3372">
      <w:pPr>
        <w:rPr>
          <w:del w:id="182" w:author="Min Fan" w:date="2025-07-14T18:21:00Z" w16du:dateUtc="2025-07-14T10:21:00Z"/>
          <w:sz w:val="24"/>
          <w:szCs w:val="24"/>
        </w:rPr>
      </w:pPr>
      <w:r w:rsidRPr="00EC3372">
        <w:rPr>
          <w:sz w:val="24"/>
          <w:szCs w:val="24"/>
        </w:rPr>
        <w:t>A sequential target trial emulation was conducted using a retrospective cohort from the Hong Kong Hospital Authority's electronic database (2007-2022). The study included PD patients with incident AF/AFL and no prior stroke. In a series of 191 monthly sequential trials, OAC initiators were matched 1:10 to non-initiators using propensity scores. The primary outcome was a composite of ischemic stroke, hemorrhagic stroke, and all-cause mortality over three years. The primary safety outcome was a composite of major bleeding events.</w:t>
      </w:r>
    </w:p>
    <w:p w14:paraId="01C83DB0" w14:textId="77777777" w:rsidR="002745B3" w:rsidRDefault="002745B3">
      <w:pPr>
        <w:rPr>
          <w:b/>
          <w:bCs/>
          <w:sz w:val="24"/>
          <w:szCs w:val="24"/>
        </w:rPr>
      </w:pPr>
    </w:p>
    <w:p w14:paraId="00DBCC30" w14:textId="24418CEE" w:rsidR="002C6486" w:rsidRPr="00426081" w:rsidRDefault="002C6486">
      <w:pPr>
        <w:rPr>
          <w:b/>
          <w:bCs/>
          <w:sz w:val="24"/>
          <w:szCs w:val="24"/>
        </w:rPr>
      </w:pPr>
      <w:r w:rsidRPr="00426081">
        <w:rPr>
          <w:b/>
          <w:bCs/>
          <w:sz w:val="24"/>
          <w:szCs w:val="24"/>
        </w:rPr>
        <w:t>Results</w:t>
      </w:r>
      <w:r w:rsidR="00426081">
        <w:rPr>
          <w:b/>
          <w:bCs/>
          <w:sz w:val="24"/>
          <w:szCs w:val="24"/>
        </w:rPr>
        <w:t>.</w:t>
      </w:r>
    </w:p>
    <w:p w14:paraId="511CA73A" w14:textId="13ED8E07" w:rsidR="002745B3" w:rsidRPr="00EC3372" w:rsidRDefault="00EC3372">
      <w:pPr>
        <w:rPr>
          <w:sz w:val="24"/>
          <w:szCs w:val="24"/>
        </w:rPr>
      </w:pPr>
      <w:r w:rsidRPr="00EC3372">
        <w:rPr>
          <w:sz w:val="24"/>
          <w:szCs w:val="24"/>
        </w:rPr>
        <w:t>From 8,230 eligible patients, only 81 (0.98%) were OAC initiators. After matching, the cohort consisted of 81 OAC initiators and 806 non-initiators. Over a median follow-up of 357 days, the 3-year cumulative incidence of the composite stroke and mortality outcome was similar between groups (risk difference [RD]: -0.03%, 95% CI: -0.18% to 0.11%). Likewise, no significant difference was observed for the composite bleeding outcome (RD: -0.01%, 95% CI: -0.15% to 0.12%). Subgroup analyses by age and sex, as well as sensitivity analyses, yielded consistent results.</w:t>
      </w:r>
    </w:p>
    <w:p w14:paraId="5B760A4A" w14:textId="64F2C92D" w:rsidR="00D50E39" w:rsidRPr="00426081" w:rsidRDefault="002C6486">
      <w:pPr>
        <w:rPr>
          <w:b/>
          <w:bCs/>
          <w:sz w:val="24"/>
          <w:szCs w:val="24"/>
        </w:rPr>
      </w:pPr>
      <w:r w:rsidRPr="00426081">
        <w:rPr>
          <w:b/>
          <w:bCs/>
          <w:sz w:val="24"/>
          <w:szCs w:val="24"/>
        </w:rPr>
        <w:t>Conclusion</w:t>
      </w:r>
      <w:r w:rsidR="00426081">
        <w:rPr>
          <w:b/>
          <w:bCs/>
          <w:sz w:val="24"/>
          <w:szCs w:val="24"/>
        </w:rPr>
        <w:t>.</w:t>
      </w:r>
    </w:p>
    <w:p w14:paraId="20B8D6C4" w14:textId="359458FA" w:rsidR="00D50E39" w:rsidRDefault="00EC3372">
      <w:pPr>
        <w:rPr>
          <w:sz w:val="24"/>
          <w:szCs w:val="24"/>
        </w:rPr>
      </w:pPr>
      <w:r w:rsidRPr="00EC3372">
        <w:rPr>
          <w:sz w:val="24"/>
          <w:szCs w:val="24"/>
        </w:rPr>
        <w:t>In this population-based study of peritoneal dialysis patients with AF or AFL, the initiation of oral anticoagulants was not associated with a significant reduction in the risk of stroke, mortality, or major bleeding. These findings suggest that the benefits of OACs in this high-risk population remain uncertain.</w:t>
      </w:r>
    </w:p>
    <w:p w14:paraId="48E5DDE3" w14:textId="278CD631" w:rsidR="00221FE9" w:rsidDel="00BE0EB7" w:rsidRDefault="00221FE9">
      <w:pPr>
        <w:rPr>
          <w:del w:id="183" w:author="Min Fan" w:date="2025-07-14T18:21:00Z" w16du:dateUtc="2025-07-14T10:21:00Z"/>
          <w:b/>
          <w:bCs/>
          <w:sz w:val="24"/>
          <w:szCs w:val="24"/>
        </w:rPr>
      </w:pPr>
    </w:p>
    <w:p w14:paraId="6101DD35" w14:textId="6338A3C0" w:rsidR="00D50E39" w:rsidDel="00BE0EB7" w:rsidRDefault="00D50E39">
      <w:pPr>
        <w:rPr>
          <w:del w:id="184" w:author="Min Fan" w:date="2025-07-14T18:21:00Z" w16du:dateUtc="2025-07-14T10:21:00Z"/>
          <w:b/>
          <w:bCs/>
          <w:sz w:val="24"/>
          <w:szCs w:val="24"/>
        </w:rPr>
      </w:pPr>
    </w:p>
    <w:p w14:paraId="0EEEE5F4" w14:textId="300071A2" w:rsidR="00D50E39" w:rsidDel="00BE0EB7" w:rsidRDefault="00D50E39">
      <w:pPr>
        <w:rPr>
          <w:del w:id="185" w:author="Min Fan" w:date="2025-07-14T18:21:00Z" w16du:dateUtc="2025-07-14T10:21:00Z"/>
          <w:b/>
          <w:bCs/>
          <w:sz w:val="24"/>
          <w:szCs w:val="24"/>
        </w:rPr>
      </w:pPr>
    </w:p>
    <w:p w14:paraId="1C14108C" w14:textId="52E3B39B" w:rsidR="00D50E39" w:rsidDel="00BE0EB7" w:rsidRDefault="00D50E39">
      <w:pPr>
        <w:rPr>
          <w:del w:id="186" w:author="Min Fan" w:date="2025-07-14T18:21:00Z" w16du:dateUtc="2025-07-14T10:21:00Z"/>
          <w:b/>
          <w:bCs/>
          <w:sz w:val="24"/>
          <w:szCs w:val="24"/>
        </w:rPr>
      </w:pPr>
    </w:p>
    <w:p w14:paraId="046E1C20" w14:textId="0A3EBAD1" w:rsidR="00D50E39" w:rsidDel="00BE0EB7" w:rsidRDefault="00D50E39">
      <w:pPr>
        <w:rPr>
          <w:del w:id="187" w:author="Min Fan" w:date="2025-07-14T18:21:00Z" w16du:dateUtc="2025-07-14T10:21:00Z"/>
          <w:b/>
          <w:bCs/>
          <w:sz w:val="24"/>
          <w:szCs w:val="24"/>
        </w:rPr>
      </w:pPr>
    </w:p>
    <w:p w14:paraId="23918E0A" w14:textId="064441E5" w:rsidR="00D50E39" w:rsidDel="00BE0EB7" w:rsidRDefault="00D50E39">
      <w:pPr>
        <w:rPr>
          <w:del w:id="188" w:author="Min Fan" w:date="2025-07-14T18:21:00Z" w16du:dateUtc="2025-07-14T10:21:00Z"/>
          <w:b/>
          <w:bCs/>
          <w:sz w:val="24"/>
          <w:szCs w:val="24"/>
        </w:rPr>
      </w:pPr>
    </w:p>
    <w:p w14:paraId="03A09E4D" w14:textId="4661E27C" w:rsidR="00D50E39" w:rsidDel="00BE0EB7" w:rsidRDefault="00D50E39">
      <w:pPr>
        <w:rPr>
          <w:del w:id="189" w:author="Min Fan" w:date="2025-07-14T18:21:00Z" w16du:dateUtc="2025-07-14T10:21:00Z"/>
          <w:b/>
          <w:bCs/>
          <w:sz w:val="24"/>
          <w:szCs w:val="24"/>
        </w:rPr>
      </w:pPr>
    </w:p>
    <w:p w14:paraId="343A854A" w14:textId="6670968B" w:rsidR="00D50E39" w:rsidDel="00BE0EB7" w:rsidRDefault="00D50E39">
      <w:pPr>
        <w:rPr>
          <w:del w:id="190" w:author="Min Fan" w:date="2025-07-14T18:21:00Z" w16du:dateUtc="2025-07-14T10:21:00Z"/>
          <w:b/>
          <w:bCs/>
          <w:sz w:val="24"/>
          <w:szCs w:val="24"/>
        </w:rPr>
      </w:pPr>
    </w:p>
    <w:p w14:paraId="084C39C0" w14:textId="434DFFA4" w:rsidR="00D50E39" w:rsidDel="00BE0EB7" w:rsidRDefault="00D50E39">
      <w:pPr>
        <w:rPr>
          <w:del w:id="191" w:author="Min Fan" w:date="2025-07-14T18:21:00Z" w16du:dateUtc="2025-07-14T10:21:00Z"/>
          <w:b/>
          <w:bCs/>
          <w:sz w:val="24"/>
          <w:szCs w:val="24"/>
        </w:rPr>
      </w:pPr>
    </w:p>
    <w:p w14:paraId="22550D6C" w14:textId="79D37F47" w:rsidR="00D50E39" w:rsidDel="00BE0EB7" w:rsidRDefault="00D50E39">
      <w:pPr>
        <w:rPr>
          <w:del w:id="192" w:author="Min Fan" w:date="2025-07-14T18:21:00Z" w16du:dateUtc="2025-07-14T10:21:00Z"/>
          <w:b/>
          <w:bCs/>
          <w:sz w:val="24"/>
          <w:szCs w:val="24"/>
        </w:rPr>
      </w:pPr>
    </w:p>
    <w:p w14:paraId="41C6B34A" w14:textId="57A26578" w:rsidR="00D50E39" w:rsidDel="00BE0EB7" w:rsidRDefault="00D50E39">
      <w:pPr>
        <w:rPr>
          <w:del w:id="193" w:author="Min Fan" w:date="2025-07-14T18:21:00Z" w16du:dateUtc="2025-07-14T10:21:00Z"/>
          <w:b/>
          <w:bCs/>
          <w:sz w:val="24"/>
          <w:szCs w:val="24"/>
        </w:rPr>
      </w:pPr>
    </w:p>
    <w:p w14:paraId="0C1B94AC" w14:textId="71200856" w:rsidR="00D50E39" w:rsidDel="00BE0EB7" w:rsidRDefault="00D50E39">
      <w:pPr>
        <w:rPr>
          <w:del w:id="194" w:author="Min Fan" w:date="2025-07-14T18:21:00Z" w16du:dateUtc="2025-07-14T10:21:00Z"/>
          <w:b/>
          <w:bCs/>
          <w:sz w:val="24"/>
          <w:szCs w:val="24"/>
        </w:rPr>
      </w:pPr>
    </w:p>
    <w:p w14:paraId="74ECC96B" w14:textId="7A196944" w:rsidR="00D50E39" w:rsidDel="00BE0EB7" w:rsidRDefault="00D50E39">
      <w:pPr>
        <w:rPr>
          <w:del w:id="195" w:author="Min Fan" w:date="2025-07-14T18:21:00Z" w16du:dateUtc="2025-07-14T10:21:00Z"/>
          <w:b/>
          <w:bCs/>
          <w:sz w:val="24"/>
          <w:szCs w:val="24"/>
        </w:rPr>
      </w:pPr>
    </w:p>
    <w:p w14:paraId="3BE86138" w14:textId="550E7D8E" w:rsidR="00D50E39" w:rsidDel="00BE0EB7" w:rsidRDefault="00D50E39">
      <w:pPr>
        <w:rPr>
          <w:del w:id="196" w:author="Min Fan" w:date="2025-07-14T18:21:00Z" w16du:dateUtc="2025-07-14T10:21:00Z"/>
          <w:b/>
          <w:bCs/>
          <w:sz w:val="24"/>
          <w:szCs w:val="24"/>
        </w:rPr>
      </w:pPr>
    </w:p>
    <w:p w14:paraId="27F3A04E" w14:textId="40ED2D51" w:rsidR="00D50E39" w:rsidDel="00BE0EB7" w:rsidRDefault="00D50E39">
      <w:pPr>
        <w:rPr>
          <w:del w:id="197" w:author="Min Fan" w:date="2025-07-14T18:21:00Z" w16du:dateUtc="2025-07-14T10:21:00Z"/>
          <w:b/>
          <w:bCs/>
          <w:sz w:val="24"/>
          <w:szCs w:val="24"/>
        </w:rPr>
      </w:pPr>
    </w:p>
    <w:p w14:paraId="65F05C2F" w14:textId="631E0116" w:rsidR="00D50E39" w:rsidDel="00BE0EB7" w:rsidRDefault="00D50E39">
      <w:pPr>
        <w:rPr>
          <w:del w:id="198" w:author="Min Fan" w:date="2025-07-14T18:21:00Z" w16du:dateUtc="2025-07-14T10:21:00Z"/>
          <w:b/>
          <w:bCs/>
          <w:sz w:val="24"/>
          <w:szCs w:val="24"/>
        </w:rPr>
      </w:pPr>
    </w:p>
    <w:p w14:paraId="111C99EA" w14:textId="7CB2C5CE" w:rsidR="00D50E39" w:rsidDel="00BE0EB7" w:rsidRDefault="00D50E39">
      <w:pPr>
        <w:rPr>
          <w:del w:id="199" w:author="Min Fan" w:date="2025-07-14T18:21:00Z" w16du:dateUtc="2025-07-14T10:21:00Z"/>
          <w:b/>
          <w:bCs/>
          <w:sz w:val="24"/>
          <w:szCs w:val="24"/>
        </w:rPr>
      </w:pPr>
    </w:p>
    <w:p w14:paraId="715B6BD7" w14:textId="3A61D0D5" w:rsidR="00D50E39" w:rsidDel="00BE0EB7" w:rsidRDefault="00D50E39">
      <w:pPr>
        <w:rPr>
          <w:del w:id="200" w:author="Min Fan" w:date="2025-07-14T18:21:00Z" w16du:dateUtc="2025-07-14T10:21:00Z"/>
          <w:b/>
          <w:bCs/>
          <w:sz w:val="24"/>
          <w:szCs w:val="24"/>
        </w:rPr>
      </w:pPr>
    </w:p>
    <w:p w14:paraId="559546D5" w14:textId="230E88EC" w:rsidR="00D50E39" w:rsidDel="00BE0EB7" w:rsidRDefault="00D50E39">
      <w:pPr>
        <w:rPr>
          <w:del w:id="201" w:author="Min Fan" w:date="2025-07-14T18:21:00Z" w16du:dateUtc="2025-07-14T10:21:00Z"/>
          <w:b/>
          <w:bCs/>
          <w:sz w:val="24"/>
          <w:szCs w:val="24"/>
        </w:rPr>
      </w:pPr>
    </w:p>
    <w:p w14:paraId="2969A271" w14:textId="4E8B4A1E" w:rsidR="00BE0EB7" w:rsidRDefault="00BE0EB7">
      <w:pPr>
        <w:rPr>
          <w:ins w:id="202" w:author="Min Fan" w:date="2025-07-14T18:21:00Z" w16du:dateUtc="2025-07-14T10:21:00Z"/>
          <w:b/>
          <w:bCs/>
          <w:sz w:val="24"/>
          <w:szCs w:val="24"/>
        </w:rPr>
      </w:pPr>
      <w:ins w:id="203" w:author="Min Fan" w:date="2025-07-14T18:21:00Z" w16du:dateUtc="2025-07-14T10:21:00Z">
        <w:r>
          <w:rPr>
            <w:b/>
            <w:bCs/>
            <w:sz w:val="24"/>
            <w:szCs w:val="24"/>
          </w:rPr>
          <w:br w:type="page"/>
        </w:r>
      </w:ins>
    </w:p>
    <w:p w14:paraId="50A734D1" w14:textId="77777777" w:rsidR="002745B3" w:rsidDel="00BE0EB7" w:rsidRDefault="002745B3">
      <w:pPr>
        <w:rPr>
          <w:del w:id="204" w:author="Min Fan" w:date="2025-07-14T18:21:00Z" w16du:dateUtc="2025-07-14T10:21:00Z"/>
          <w:b/>
          <w:bCs/>
          <w:sz w:val="24"/>
          <w:szCs w:val="24"/>
        </w:rPr>
      </w:pPr>
    </w:p>
    <w:p w14:paraId="75D8FCDA" w14:textId="78FAC06B" w:rsidR="002C6486" w:rsidRDefault="00426081">
      <w:pPr>
        <w:rPr>
          <w:b/>
          <w:bCs/>
          <w:sz w:val="24"/>
          <w:szCs w:val="24"/>
        </w:rPr>
      </w:pPr>
      <w:r>
        <w:rPr>
          <w:b/>
          <w:bCs/>
          <w:sz w:val="24"/>
          <w:szCs w:val="24"/>
        </w:rPr>
        <w:t>Key learning points</w:t>
      </w:r>
    </w:p>
    <w:p w14:paraId="24D73849" w14:textId="0898C69F" w:rsidR="002C6486" w:rsidRDefault="00347A00" w:rsidP="002C6486">
      <w:pPr>
        <w:rPr>
          <w:sz w:val="24"/>
          <w:szCs w:val="24"/>
        </w:rPr>
      </w:pPr>
      <w:commentRangeStart w:id="205"/>
      <w:r>
        <w:rPr>
          <w:b/>
          <w:bCs/>
          <w:sz w:val="24"/>
          <w:szCs w:val="24"/>
        </w:rPr>
        <w:t>What</w:t>
      </w:r>
      <w:r w:rsidR="00F8713D">
        <w:rPr>
          <w:b/>
          <w:bCs/>
          <w:sz w:val="24"/>
          <w:szCs w:val="24"/>
        </w:rPr>
        <w:t xml:space="preserve"> </w:t>
      </w:r>
      <w:r w:rsidR="002C6486">
        <w:rPr>
          <w:b/>
          <w:bCs/>
          <w:sz w:val="24"/>
          <w:szCs w:val="24"/>
        </w:rPr>
        <w:t xml:space="preserve">was known </w:t>
      </w:r>
      <w:del w:id="206" w:author="Min Fan" w:date="2025-07-15T16:03:00Z" w16du:dateUtc="2025-07-15T08:03:00Z">
        <w:r w:rsidR="002C6486" w:rsidRPr="002C6486" w:rsidDel="00E76ABA">
          <w:rPr>
            <w:sz w:val="24"/>
            <w:szCs w:val="24"/>
          </w:rPr>
          <w:delText>(</w:delText>
        </w:r>
        <w:r w:rsidR="002C6486" w:rsidDel="00E76ABA">
          <w:rPr>
            <w:sz w:val="24"/>
            <w:szCs w:val="24"/>
          </w:rPr>
          <w:delText>max</w:delText>
        </w:r>
        <w:r w:rsidR="00426081" w:rsidDel="00E76ABA">
          <w:rPr>
            <w:sz w:val="24"/>
            <w:szCs w:val="24"/>
          </w:rPr>
          <w:delText>imum</w:delText>
        </w:r>
        <w:r w:rsidR="002C6486" w:rsidDel="00E76ABA">
          <w:rPr>
            <w:sz w:val="24"/>
            <w:szCs w:val="24"/>
          </w:rPr>
          <w:delText xml:space="preserve"> </w:delText>
        </w:r>
        <w:r w:rsidR="002C6486" w:rsidRPr="002C6486" w:rsidDel="00E76ABA">
          <w:rPr>
            <w:sz w:val="24"/>
            <w:szCs w:val="24"/>
          </w:rPr>
          <w:delText>50 words)</w:delText>
        </w:r>
      </w:del>
      <w:r w:rsidR="004869C5">
        <w:rPr>
          <w:b/>
          <w:bCs/>
          <w:sz w:val="24"/>
          <w:szCs w:val="24"/>
        </w:rPr>
        <w:t>:</w:t>
      </w:r>
      <w:commentRangeEnd w:id="205"/>
      <w:r w:rsidR="00344844">
        <w:rPr>
          <w:rStyle w:val="CommentReference"/>
          <w:kern w:val="2"/>
          <w:lang w:val="en-HK" w:eastAsia="zh-TW"/>
          <w14:ligatures w14:val="standardContextual"/>
        </w:rPr>
        <w:commentReference w:id="205"/>
      </w:r>
    </w:p>
    <w:p w14:paraId="3C7EE01C" w14:textId="2DC3E9C0" w:rsidR="002C6486" w:rsidRPr="00516788" w:rsidRDefault="00516788" w:rsidP="002C6486">
      <w:pPr>
        <w:rPr>
          <w:sz w:val="24"/>
          <w:szCs w:val="24"/>
          <w:rPrChange w:id="207" w:author="Min Fan" w:date="2025-07-15T15:58:00Z" w16du:dateUtc="2025-07-15T07:58:00Z">
            <w:rPr>
              <w:b/>
              <w:bCs/>
              <w:sz w:val="24"/>
              <w:szCs w:val="24"/>
            </w:rPr>
          </w:rPrChange>
        </w:rPr>
      </w:pPr>
      <w:ins w:id="208" w:author="Min Fan" w:date="2025-07-15T15:58:00Z" w16du:dateUtc="2025-07-15T07:58:00Z">
        <w:r w:rsidRPr="00516788">
          <w:rPr>
            <w:sz w:val="24"/>
            <w:szCs w:val="24"/>
            <w:rPrChange w:id="209" w:author="Min Fan" w:date="2025-07-15T15:58:00Z" w16du:dateUtc="2025-07-15T07:58:00Z">
              <w:rPr>
                <w:b/>
                <w:bCs/>
                <w:sz w:val="24"/>
                <w:szCs w:val="24"/>
              </w:rPr>
            </w:rPrChange>
          </w:rPr>
          <w:t xml:space="preserve">Peritoneal dialysis (PD) patients with atrial fibrillation (AF) face elevated risks of both thromboembolic events and major bleeding. Guidelines conflict on oral anticoagulant (OAC) use: KDIGO advises against it, while AHA offers only a weak recommendation (Class 2B) due to inconclusive evidence from observational studies </w:t>
        </w:r>
      </w:ins>
    </w:p>
    <w:p w14:paraId="03C0DD72" w14:textId="53B0A54B" w:rsidR="002C6486" w:rsidRDefault="002C6486" w:rsidP="002C6486">
      <w:pPr>
        <w:rPr>
          <w:sz w:val="24"/>
          <w:szCs w:val="24"/>
        </w:rPr>
      </w:pPr>
      <w:r>
        <w:rPr>
          <w:b/>
          <w:bCs/>
          <w:sz w:val="24"/>
          <w:szCs w:val="24"/>
        </w:rPr>
        <w:t>This study adds</w:t>
      </w:r>
      <w:del w:id="210" w:author="Min Fan" w:date="2025-07-15T16:03:00Z" w16du:dateUtc="2025-07-15T08:03:00Z">
        <w:r w:rsidDel="00E76ABA">
          <w:rPr>
            <w:b/>
            <w:bCs/>
            <w:sz w:val="24"/>
            <w:szCs w:val="24"/>
          </w:rPr>
          <w:delText xml:space="preserve"> </w:delText>
        </w:r>
        <w:r w:rsidRPr="002C6486" w:rsidDel="00E76ABA">
          <w:rPr>
            <w:sz w:val="24"/>
            <w:szCs w:val="24"/>
          </w:rPr>
          <w:delText>(</w:delText>
        </w:r>
        <w:r w:rsidDel="00E76ABA">
          <w:rPr>
            <w:sz w:val="24"/>
            <w:szCs w:val="24"/>
          </w:rPr>
          <w:delText>max</w:delText>
        </w:r>
        <w:r w:rsidR="00426081" w:rsidDel="00E76ABA">
          <w:rPr>
            <w:sz w:val="24"/>
            <w:szCs w:val="24"/>
          </w:rPr>
          <w:delText xml:space="preserve">imum </w:delText>
        </w:r>
        <w:r w:rsidRPr="002C6486" w:rsidDel="00E76ABA">
          <w:rPr>
            <w:sz w:val="24"/>
            <w:szCs w:val="24"/>
          </w:rPr>
          <w:delText>50 words)</w:delText>
        </w:r>
      </w:del>
      <w:r w:rsidR="004869C5">
        <w:rPr>
          <w:b/>
          <w:bCs/>
          <w:sz w:val="24"/>
          <w:szCs w:val="24"/>
        </w:rPr>
        <w:t>:</w:t>
      </w:r>
    </w:p>
    <w:p w14:paraId="5EC01745" w14:textId="54C2F799" w:rsidR="002C6486" w:rsidRPr="00516788" w:rsidRDefault="00516788" w:rsidP="002C6486">
      <w:pPr>
        <w:rPr>
          <w:b/>
          <w:bCs/>
          <w:sz w:val="24"/>
          <w:szCs w:val="24"/>
        </w:rPr>
      </w:pPr>
      <w:ins w:id="211" w:author="Min Fan" w:date="2025-07-15T15:58:00Z" w16du:dateUtc="2025-07-15T07:58:00Z">
        <w:r w:rsidRPr="00516788">
          <w:rPr>
            <w:sz w:val="24"/>
            <w:szCs w:val="24"/>
            <w:rPrChange w:id="212" w:author="Min Fan" w:date="2025-07-15T15:58:00Z" w16du:dateUtc="2025-07-15T07:58:00Z">
              <w:rPr>
                <w:b/>
                <w:bCs/>
                <w:sz w:val="24"/>
                <w:szCs w:val="24"/>
              </w:rPr>
            </w:rPrChange>
          </w:rPr>
          <w:t xml:space="preserve">In 8,230 PD patients with incident AF in Hong Kong, only 0.98% initiated OACs. </w:t>
        </w:r>
      </w:ins>
      <w:ins w:id="213" w:author="Min Fan" w:date="2025-07-15T16:02:00Z" w16du:dateUtc="2025-07-15T08:02:00Z">
        <w:r w:rsidR="006D6DA1">
          <w:rPr>
            <w:rFonts w:hint="eastAsia"/>
            <w:sz w:val="24"/>
            <w:szCs w:val="24"/>
            <w:lang w:eastAsia="zh-CN"/>
          </w:rPr>
          <w:t xml:space="preserve">Sequential trials with </w:t>
        </w:r>
      </w:ins>
      <w:ins w:id="214" w:author="Min Fan" w:date="2025-07-15T16:04:00Z" w16du:dateUtc="2025-07-15T08:04:00Z">
        <w:r w:rsidR="00E76ABA">
          <w:rPr>
            <w:rFonts w:hint="eastAsia"/>
            <w:sz w:val="24"/>
            <w:szCs w:val="24"/>
            <w:lang w:eastAsia="zh-CN"/>
          </w:rPr>
          <w:t xml:space="preserve">PS </w:t>
        </w:r>
      </w:ins>
      <w:ins w:id="215" w:author="Min Fan" w:date="2025-07-15T15:58:00Z" w16du:dateUtc="2025-07-15T07:58:00Z">
        <w:r w:rsidRPr="00516788">
          <w:rPr>
            <w:sz w:val="24"/>
            <w:szCs w:val="24"/>
            <w:rPrChange w:id="216" w:author="Min Fan" w:date="2025-07-15T15:58:00Z" w16du:dateUtc="2025-07-15T07:58:00Z">
              <w:rPr>
                <w:b/>
                <w:bCs/>
                <w:sz w:val="24"/>
                <w:szCs w:val="24"/>
              </w:rPr>
            </w:rPrChange>
          </w:rPr>
          <w:t>match</w:t>
        </w:r>
      </w:ins>
      <w:ins w:id="217" w:author="Min Fan" w:date="2025-07-15T16:02:00Z" w16du:dateUtc="2025-07-15T08:02:00Z">
        <w:r w:rsidR="006D6DA1">
          <w:rPr>
            <w:rFonts w:hint="eastAsia"/>
            <w:sz w:val="24"/>
            <w:szCs w:val="24"/>
            <w:lang w:eastAsia="zh-CN"/>
          </w:rPr>
          <w:t>ing</w:t>
        </w:r>
      </w:ins>
      <w:ins w:id="218" w:author="Min Fan" w:date="2025-07-15T15:58:00Z" w16du:dateUtc="2025-07-15T07:58:00Z">
        <w:r w:rsidRPr="00516788">
          <w:rPr>
            <w:sz w:val="24"/>
            <w:szCs w:val="24"/>
            <w:rPrChange w:id="219" w:author="Min Fan" w:date="2025-07-15T15:58:00Z" w16du:dateUtc="2025-07-15T07:58:00Z">
              <w:rPr>
                <w:b/>
                <w:bCs/>
                <w:sz w:val="24"/>
                <w:szCs w:val="24"/>
              </w:rPr>
            </w:rPrChange>
          </w:rPr>
          <w:t xml:space="preserve"> showed no significant 3-year reduction in stroke</w:t>
        </w:r>
      </w:ins>
      <w:ins w:id="220" w:author="Min Fan" w:date="2025-07-15T16:04:00Z" w16du:dateUtc="2025-07-15T08:04:00Z">
        <w:r w:rsidR="00E76ABA">
          <w:rPr>
            <w:rFonts w:hint="eastAsia"/>
            <w:sz w:val="24"/>
            <w:szCs w:val="24"/>
            <w:lang w:eastAsia="zh-CN"/>
          </w:rPr>
          <w:t>/</w:t>
        </w:r>
      </w:ins>
      <w:ins w:id="221" w:author="Min Fan" w:date="2025-07-15T15:58:00Z" w16du:dateUtc="2025-07-15T07:58:00Z">
        <w:r w:rsidRPr="00516788">
          <w:rPr>
            <w:sz w:val="24"/>
            <w:szCs w:val="24"/>
            <w:rPrChange w:id="222" w:author="Min Fan" w:date="2025-07-15T15:58:00Z" w16du:dateUtc="2025-07-15T07:58:00Z">
              <w:rPr>
                <w:b/>
                <w:bCs/>
                <w:sz w:val="24"/>
                <w:szCs w:val="24"/>
              </w:rPr>
            </w:rPrChange>
          </w:rPr>
          <w:t xml:space="preserve">mortality (risk difference [RD]: −0.03%, 95% CI: −0.18% to 0.11%) or major bleeding (RD: −0.01%, −0.15% to 0.12%) with OAC initiation. </w:t>
        </w:r>
      </w:ins>
      <w:ins w:id="223" w:author="Min Fan" w:date="2025-07-15T16:04:00Z" w16du:dateUtc="2025-07-15T08:04:00Z">
        <w:r w:rsidR="00E76ABA">
          <w:rPr>
            <w:rFonts w:hint="eastAsia"/>
            <w:sz w:val="24"/>
            <w:szCs w:val="24"/>
            <w:lang w:eastAsia="zh-CN"/>
          </w:rPr>
          <w:t>S</w:t>
        </w:r>
      </w:ins>
      <w:ins w:id="224" w:author="Min Fan" w:date="2025-07-15T15:58:00Z" w16du:dateUtc="2025-07-15T07:58:00Z">
        <w:r w:rsidRPr="00516788">
          <w:rPr>
            <w:sz w:val="24"/>
            <w:szCs w:val="24"/>
            <w:rPrChange w:id="225" w:author="Min Fan" w:date="2025-07-15T15:58:00Z" w16du:dateUtc="2025-07-15T07:58:00Z">
              <w:rPr>
                <w:b/>
                <w:bCs/>
                <w:sz w:val="24"/>
                <w:szCs w:val="24"/>
              </w:rPr>
            </w:rPrChange>
          </w:rPr>
          <w:t>ubgroup</w:t>
        </w:r>
      </w:ins>
      <w:ins w:id="226" w:author="Min Fan" w:date="2025-07-15T16:04:00Z" w16du:dateUtc="2025-07-15T08:04:00Z">
        <w:r w:rsidR="00E76ABA">
          <w:rPr>
            <w:rFonts w:hint="eastAsia"/>
            <w:sz w:val="24"/>
            <w:szCs w:val="24"/>
            <w:lang w:eastAsia="zh-CN"/>
          </w:rPr>
          <w:t>/</w:t>
        </w:r>
      </w:ins>
      <w:ins w:id="227" w:author="Min Fan" w:date="2025-07-15T15:58:00Z" w16du:dateUtc="2025-07-15T07:58:00Z">
        <w:r w:rsidRPr="00516788">
          <w:rPr>
            <w:sz w:val="24"/>
            <w:szCs w:val="24"/>
            <w:rPrChange w:id="228" w:author="Min Fan" w:date="2025-07-15T15:58:00Z" w16du:dateUtc="2025-07-15T07:58:00Z">
              <w:rPr>
                <w:b/>
                <w:bCs/>
                <w:sz w:val="24"/>
                <w:szCs w:val="24"/>
              </w:rPr>
            </w:rPrChange>
          </w:rPr>
          <w:t>sensitivity analyses confirmed consistency</w:t>
        </w:r>
        <w:r>
          <w:rPr>
            <w:rFonts w:hint="eastAsia"/>
            <w:b/>
            <w:bCs/>
            <w:sz w:val="24"/>
            <w:szCs w:val="24"/>
            <w:lang w:eastAsia="zh-CN"/>
          </w:rPr>
          <w:t>.</w:t>
        </w:r>
        <w:r w:rsidRPr="00516788">
          <w:rPr>
            <w:b/>
            <w:bCs/>
            <w:sz w:val="24"/>
            <w:szCs w:val="24"/>
          </w:rPr>
          <w:t xml:space="preserve"> </w:t>
        </w:r>
      </w:ins>
    </w:p>
    <w:p w14:paraId="6B4BA955" w14:textId="592DEBE5" w:rsidR="002C6486" w:rsidRDefault="002C6486" w:rsidP="002C6486">
      <w:pPr>
        <w:rPr>
          <w:sz w:val="24"/>
          <w:szCs w:val="24"/>
        </w:rPr>
      </w:pPr>
      <w:r>
        <w:rPr>
          <w:b/>
          <w:bCs/>
          <w:sz w:val="24"/>
          <w:szCs w:val="24"/>
        </w:rPr>
        <w:t>Potential impact</w:t>
      </w:r>
      <w:del w:id="229" w:author="Min Fan" w:date="2025-07-15T16:05:00Z" w16du:dateUtc="2025-07-15T08:05:00Z">
        <w:r w:rsidR="00F8713D" w:rsidDel="00E76ABA">
          <w:rPr>
            <w:b/>
            <w:bCs/>
            <w:sz w:val="24"/>
            <w:szCs w:val="24"/>
          </w:rPr>
          <w:delText xml:space="preserve"> </w:delText>
        </w:r>
        <w:r w:rsidRPr="002C6486" w:rsidDel="00E76ABA">
          <w:rPr>
            <w:sz w:val="24"/>
            <w:szCs w:val="24"/>
          </w:rPr>
          <w:delText>(</w:delText>
        </w:r>
        <w:r w:rsidR="00F8713D" w:rsidRPr="00F8713D" w:rsidDel="00E76ABA">
          <w:rPr>
            <w:sz w:val="24"/>
            <w:szCs w:val="24"/>
          </w:rPr>
          <w:delText xml:space="preserve">on practice or understanding, </w:delText>
        </w:r>
        <w:r w:rsidRPr="00F8713D" w:rsidDel="00E76ABA">
          <w:rPr>
            <w:sz w:val="24"/>
            <w:szCs w:val="24"/>
          </w:rPr>
          <w:delText>max</w:delText>
        </w:r>
        <w:r w:rsidR="00426081" w:rsidDel="00E76ABA">
          <w:rPr>
            <w:sz w:val="24"/>
            <w:szCs w:val="24"/>
          </w:rPr>
          <w:delText xml:space="preserve">imum </w:delText>
        </w:r>
        <w:r w:rsidRPr="002C6486" w:rsidDel="00E76ABA">
          <w:rPr>
            <w:sz w:val="24"/>
            <w:szCs w:val="24"/>
          </w:rPr>
          <w:delText>50 words)</w:delText>
        </w:r>
      </w:del>
      <w:r w:rsidR="004869C5">
        <w:rPr>
          <w:b/>
          <w:bCs/>
          <w:sz w:val="24"/>
          <w:szCs w:val="24"/>
        </w:rPr>
        <w:t>:</w:t>
      </w:r>
    </w:p>
    <w:p w14:paraId="5A674849" w14:textId="58EA4D8C" w:rsidR="002C6486" w:rsidRPr="00516788" w:rsidRDefault="00E76ABA" w:rsidP="002C6486">
      <w:pPr>
        <w:rPr>
          <w:sz w:val="24"/>
          <w:szCs w:val="24"/>
          <w:lang w:eastAsia="zh-CN"/>
          <w:rPrChange w:id="230" w:author="Min Fan" w:date="2025-07-15T15:58:00Z" w16du:dateUtc="2025-07-15T07:58:00Z">
            <w:rPr>
              <w:b/>
              <w:bCs/>
              <w:sz w:val="24"/>
              <w:szCs w:val="24"/>
            </w:rPr>
          </w:rPrChange>
        </w:rPr>
      </w:pPr>
      <w:ins w:id="231" w:author="Min Fan" w:date="2025-07-15T16:09:00Z" w16du:dateUtc="2025-07-15T08:09:00Z">
        <w:r>
          <w:rPr>
            <w:sz w:val="24"/>
            <w:szCs w:val="24"/>
            <w:lang w:eastAsia="zh-CN"/>
          </w:rPr>
          <w:t>A small</w:t>
        </w:r>
      </w:ins>
      <w:ins w:id="232" w:author="Min Fan" w:date="2025-07-15T16:06:00Z" w16du:dateUtc="2025-07-15T08:06:00Z">
        <w:r>
          <w:rPr>
            <w:rFonts w:hint="eastAsia"/>
            <w:sz w:val="24"/>
            <w:szCs w:val="24"/>
            <w:lang w:eastAsia="zh-CN"/>
          </w:rPr>
          <w:t xml:space="preserve"> pr</w:t>
        </w:r>
      </w:ins>
      <w:ins w:id="233" w:author="Min Fan" w:date="2025-07-15T16:07:00Z" w16du:dateUtc="2025-07-15T08:07:00Z">
        <w:r>
          <w:rPr>
            <w:rFonts w:hint="eastAsia"/>
            <w:sz w:val="24"/>
            <w:szCs w:val="24"/>
            <w:lang w:eastAsia="zh-CN"/>
          </w:rPr>
          <w:t xml:space="preserve">oportion of PD-AF patients were prescribed OACs. </w:t>
        </w:r>
      </w:ins>
      <w:ins w:id="234" w:author="Min Fan" w:date="2025-07-15T16:09:00Z" w16du:dateUtc="2025-07-15T08:09:00Z">
        <w:r>
          <w:rPr>
            <w:rFonts w:hint="eastAsia"/>
            <w:sz w:val="24"/>
            <w:szCs w:val="24"/>
            <w:lang w:eastAsia="zh-CN"/>
          </w:rPr>
          <w:t xml:space="preserve">We did not identify </w:t>
        </w:r>
        <w:r>
          <w:rPr>
            <w:sz w:val="24"/>
            <w:szCs w:val="24"/>
            <w:lang w:eastAsia="zh-CN"/>
          </w:rPr>
          <w:t xml:space="preserve">a </w:t>
        </w:r>
      </w:ins>
      <w:ins w:id="235" w:author="Min Fan" w:date="2025-07-15T16:08:00Z" w16du:dateUtc="2025-07-15T08:08:00Z">
        <w:r>
          <w:rPr>
            <w:rFonts w:hint="eastAsia"/>
            <w:sz w:val="24"/>
            <w:szCs w:val="24"/>
            <w:lang w:eastAsia="zh-CN"/>
          </w:rPr>
          <w:t>significant reduction in stroke</w:t>
        </w:r>
      </w:ins>
      <w:ins w:id="236" w:author="Min Fan" w:date="2025-07-15T16:09:00Z" w16du:dateUtc="2025-07-15T08:09:00Z">
        <w:r>
          <w:rPr>
            <w:rFonts w:hint="eastAsia"/>
            <w:sz w:val="24"/>
            <w:szCs w:val="24"/>
            <w:lang w:eastAsia="zh-CN"/>
          </w:rPr>
          <w:t>,</w:t>
        </w:r>
      </w:ins>
      <w:ins w:id="237" w:author="Min Fan" w:date="2025-07-15T16:08:00Z" w16du:dateUtc="2025-07-15T08:08:00Z">
        <w:r>
          <w:rPr>
            <w:rFonts w:hint="eastAsia"/>
            <w:sz w:val="24"/>
            <w:szCs w:val="24"/>
            <w:lang w:eastAsia="zh-CN"/>
          </w:rPr>
          <w:t xml:space="preserve"> bleeding</w:t>
        </w:r>
      </w:ins>
      <w:ins w:id="238" w:author="Min Fan" w:date="2025-07-15T16:09:00Z" w16du:dateUtc="2025-07-15T08:09:00Z">
        <w:r>
          <w:rPr>
            <w:rFonts w:hint="eastAsia"/>
            <w:sz w:val="24"/>
            <w:szCs w:val="24"/>
            <w:lang w:eastAsia="zh-CN"/>
          </w:rPr>
          <w:t>, or mortality</w:t>
        </w:r>
      </w:ins>
      <w:ins w:id="239" w:author="Min Fan" w:date="2025-07-15T16:08:00Z" w16du:dateUtc="2025-07-15T08:08:00Z">
        <w:r>
          <w:rPr>
            <w:rFonts w:hint="eastAsia"/>
            <w:sz w:val="24"/>
            <w:szCs w:val="24"/>
            <w:lang w:eastAsia="zh-CN"/>
          </w:rPr>
          <w:t xml:space="preserve">. </w:t>
        </w:r>
      </w:ins>
      <w:ins w:id="240" w:author="Min Fan" w:date="2025-07-15T15:58:00Z" w16du:dateUtc="2025-07-15T07:58:00Z">
        <w:r w:rsidR="00516788" w:rsidRPr="00516788">
          <w:rPr>
            <w:sz w:val="24"/>
            <w:szCs w:val="24"/>
            <w:rPrChange w:id="241" w:author="Min Fan" w:date="2025-07-15T15:58:00Z" w16du:dateUtc="2025-07-15T07:58:00Z">
              <w:rPr>
                <w:b/>
                <w:bCs/>
                <w:sz w:val="24"/>
                <w:szCs w:val="24"/>
              </w:rPr>
            </w:rPrChange>
          </w:rPr>
          <w:t xml:space="preserve">Future </w:t>
        </w:r>
      </w:ins>
      <w:ins w:id="242" w:author="Min Fan" w:date="2025-07-15T16:10:00Z" w16du:dateUtc="2025-07-15T08:10:00Z">
        <w:r>
          <w:rPr>
            <w:rFonts w:hint="eastAsia"/>
            <w:sz w:val="24"/>
            <w:szCs w:val="24"/>
            <w:lang w:eastAsia="zh-CN"/>
          </w:rPr>
          <w:t xml:space="preserve">studies are needed on </w:t>
        </w:r>
        <w:r w:rsidRPr="00F769D4">
          <w:rPr>
            <w:sz w:val="24"/>
            <w:szCs w:val="24"/>
          </w:rPr>
          <w:t xml:space="preserve">PD-specific populations </w:t>
        </w:r>
      </w:ins>
      <w:ins w:id="243" w:author="Min Fan" w:date="2025-07-15T16:11:00Z" w16du:dateUtc="2025-07-15T08:11:00Z">
        <w:r>
          <w:rPr>
            <w:sz w:val="24"/>
            <w:szCs w:val="24"/>
            <w:lang w:eastAsia="zh-CN"/>
          </w:rPr>
          <w:t>to gather more evidence about the benefits and risks</w:t>
        </w:r>
      </w:ins>
      <w:ins w:id="244" w:author="Min Fan" w:date="2025-07-15T16:10:00Z" w16du:dateUtc="2025-07-15T08:10:00Z">
        <w:r>
          <w:rPr>
            <w:rFonts w:hint="eastAsia"/>
            <w:sz w:val="24"/>
            <w:szCs w:val="24"/>
            <w:lang w:eastAsia="zh-CN"/>
          </w:rPr>
          <w:t xml:space="preserve"> </w:t>
        </w:r>
      </w:ins>
      <w:ins w:id="245" w:author="Min Fan" w:date="2025-07-15T16:11:00Z" w16du:dateUtc="2025-07-15T08:11:00Z">
        <w:r>
          <w:rPr>
            <w:rFonts w:hint="eastAsia"/>
            <w:sz w:val="24"/>
            <w:szCs w:val="24"/>
            <w:lang w:eastAsia="zh-CN"/>
          </w:rPr>
          <w:t>of OAC</w:t>
        </w:r>
      </w:ins>
      <w:ins w:id="246" w:author="Min Fan" w:date="2025-07-15T15:59:00Z" w16du:dateUtc="2025-07-15T07:59:00Z">
        <w:r w:rsidR="00516788">
          <w:rPr>
            <w:rFonts w:hint="eastAsia"/>
            <w:sz w:val="24"/>
            <w:szCs w:val="24"/>
            <w:lang w:eastAsia="zh-CN"/>
          </w:rPr>
          <w:t>.</w:t>
        </w:r>
      </w:ins>
    </w:p>
    <w:p w14:paraId="47C272D1" w14:textId="79E50E10" w:rsidR="00D50E39" w:rsidDel="00516788" w:rsidRDefault="00D50E39">
      <w:pPr>
        <w:rPr>
          <w:del w:id="247" w:author="Min Fan" w:date="2025-07-15T15:59:00Z" w16du:dateUtc="2025-07-15T07:59:00Z"/>
          <w:b/>
          <w:bCs/>
          <w:sz w:val="24"/>
          <w:szCs w:val="24"/>
        </w:rPr>
      </w:pPr>
    </w:p>
    <w:p w14:paraId="64A13881" w14:textId="63596FE0" w:rsidR="00D50E39" w:rsidDel="00516788" w:rsidRDefault="00D50E39">
      <w:pPr>
        <w:rPr>
          <w:del w:id="248" w:author="Min Fan" w:date="2025-07-15T15:59:00Z" w16du:dateUtc="2025-07-15T07:59:00Z"/>
          <w:b/>
          <w:bCs/>
          <w:sz w:val="24"/>
          <w:szCs w:val="24"/>
        </w:rPr>
      </w:pPr>
    </w:p>
    <w:p w14:paraId="636A9F6A" w14:textId="7925CC26" w:rsidR="00D50E39" w:rsidDel="00516788" w:rsidRDefault="00D50E39">
      <w:pPr>
        <w:rPr>
          <w:del w:id="249" w:author="Min Fan" w:date="2025-07-15T15:59:00Z" w16du:dateUtc="2025-07-15T07:59:00Z"/>
          <w:b/>
          <w:bCs/>
          <w:sz w:val="24"/>
          <w:szCs w:val="24"/>
        </w:rPr>
      </w:pPr>
    </w:p>
    <w:p w14:paraId="7876EF49" w14:textId="3A15BD99" w:rsidR="00DE663C" w:rsidDel="00516788" w:rsidRDefault="00DE663C" w:rsidP="00F8713D">
      <w:pPr>
        <w:rPr>
          <w:del w:id="250" w:author="Min Fan" w:date="2025-07-15T15:59:00Z" w16du:dateUtc="2025-07-15T07:59:00Z"/>
          <w:b/>
          <w:bCs/>
          <w:sz w:val="24"/>
          <w:szCs w:val="24"/>
        </w:rPr>
      </w:pPr>
    </w:p>
    <w:p w14:paraId="70480DBD" w14:textId="77777777" w:rsidR="00DE663C" w:rsidRDefault="00DE663C" w:rsidP="00F8713D">
      <w:pPr>
        <w:rPr>
          <w:b/>
          <w:bCs/>
          <w:sz w:val="24"/>
          <w:szCs w:val="24"/>
        </w:rPr>
      </w:pPr>
    </w:p>
    <w:p w14:paraId="18CB5EB9" w14:textId="2AB4AC70" w:rsidR="00F8713D" w:rsidRDefault="00F8713D" w:rsidP="00F8713D">
      <w:pPr>
        <w:rPr>
          <w:b/>
          <w:bCs/>
          <w:sz w:val="24"/>
          <w:szCs w:val="24"/>
        </w:rPr>
      </w:pPr>
      <w:r>
        <w:rPr>
          <w:b/>
          <w:bCs/>
          <w:sz w:val="24"/>
          <w:szCs w:val="24"/>
        </w:rPr>
        <w:t xml:space="preserve">Keywords </w:t>
      </w:r>
      <w:r w:rsidRPr="002C6486">
        <w:rPr>
          <w:sz w:val="24"/>
          <w:szCs w:val="24"/>
        </w:rPr>
        <w:t>(</w:t>
      </w:r>
      <w:r w:rsidR="004869C5">
        <w:rPr>
          <w:sz w:val="24"/>
          <w:szCs w:val="24"/>
        </w:rPr>
        <w:t xml:space="preserve">maximum </w:t>
      </w:r>
      <w:r w:rsidRPr="002C6486">
        <w:rPr>
          <w:sz w:val="24"/>
          <w:szCs w:val="24"/>
        </w:rPr>
        <w:t>5</w:t>
      </w:r>
      <w:r w:rsidR="004869C5">
        <w:rPr>
          <w:sz w:val="24"/>
          <w:szCs w:val="24"/>
        </w:rPr>
        <w:t xml:space="preserve"> in alphabetical order</w:t>
      </w:r>
      <w:r w:rsidRPr="002C6486">
        <w:rPr>
          <w:sz w:val="24"/>
          <w:szCs w:val="24"/>
        </w:rPr>
        <w:t>)</w:t>
      </w:r>
      <w:r w:rsidR="00F060AC" w:rsidRPr="00F060AC">
        <w:rPr>
          <w:b/>
          <w:bCs/>
          <w:sz w:val="24"/>
          <w:szCs w:val="24"/>
        </w:rPr>
        <w:t>:</w:t>
      </w:r>
    </w:p>
    <w:p w14:paraId="281027CA" w14:textId="7ED4A45B" w:rsidR="00D50E39" w:rsidRPr="00811C8F" w:rsidRDefault="006A1001">
      <w:pPr>
        <w:rPr>
          <w:sz w:val="24"/>
          <w:szCs w:val="24"/>
          <w:lang w:eastAsia="zh-CN"/>
          <w:rPrChange w:id="251" w:author="Min Fan" w:date="2025-07-15T16:01:00Z" w16du:dateUtc="2025-07-15T08:01:00Z">
            <w:rPr>
              <w:b/>
              <w:bCs/>
              <w:sz w:val="24"/>
              <w:szCs w:val="24"/>
              <w:lang w:eastAsia="zh-CN"/>
            </w:rPr>
          </w:rPrChange>
        </w:rPr>
      </w:pPr>
      <w:ins w:id="252" w:author="Min Fan" w:date="2025-07-15T16:00:00Z" w16du:dateUtc="2025-07-15T08:00:00Z">
        <w:r w:rsidRPr="00811C8F">
          <w:rPr>
            <w:sz w:val="24"/>
            <w:szCs w:val="24"/>
            <w:lang w:eastAsia="zh-CN"/>
            <w:rPrChange w:id="253" w:author="Min Fan" w:date="2025-07-15T16:01:00Z" w16du:dateUtc="2025-07-15T08:01:00Z">
              <w:rPr>
                <w:b/>
                <w:bCs/>
                <w:sz w:val="24"/>
                <w:szCs w:val="24"/>
                <w:lang w:eastAsia="zh-CN"/>
              </w:rPr>
            </w:rPrChange>
          </w:rPr>
          <w:t>p</w:t>
        </w:r>
        <w:r w:rsidR="00516788" w:rsidRPr="00811C8F">
          <w:rPr>
            <w:sz w:val="24"/>
            <w:szCs w:val="24"/>
            <w:rPrChange w:id="254" w:author="Min Fan" w:date="2025-07-15T16:01:00Z" w16du:dateUtc="2025-07-15T08:01:00Z">
              <w:rPr>
                <w:b/>
                <w:bCs/>
                <w:sz w:val="24"/>
                <w:szCs w:val="24"/>
              </w:rPr>
            </w:rPrChange>
          </w:rPr>
          <w:t xml:space="preserve">eritoneal </w:t>
        </w:r>
        <w:r w:rsidRPr="00811C8F">
          <w:rPr>
            <w:sz w:val="24"/>
            <w:szCs w:val="24"/>
            <w:lang w:eastAsia="zh-CN"/>
            <w:rPrChange w:id="255" w:author="Min Fan" w:date="2025-07-15T16:01:00Z" w16du:dateUtc="2025-07-15T08:01:00Z">
              <w:rPr>
                <w:b/>
                <w:bCs/>
                <w:sz w:val="24"/>
                <w:szCs w:val="24"/>
                <w:lang w:eastAsia="zh-CN"/>
              </w:rPr>
            </w:rPrChange>
          </w:rPr>
          <w:t>d</w:t>
        </w:r>
        <w:r w:rsidR="00516788" w:rsidRPr="00811C8F">
          <w:rPr>
            <w:sz w:val="24"/>
            <w:szCs w:val="24"/>
            <w:rPrChange w:id="256" w:author="Min Fan" w:date="2025-07-15T16:01:00Z" w16du:dateUtc="2025-07-15T08:01:00Z">
              <w:rPr>
                <w:b/>
                <w:bCs/>
                <w:sz w:val="24"/>
                <w:szCs w:val="24"/>
              </w:rPr>
            </w:rPrChange>
          </w:rPr>
          <w:t>ialysis</w:t>
        </w:r>
        <w:r w:rsidR="00516788" w:rsidRPr="00811C8F">
          <w:rPr>
            <w:sz w:val="24"/>
            <w:szCs w:val="24"/>
            <w:lang w:eastAsia="zh-CN"/>
            <w:rPrChange w:id="257" w:author="Min Fan" w:date="2025-07-15T16:01:00Z" w16du:dateUtc="2025-07-15T08:01:00Z">
              <w:rPr>
                <w:b/>
                <w:bCs/>
                <w:sz w:val="24"/>
                <w:szCs w:val="24"/>
                <w:lang w:eastAsia="zh-CN"/>
              </w:rPr>
            </w:rPrChange>
          </w:rPr>
          <w:t xml:space="preserve">; </w:t>
        </w:r>
        <w:r w:rsidRPr="00811C8F">
          <w:rPr>
            <w:sz w:val="24"/>
            <w:szCs w:val="24"/>
            <w:lang w:eastAsia="zh-CN"/>
            <w:rPrChange w:id="258" w:author="Min Fan" w:date="2025-07-15T16:01:00Z" w16du:dateUtc="2025-07-15T08:01:00Z">
              <w:rPr>
                <w:b/>
                <w:bCs/>
                <w:sz w:val="24"/>
                <w:szCs w:val="24"/>
                <w:lang w:eastAsia="zh-CN"/>
              </w:rPr>
            </w:rPrChange>
          </w:rPr>
          <w:t xml:space="preserve">oral anticoagulant; stroke and bleeding risk; </w:t>
        </w:r>
      </w:ins>
    </w:p>
    <w:p w14:paraId="2700C449" w14:textId="23D6D6B7" w:rsidR="00D50E39" w:rsidDel="00811C8F" w:rsidRDefault="00D50E39">
      <w:pPr>
        <w:rPr>
          <w:del w:id="259" w:author="Min Fan" w:date="2025-07-15T16:01:00Z" w16du:dateUtc="2025-07-15T08:01:00Z"/>
          <w:b/>
          <w:bCs/>
          <w:sz w:val="24"/>
          <w:szCs w:val="24"/>
        </w:rPr>
      </w:pPr>
    </w:p>
    <w:p w14:paraId="00627CDE" w14:textId="03F7DD5C" w:rsidR="00D50E39" w:rsidDel="00811C8F" w:rsidRDefault="00D50E39">
      <w:pPr>
        <w:rPr>
          <w:del w:id="260" w:author="Min Fan" w:date="2025-07-15T16:01:00Z" w16du:dateUtc="2025-07-15T08:01:00Z"/>
          <w:b/>
          <w:bCs/>
          <w:sz w:val="24"/>
          <w:szCs w:val="24"/>
        </w:rPr>
      </w:pPr>
    </w:p>
    <w:p w14:paraId="34207354" w14:textId="56F3D2B6" w:rsidR="00D50E39" w:rsidDel="00811C8F" w:rsidRDefault="00D50E39">
      <w:pPr>
        <w:rPr>
          <w:del w:id="261" w:author="Min Fan" w:date="2025-07-15T16:01:00Z" w16du:dateUtc="2025-07-15T08:01:00Z"/>
          <w:b/>
          <w:bCs/>
          <w:sz w:val="24"/>
          <w:szCs w:val="24"/>
        </w:rPr>
      </w:pPr>
    </w:p>
    <w:p w14:paraId="166A98A8" w14:textId="62E7641C" w:rsidR="00D50E39" w:rsidDel="00811C8F" w:rsidRDefault="00D50E39">
      <w:pPr>
        <w:rPr>
          <w:del w:id="262" w:author="Min Fan" w:date="2025-07-15T16:01:00Z" w16du:dateUtc="2025-07-15T08:01:00Z"/>
          <w:b/>
          <w:bCs/>
          <w:sz w:val="24"/>
          <w:szCs w:val="24"/>
        </w:rPr>
      </w:pPr>
    </w:p>
    <w:p w14:paraId="1BD2003C" w14:textId="61F877C3" w:rsidR="00D50E39" w:rsidDel="00811C8F" w:rsidRDefault="00D50E39">
      <w:pPr>
        <w:rPr>
          <w:del w:id="263" w:author="Min Fan" w:date="2025-07-15T16:01:00Z" w16du:dateUtc="2025-07-15T08:01:00Z"/>
          <w:b/>
          <w:bCs/>
          <w:sz w:val="24"/>
          <w:szCs w:val="24"/>
        </w:rPr>
      </w:pPr>
    </w:p>
    <w:p w14:paraId="46680508" w14:textId="14175BC5" w:rsidR="00D50E39" w:rsidDel="00811C8F" w:rsidRDefault="00D50E39">
      <w:pPr>
        <w:rPr>
          <w:del w:id="264" w:author="Min Fan" w:date="2025-07-15T16:01:00Z" w16du:dateUtc="2025-07-15T08:01:00Z"/>
          <w:b/>
          <w:bCs/>
          <w:sz w:val="24"/>
          <w:szCs w:val="24"/>
        </w:rPr>
      </w:pPr>
    </w:p>
    <w:p w14:paraId="1E9406C0" w14:textId="5F284591" w:rsidR="00D50E39" w:rsidDel="00811C8F" w:rsidRDefault="00D50E39">
      <w:pPr>
        <w:rPr>
          <w:del w:id="265" w:author="Min Fan" w:date="2025-07-15T16:01:00Z" w16du:dateUtc="2025-07-15T08:01:00Z"/>
          <w:b/>
          <w:bCs/>
          <w:sz w:val="24"/>
          <w:szCs w:val="24"/>
        </w:rPr>
      </w:pPr>
    </w:p>
    <w:p w14:paraId="086E1DE5" w14:textId="2701C3F0" w:rsidR="00D50E39" w:rsidDel="00811C8F" w:rsidRDefault="00D50E39">
      <w:pPr>
        <w:rPr>
          <w:del w:id="266" w:author="Min Fan" w:date="2025-07-15T16:01:00Z" w16du:dateUtc="2025-07-15T08:01:00Z"/>
          <w:b/>
          <w:bCs/>
          <w:sz w:val="24"/>
          <w:szCs w:val="24"/>
        </w:rPr>
      </w:pPr>
    </w:p>
    <w:p w14:paraId="7E6A10EF" w14:textId="09C6961F" w:rsidR="00D50E39" w:rsidDel="00811C8F" w:rsidRDefault="00D50E39">
      <w:pPr>
        <w:rPr>
          <w:del w:id="267" w:author="Min Fan" w:date="2025-07-15T16:01:00Z" w16du:dateUtc="2025-07-15T08:01:00Z"/>
          <w:b/>
          <w:bCs/>
          <w:sz w:val="24"/>
          <w:szCs w:val="24"/>
        </w:rPr>
      </w:pPr>
    </w:p>
    <w:p w14:paraId="07B92DE2" w14:textId="2279E520" w:rsidR="00D50E39" w:rsidDel="00811C8F" w:rsidRDefault="00D50E39">
      <w:pPr>
        <w:rPr>
          <w:del w:id="268" w:author="Min Fan" w:date="2025-07-15T16:01:00Z" w16du:dateUtc="2025-07-15T08:01:00Z"/>
          <w:b/>
          <w:bCs/>
          <w:sz w:val="24"/>
          <w:szCs w:val="24"/>
        </w:rPr>
      </w:pPr>
    </w:p>
    <w:p w14:paraId="62530E81" w14:textId="3957C981" w:rsidR="00D50E39" w:rsidDel="00811C8F" w:rsidRDefault="00D50E39">
      <w:pPr>
        <w:rPr>
          <w:del w:id="269" w:author="Min Fan" w:date="2025-07-15T16:01:00Z" w16du:dateUtc="2025-07-15T08:01:00Z"/>
          <w:b/>
          <w:bCs/>
          <w:sz w:val="24"/>
          <w:szCs w:val="24"/>
        </w:rPr>
      </w:pPr>
    </w:p>
    <w:p w14:paraId="0F44BB78" w14:textId="77DA1B46" w:rsidR="00D50E39" w:rsidDel="00811C8F" w:rsidRDefault="00D50E39">
      <w:pPr>
        <w:rPr>
          <w:del w:id="270" w:author="Min Fan" w:date="2025-07-15T16:01:00Z" w16du:dateUtc="2025-07-15T08:01:00Z"/>
          <w:b/>
          <w:bCs/>
          <w:sz w:val="24"/>
          <w:szCs w:val="24"/>
        </w:rPr>
      </w:pPr>
    </w:p>
    <w:p w14:paraId="22BE3CC0" w14:textId="05553C3A" w:rsidR="00D50E39" w:rsidDel="00811C8F" w:rsidRDefault="00D50E39">
      <w:pPr>
        <w:rPr>
          <w:del w:id="271" w:author="Min Fan" w:date="2025-07-15T16:01:00Z" w16du:dateUtc="2025-07-15T08:01:00Z"/>
          <w:b/>
          <w:bCs/>
          <w:sz w:val="24"/>
          <w:szCs w:val="24"/>
        </w:rPr>
      </w:pPr>
    </w:p>
    <w:p w14:paraId="61014BF7" w14:textId="31F430D9" w:rsidR="00D50E39" w:rsidDel="00811C8F" w:rsidRDefault="00D50E39">
      <w:pPr>
        <w:rPr>
          <w:del w:id="272" w:author="Min Fan" w:date="2025-07-15T16:01:00Z" w16du:dateUtc="2025-07-15T08:01:00Z"/>
          <w:b/>
          <w:bCs/>
          <w:sz w:val="24"/>
          <w:szCs w:val="24"/>
        </w:rPr>
      </w:pPr>
    </w:p>
    <w:p w14:paraId="62F137AB" w14:textId="704FA823" w:rsidR="00D50E39" w:rsidRDefault="00D50E39">
      <w:pPr>
        <w:rPr>
          <w:b/>
          <w:bCs/>
          <w:sz w:val="24"/>
          <w:szCs w:val="24"/>
        </w:rPr>
      </w:pPr>
    </w:p>
    <w:p w14:paraId="3AF2492A" w14:textId="6E4433C6" w:rsidR="00811C8F" w:rsidRDefault="00811C8F">
      <w:pPr>
        <w:rPr>
          <w:ins w:id="273" w:author="Min Fan" w:date="2025-07-15T16:01:00Z" w16du:dateUtc="2025-07-15T08:01:00Z"/>
          <w:b/>
          <w:bCs/>
          <w:sz w:val="24"/>
          <w:szCs w:val="24"/>
        </w:rPr>
      </w:pPr>
      <w:ins w:id="274" w:author="Min Fan" w:date="2025-07-15T16:01:00Z" w16du:dateUtc="2025-07-15T08:01:00Z">
        <w:r>
          <w:rPr>
            <w:b/>
            <w:bCs/>
            <w:sz w:val="24"/>
            <w:szCs w:val="24"/>
          </w:rPr>
          <w:br w:type="page"/>
        </w:r>
      </w:ins>
    </w:p>
    <w:p w14:paraId="498324F8" w14:textId="77777777" w:rsidR="00D50E39" w:rsidDel="00BE0EB7" w:rsidRDefault="00D50E39">
      <w:pPr>
        <w:rPr>
          <w:del w:id="275" w:author="Min Fan" w:date="2025-07-14T18:22:00Z" w16du:dateUtc="2025-07-14T10:22:00Z"/>
          <w:b/>
          <w:bCs/>
          <w:sz w:val="24"/>
          <w:szCs w:val="24"/>
        </w:rPr>
      </w:pPr>
    </w:p>
    <w:p w14:paraId="45321BF0" w14:textId="78FBFADF" w:rsidR="00221FE9" w:rsidRDefault="00221FE9" w:rsidP="00860DCB">
      <w:pPr>
        <w:spacing w:line="360" w:lineRule="auto"/>
        <w:rPr>
          <w:sz w:val="24"/>
          <w:szCs w:val="24"/>
        </w:rPr>
      </w:pPr>
      <w:r>
        <w:rPr>
          <w:b/>
          <w:bCs/>
          <w:sz w:val="24"/>
          <w:szCs w:val="24"/>
        </w:rPr>
        <w:t xml:space="preserve">Introduction </w:t>
      </w:r>
    </w:p>
    <w:p w14:paraId="163A5841" w14:textId="77777777" w:rsidR="00BE0EB7" w:rsidRDefault="00BE0EB7" w:rsidP="00BE0EB7">
      <w:pPr>
        <w:jc w:val="both"/>
        <w:rPr>
          <w:lang w:val="en-US"/>
        </w:rPr>
      </w:pPr>
      <w:r>
        <w:rPr>
          <w:lang w:val="en-US"/>
        </w:rPr>
        <w:t>Atrial fibrillation (AF) and atrial flutter (AFL) are types of supraventricular arrhythmias associated with an increased risk of ischemic stroke.</w:t>
      </w:r>
      <w:r w:rsidRPr="006A39E2">
        <w:t xml:space="preserve"> </w:t>
      </w:r>
      <w:r w:rsidRPr="006A39E2">
        <w:rPr>
          <w:lang w:val="en-US"/>
        </w:rPr>
        <w:fldChar w:fldCharType="begin"/>
      </w:r>
      <w:r w:rsidRPr="006A39E2">
        <w:rPr>
          <w:lang w:val="en-US"/>
        </w:rPr>
        <w:instrText>ADDIN BEC{Bizhanov et al., 2023 #91361}</w:instrText>
      </w:r>
      <w:r w:rsidRPr="006A39E2">
        <w:rPr>
          <w:lang w:val="en-US"/>
        </w:rPr>
        <w:fldChar w:fldCharType="separate"/>
      </w:r>
      <w:r w:rsidRPr="006A39E2">
        <w:rPr>
          <w:vertAlign w:val="superscript"/>
          <w:lang w:val="en-US"/>
        </w:rPr>
        <w:t>1</w:t>
      </w:r>
      <w:r w:rsidRPr="006A39E2">
        <w:rPr>
          <w:lang w:val="en-US"/>
        </w:rPr>
        <w:fldChar w:fldCharType="end"/>
      </w:r>
      <w:r>
        <w:rPr>
          <w:lang w:val="en-US"/>
        </w:rPr>
        <w:t xml:space="preserve"> These conditions can result in the formation of blood clots within the atrium, which may subsequently travel to the brain, leading to cardiovascular morbidity and mortality. Given the elevated risk of thromboembolic events, guidelines recommend the long-term use of oral anticoagulants (OACs) in the general population with AF or AFL.</w:t>
      </w:r>
      <w:r w:rsidRPr="006A39E2">
        <w:t xml:space="preserve"> </w:t>
      </w:r>
      <w:r w:rsidRPr="006A39E2">
        <w:rPr>
          <w:lang w:val="en-US"/>
        </w:rPr>
        <w:fldChar w:fldCharType="begin"/>
      </w:r>
      <w:r w:rsidRPr="006A39E2">
        <w:rPr>
          <w:lang w:val="en-US"/>
        </w:rPr>
        <w:instrText>ADDIN BEC{Hindricks et al., 2021 #46372}</w:instrText>
      </w:r>
      <w:r w:rsidRPr="006A39E2">
        <w:rPr>
          <w:lang w:val="en-US"/>
        </w:rPr>
        <w:fldChar w:fldCharType="separate"/>
      </w:r>
      <w:r w:rsidRPr="006A39E2">
        <w:rPr>
          <w:vertAlign w:val="superscript"/>
          <w:lang w:val="en-US"/>
        </w:rPr>
        <w:t>2</w:t>
      </w:r>
      <w:r w:rsidRPr="006A39E2">
        <w:rPr>
          <w:lang w:val="en-US"/>
        </w:rPr>
        <w:fldChar w:fldCharType="end"/>
      </w:r>
      <w:r w:rsidRPr="006A39E2">
        <w:t xml:space="preserve"> </w:t>
      </w:r>
      <w:r w:rsidRPr="006A39E2">
        <w:rPr>
          <w:lang w:val="en-US"/>
        </w:rPr>
        <w:fldChar w:fldCharType="begin"/>
      </w:r>
      <w:r w:rsidRPr="006A39E2">
        <w:rPr>
          <w:lang w:val="en-US"/>
        </w:rPr>
        <w:instrText>ADDIN BEC{Joglar et al., 2024 #254294}</w:instrText>
      </w:r>
      <w:r w:rsidRPr="006A39E2">
        <w:rPr>
          <w:lang w:val="en-US"/>
        </w:rPr>
        <w:fldChar w:fldCharType="separate"/>
      </w:r>
      <w:r w:rsidRPr="006A39E2">
        <w:rPr>
          <w:vertAlign w:val="superscript"/>
          <w:lang w:val="en-US"/>
        </w:rPr>
        <w:t>3</w:t>
      </w:r>
      <w:r w:rsidRPr="006A39E2">
        <w:rPr>
          <w:lang w:val="en-US"/>
        </w:rPr>
        <w:fldChar w:fldCharType="end"/>
      </w:r>
      <w:r>
        <w:rPr>
          <w:lang w:val="en-US"/>
        </w:rPr>
        <w:t xml:space="preserve"> Agents such as warfarin and direct oral anticoagulants (DOACs), including dabigatran, rivaroxaban, apixaban, and </w:t>
      </w:r>
      <w:proofErr w:type="spellStart"/>
      <w:r>
        <w:rPr>
          <w:lang w:val="en-US"/>
        </w:rPr>
        <w:t>edoxaban</w:t>
      </w:r>
      <w:proofErr w:type="spellEnd"/>
      <w:r>
        <w:rPr>
          <w:lang w:val="en-US"/>
        </w:rPr>
        <w:t>, are advised based on clinicians' discretion for high-risk patients with a CHA2DS2-VASc score of one or above.</w:t>
      </w:r>
    </w:p>
    <w:p w14:paraId="57586B56" w14:textId="77777777" w:rsidR="00BE0EB7" w:rsidRDefault="00BE0EB7" w:rsidP="00BE0EB7">
      <w:pPr>
        <w:jc w:val="both"/>
        <w:rPr>
          <w:lang w:val="en-US"/>
        </w:rPr>
      </w:pPr>
      <w:r>
        <w:rPr>
          <w:lang w:val="en-US"/>
        </w:rPr>
        <w:t>AF and AFL are common in patients with kidney failure. AF incidence in this group ranges from 11.6% to 22.2%</w:t>
      </w:r>
      <w:r w:rsidRPr="006A39E2">
        <w:t xml:space="preserve"> </w:t>
      </w:r>
      <w:r w:rsidRPr="006A39E2">
        <w:rPr>
          <w:lang w:val="en-US"/>
        </w:rPr>
        <w:fldChar w:fldCharType="begin"/>
      </w:r>
      <w:r w:rsidRPr="006A39E2">
        <w:rPr>
          <w:lang w:val="en-US"/>
        </w:rPr>
        <w:instrText>ADDIN BEC{Zimmerman et al., 2012 #212437}</w:instrText>
      </w:r>
      <w:r w:rsidRPr="006A39E2">
        <w:rPr>
          <w:lang w:val="en-US"/>
        </w:rPr>
        <w:fldChar w:fldCharType="separate"/>
      </w:r>
      <w:r w:rsidRPr="006A39E2">
        <w:rPr>
          <w:vertAlign w:val="superscript"/>
          <w:lang w:val="en-US"/>
        </w:rPr>
        <w:t>4</w:t>
      </w:r>
      <w:r w:rsidRPr="006A39E2">
        <w:rPr>
          <w:lang w:val="en-US"/>
        </w:rPr>
        <w:fldChar w:fldCharType="end"/>
      </w:r>
      <w:r w:rsidRPr="006A39E2">
        <w:t xml:space="preserve"> </w:t>
      </w:r>
      <w:r w:rsidRPr="006A39E2">
        <w:rPr>
          <w:lang w:val="en-US"/>
        </w:rPr>
        <w:fldChar w:fldCharType="begin"/>
      </w:r>
      <w:r w:rsidRPr="006A39E2">
        <w:rPr>
          <w:lang w:val="en-US"/>
        </w:rPr>
        <w:instrText>ADDIN BEC{Saran et al., 2017 #89521}</w:instrText>
      </w:r>
      <w:r w:rsidRPr="006A39E2">
        <w:rPr>
          <w:lang w:val="en-US"/>
        </w:rPr>
        <w:fldChar w:fldCharType="separate"/>
      </w:r>
      <w:r w:rsidRPr="006A39E2">
        <w:rPr>
          <w:vertAlign w:val="superscript"/>
          <w:lang w:val="en-US"/>
        </w:rPr>
        <w:t>5</w:t>
      </w:r>
      <w:r w:rsidRPr="006A39E2">
        <w:rPr>
          <w:lang w:val="en-US"/>
        </w:rPr>
        <w:fldChar w:fldCharType="end"/>
      </w:r>
      <w:r>
        <w:rPr>
          <w:lang w:val="en-US"/>
        </w:rPr>
        <w:t>, about 11 times higher than in the general population.</w:t>
      </w:r>
      <w:r w:rsidRPr="006A39E2">
        <w:t xml:space="preserve"> </w:t>
      </w:r>
      <w:r w:rsidRPr="006A39E2">
        <w:rPr>
          <w:lang w:val="en-US"/>
        </w:rPr>
        <w:fldChar w:fldCharType="begin"/>
      </w:r>
      <w:r w:rsidRPr="006A39E2">
        <w:rPr>
          <w:lang w:val="en-US"/>
        </w:rPr>
        <w:instrText>ADDIN BEC{Go et al., 2001 #165854}</w:instrText>
      </w:r>
      <w:r w:rsidRPr="006A39E2">
        <w:rPr>
          <w:lang w:val="en-US"/>
        </w:rPr>
        <w:fldChar w:fldCharType="separate"/>
      </w:r>
      <w:r w:rsidRPr="006A39E2">
        <w:rPr>
          <w:vertAlign w:val="superscript"/>
          <w:lang w:val="en-US"/>
        </w:rPr>
        <w:t>6</w:t>
      </w:r>
      <w:r w:rsidRPr="006A39E2">
        <w:rPr>
          <w:lang w:val="en-US"/>
        </w:rPr>
        <w:fldChar w:fldCharType="end"/>
      </w:r>
      <w:r>
        <w:rPr>
          <w:lang w:val="en-US"/>
        </w:rPr>
        <w:t xml:space="preserve"> AF and kidney failure together increase stroke or embolic risk by 1.8 to 2-fold.</w:t>
      </w:r>
      <w:r w:rsidRPr="006A39E2">
        <w:t xml:space="preserve"> </w:t>
      </w:r>
      <w:r w:rsidRPr="006A39E2">
        <w:rPr>
          <w:lang w:val="en-US"/>
        </w:rPr>
        <w:fldChar w:fldCharType="begin"/>
      </w:r>
      <w:r w:rsidRPr="006A39E2">
        <w:rPr>
          <w:lang w:val="en-US"/>
        </w:rPr>
        <w:instrText>ADDIN BEC{Bonde et al., 2014 #105718}</w:instrText>
      </w:r>
      <w:r w:rsidRPr="006A39E2">
        <w:rPr>
          <w:lang w:val="en-US"/>
        </w:rPr>
        <w:fldChar w:fldCharType="separate"/>
      </w:r>
      <w:r w:rsidRPr="006A39E2">
        <w:rPr>
          <w:vertAlign w:val="superscript"/>
          <w:lang w:val="en-US"/>
        </w:rPr>
        <w:t>7</w:t>
      </w:r>
      <w:r w:rsidRPr="006A39E2">
        <w:rPr>
          <w:lang w:val="en-US"/>
        </w:rPr>
        <w:fldChar w:fldCharType="end"/>
      </w:r>
      <w:r w:rsidRPr="006A39E2">
        <w:t xml:space="preserve"> </w:t>
      </w:r>
      <w:r w:rsidRPr="006A39E2">
        <w:rPr>
          <w:lang w:val="en-US"/>
        </w:rPr>
        <w:fldChar w:fldCharType="begin"/>
      </w:r>
      <w:r w:rsidRPr="006A39E2">
        <w:rPr>
          <w:lang w:val="en-US"/>
        </w:rPr>
        <w:instrText>ADDIN BEC{Olesen et al., 2012 #198967}</w:instrText>
      </w:r>
      <w:r w:rsidRPr="006A39E2">
        <w:rPr>
          <w:lang w:val="en-US"/>
        </w:rPr>
        <w:fldChar w:fldCharType="separate"/>
      </w:r>
      <w:r w:rsidRPr="006A39E2">
        <w:rPr>
          <w:vertAlign w:val="superscript"/>
          <w:lang w:val="en-US"/>
        </w:rPr>
        <w:t>8</w:t>
      </w:r>
      <w:r w:rsidRPr="006A39E2">
        <w:rPr>
          <w:lang w:val="en-US"/>
        </w:rPr>
        <w:fldChar w:fldCharType="end"/>
      </w:r>
      <w:r>
        <w:rPr>
          <w:lang w:val="en-US"/>
        </w:rPr>
        <w:t xml:space="preserve"> The heightened risk is likely due to shared cardiovascular risk factors like heart failure, hypertension, and diabetes.</w:t>
      </w:r>
      <w:r w:rsidRPr="00E9785D">
        <w:t xml:space="preserve"> </w:t>
      </w:r>
      <w:r w:rsidRPr="00E9785D">
        <w:rPr>
          <w:lang w:val="en-US"/>
        </w:rPr>
        <w:fldChar w:fldCharType="begin"/>
      </w:r>
      <w:r w:rsidRPr="00E9785D">
        <w:rPr>
          <w:lang w:val="en-US"/>
        </w:rPr>
        <w:instrText>ADDIN BEC{Kyriakoulis et al., 2024 #50243}</w:instrText>
      </w:r>
      <w:r w:rsidRPr="00E9785D">
        <w:rPr>
          <w:lang w:val="en-US"/>
        </w:rPr>
        <w:fldChar w:fldCharType="separate"/>
      </w:r>
      <w:r w:rsidRPr="00E9785D">
        <w:rPr>
          <w:vertAlign w:val="superscript"/>
          <w:lang w:val="en-US"/>
        </w:rPr>
        <w:t>9</w:t>
      </w:r>
      <w:r w:rsidRPr="00E9785D">
        <w:rPr>
          <w:lang w:val="en-US"/>
        </w:rPr>
        <w:fldChar w:fldCharType="end"/>
      </w:r>
      <w:r>
        <w:rPr>
          <w:lang w:val="en-US"/>
        </w:rPr>
        <w:t xml:space="preserve"> In dialysis patients with AF, both thromboembolic and bleeding risks are elevated, increasing mortality.</w:t>
      </w:r>
      <w:r w:rsidRPr="00E9785D">
        <w:t xml:space="preserve"> </w:t>
      </w:r>
      <w:r w:rsidRPr="00E9785D">
        <w:rPr>
          <w:lang w:val="en-US"/>
        </w:rPr>
        <w:fldChar w:fldCharType="begin"/>
      </w:r>
      <w:r w:rsidRPr="00E9785D">
        <w:rPr>
          <w:lang w:val="en-US"/>
        </w:rPr>
        <w:instrText>ADDIN BEC{Zaman and Bhandari, 2019 #1832}</w:instrText>
      </w:r>
      <w:r w:rsidRPr="00E9785D">
        <w:rPr>
          <w:lang w:val="en-US"/>
        </w:rPr>
        <w:fldChar w:fldCharType="separate"/>
      </w:r>
      <w:r w:rsidRPr="00E9785D">
        <w:rPr>
          <w:vertAlign w:val="superscript"/>
          <w:lang w:val="en-US"/>
        </w:rPr>
        <w:t>10</w:t>
      </w:r>
      <w:r w:rsidRPr="00E9785D">
        <w:rPr>
          <w:lang w:val="en-US"/>
        </w:rPr>
        <w:fldChar w:fldCharType="end"/>
      </w:r>
      <w:r>
        <w:rPr>
          <w:lang w:val="en-US"/>
        </w:rPr>
        <w:t xml:space="preserve"> This complicates OAC administration decisions. </w:t>
      </w:r>
    </w:p>
    <w:p w14:paraId="761AA525" w14:textId="77777777" w:rsidR="00BE0EB7" w:rsidRDefault="00BE0EB7" w:rsidP="00BE0EB7">
      <w:pPr>
        <w:jc w:val="both"/>
        <w:rPr>
          <w:lang w:val="en-US"/>
        </w:rPr>
      </w:pPr>
      <w:r>
        <w:rPr>
          <w:lang w:val="en-US"/>
        </w:rPr>
        <w:t>Warfarin and DOACs' efficacy in dialysis patients is uncertain due to a lack of RCTs and conflicting observational studies.</w:t>
      </w:r>
      <w:r w:rsidRPr="00E9785D">
        <w:t xml:space="preserve"> </w:t>
      </w:r>
      <w:r w:rsidRPr="00E9785D">
        <w:rPr>
          <w:lang w:val="en-US"/>
        </w:rPr>
        <w:fldChar w:fldCharType="begin"/>
      </w:r>
      <w:r w:rsidRPr="00E9785D">
        <w:rPr>
          <w:lang w:val="en-US"/>
        </w:rPr>
        <w:instrText>ADDIN BEC{De Vriese et al., 2016 #191628}</w:instrText>
      </w:r>
      <w:r w:rsidRPr="00E9785D">
        <w:rPr>
          <w:lang w:val="en-US"/>
        </w:rPr>
        <w:fldChar w:fldCharType="separate"/>
      </w:r>
      <w:r w:rsidRPr="00E9785D">
        <w:rPr>
          <w:vertAlign w:val="superscript"/>
          <w:lang w:val="en-US"/>
        </w:rPr>
        <w:t>11</w:t>
      </w:r>
      <w:r w:rsidRPr="00E9785D">
        <w:rPr>
          <w:lang w:val="en-US"/>
        </w:rPr>
        <w:fldChar w:fldCharType="end"/>
      </w:r>
      <w:r>
        <w:rPr>
          <w:lang w:val="en-US"/>
        </w:rPr>
        <w:t xml:space="preserve"> Safety concerns and questionable OAC effectiveness in reducing stroke risk in dialysis patients led the KDIGO to advise against OAC use in AF patients on dialysis.</w:t>
      </w:r>
      <w:r w:rsidRPr="00E9785D">
        <w:t xml:space="preserve"> </w:t>
      </w:r>
      <w:r w:rsidRPr="00E9785D">
        <w:rPr>
          <w:lang w:val="en-US"/>
        </w:rPr>
        <w:fldChar w:fldCharType="begin"/>
      </w:r>
      <w:r w:rsidRPr="00E9785D">
        <w:rPr>
          <w:lang w:val="en-US"/>
        </w:rPr>
        <w:instrText>ADDIN BEC{Wanner et al., 2018 #32223}</w:instrText>
      </w:r>
      <w:r w:rsidRPr="00E9785D">
        <w:rPr>
          <w:lang w:val="en-US"/>
        </w:rPr>
        <w:fldChar w:fldCharType="separate"/>
      </w:r>
      <w:r w:rsidRPr="00E9785D">
        <w:rPr>
          <w:vertAlign w:val="superscript"/>
          <w:lang w:val="en-US"/>
        </w:rPr>
        <w:t>12</w:t>
      </w:r>
      <w:r w:rsidRPr="00E9785D">
        <w:rPr>
          <w:lang w:val="en-US"/>
        </w:rPr>
        <w:fldChar w:fldCharType="end"/>
      </w:r>
      <w:r>
        <w:rPr>
          <w:lang w:val="en-US"/>
        </w:rPr>
        <w:t xml:space="preserve"> The 2023 AHA guideline, on the other hand, suggested warfarin and apixaban as options, with a weak class 2B recommendation, implying a lack of clarity on effectiveness and safety.</w:t>
      </w:r>
      <w:r w:rsidRPr="00E9785D">
        <w:t xml:space="preserve"> </w:t>
      </w:r>
      <w:r w:rsidRPr="00E9785D">
        <w:rPr>
          <w:lang w:val="en-US"/>
        </w:rPr>
        <w:fldChar w:fldCharType="begin"/>
      </w:r>
      <w:r w:rsidRPr="00E9785D">
        <w:rPr>
          <w:lang w:val="en-US"/>
        </w:rPr>
        <w:instrText>ADDIN BEC{Joglar et al., 2024 #254294}</w:instrText>
      </w:r>
      <w:r w:rsidRPr="00E9785D">
        <w:rPr>
          <w:lang w:val="en-US"/>
        </w:rPr>
        <w:fldChar w:fldCharType="separate"/>
      </w:r>
      <w:r w:rsidRPr="00E9785D">
        <w:rPr>
          <w:vertAlign w:val="superscript"/>
          <w:lang w:val="en-US"/>
        </w:rPr>
        <w:t>3</w:t>
      </w:r>
      <w:r w:rsidRPr="00E9785D">
        <w:rPr>
          <w:lang w:val="en-US"/>
        </w:rPr>
        <w:fldChar w:fldCharType="end"/>
      </w:r>
      <w:r>
        <w:rPr>
          <w:lang w:val="en-US"/>
        </w:rPr>
        <w:t xml:space="preserve"> To further complicate the matter, </w:t>
      </w:r>
      <w:r w:rsidRPr="00537982">
        <w:rPr>
          <w:lang w:val="en-US"/>
        </w:rPr>
        <w:t>a PD-first policy has been adopted for all patients with kidney failure requiring dialysis unless medically contraindicated</w:t>
      </w:r>
      <w:r>
        <w:rPr>
          <w:lang w:val="en-US"/>
        </w:rPr>
        <w:t xml:space="preserve"> in Hong Kong. Different dialysis modalities exhibit differences in removal rate, duration, pharmacokinetic profiles, and heparin use.</w:t>
      </w:r>
      <w:r w:rsidRPr="00E9785D">
        <w:t xml:space="preserve"> </w:t>
      </w:r>
      <w:r w:rsidRPr="00E9785D">
        <w:rPr>
          <w:lang w:val="en-US"/>
        </w:rPr>
        <w:fldChar w:fldCharType="begin"/>
      </w:r>
      <w:r w:rsidRPr="00E9785D">
        <w:rPr>
          <w:lang w:val="en-US"/>
        </w:rPr>
        <w:instrText>ADDIN BEC{Amani et al., 2021 #7838}</w:instrText>
      </w:r>
      <w:r w:rsidRPr="00E9785D">
        <w:rPr>
          <w:lang w:val="en-US"/>
        </w:rPr>
        <w:fldChar w:fldCharType="separate"/>
      </w:r>
      <w:r w:rsidRPr="00E9785D">
        <w:rPr>
          <w:vertAlign w:val="superscript"/>
          <w:lang w:val="en-US"/>
        </w:rPr>
        <w:t>13</w:t>
      </w:r>
      <w:r w:rsidRPr="00E9785D">
        <w:rPr>
          <w:lang w:val="en-US"/>
        </w:rPr>
        <w:fldChar w:fldCharType="end"/>
      </w:r>
      <w:r>
        <w:rPr>
          <w:lang w:val="en-US"/>
        </w:rPr>
        <w:t xml:space="preserve"> </w:t>
      </w:r>
    </w:p>
    <w:p w14:paraId="773E73A6" w14:textId="77777777" w:rsidR="00BE0EB7" w:rsidDel="0058516F" w:rsidRDefault="00BE0EB7" w:rsidP="00BE0EB7">
      <w:pPr>
        <w:jc w:val="both"/>
        <w:rPr>
          <w:del w:id="276" w:author="Min Fan" w:date="2025-07-15T15:30:00Z" w16du:dateUtc="2025-07-15T07:30:00Z"/>
          <w:lang w:val="en-US"/>
        </w:rPr>
      </w:pPr>
      <w:proofErr w:type="gramStart"/>
      <w:r>
        <w:rPr>
          <w:lang w:val="en-US"/>
        </w:rPr>
        <w:t>In light of</w:t>
      </w:r>
      <w:proofErr w:type="gramEnd"/>
      <w:r>
        <w:rPr>
          <w:lang w:val="en-US"/>
        </w:rPr>
        <w:t xml:space="preserve"> the ongoing debate regarding the use of OACs in PD patients with AF, this study aims to evaluate the safety and efficacy of OAC administration in PD patients using a population-based electronic medical database from Hong Kong.</w:t>
      </w:r>
    </w:p>
    <w:p w14:paraId="11BA61EB" w14:textId="66149F2D" w:rsidR="00F8713D" w:rsidRPr="00BE0EB7" w:rsidDel="0058516F" w:rsidRDefault="00F8713D" w:rsidP="00860DCB">
      <w:pPr>
        <w:spacing w:line="360" w:lineRule="auto"/>
        <w:rPr>
          <w:del w:id="277" w:author="Min Fan" w:date="2025-07-15T15:30:00Z" w16du:dateUtc="2025-07-15T07:30:00Z"/>
          <w:sz w:val="24"/>
          <w:szCs w:val="24"/>
          <w:lang w:val="en-US"/>
        </w:rPr>
      </w:pPr>
    </w:p>
    <w:p w14:paraId="6BEB3CF4" w14:textId="402B6347" w:rsidR="00D50E39" w:rsidDel="0058516F" w:rsidRDefault="00D50E39" w:rsidP="00860DCB">
      <w:pPr>
        <w:spacing w:line="360" w:lineRule="auto"/>
        <w:rPr>
          <w:del w:id="278" w:author="Min Fan" w:date="2025-07-15T15:30:00Z" w16du:dateUtc="2025-07-15T07:30:00Z"/>
          <w:sz w:val="24"/>
          <w:szCs w:val="24"/>
        </w:rPr>
      </w:pPr>
    </w:p>
    <w:p w14:paraId="5CBDBA08" w14:textId="5B8C8424" w:rsidR="00D50E39" w:rsidDel="0058516F" w:rsidRDefault="00D50E39" w:rsidP="00860DCB">
      <w:pPr>
        <w:spacing w:line="360" w:lineRule="auto"/>
        <w:rPr>
          <w:del w:id="279" w:author="Min Fan" w:date="2025-07-15T15:30:00Z" w16du:dateUtc="2025-07-15T07:30:00Z"/>
          <w:sz w:val="24"/>
          <w:szCs w:val="24"/>
        </w:rPr>
      </w:pPr>
    </w:p>
    <w:p w14:paraId="5A5DDF7D" w14:textId="38B641C1" w:rsidR="00D50E39" w:rsidDel="0058516F" w:rsidRDefault="00D50E39" w:rsidP="00860DCB">
      <w:pPr>
        <w:spacing w:line="360" w:lineRule="auto"/>
        <w:rPr>
          <w:del w:id="280" w:author="Min Fan" w:date="2025-07-15T15:30:00Z" w16du:dateUtc="2025-07-15T07:30:00Z"/>
          <w:sz w:val="24"/>
          <w:szCs w:val="24"/>
        </w:rPr>
      </w:pPr>
    </w:p>
    <w:p w14:paraId="20CA2BAC" w14:textId="43055970" w:rsidR="00D50E39" w:rsidDel="0058516F" w:rsidRDefault="00D50E39" w:rsidP="00860DCB">
      <w:pPr>
        <w:spacing w:line="360" w:lineRule="auto"/>
        <w:rPr>
          <w:del w:id="281" w:author="Min Fan" w:date="2025-07-15T15:30:00Z" w16du:dateUtc="2025-07-15T07:30:00Z"/>
          <w:sz w:val="24"/>
          <w:szCs w:val="24"/>
        </w:rPr>
      </w:pPr>
    </w:p>
    <w:p w14:paraId="5E39B69D" w14:textId="3F44ECBD" w:rsidR="00D50E39" w:rsidDel="0058516F" w:rsidRDefault="00D50E39" w:rsidP="00860DCB">
      <w:pPr>
        <w:spacing w:line="360" w:lineRule="auto"/>
        <w:rPr>
          <w:del w:id="282" w:author="Min Fan" w:date="2025-07-15T15:30:00Z" w16du:dateUtc="2025-07-15T07:30:00Z"/>
          <w:sz w:val="24"/>
          <w:szCs w:val="24"/>
        </w:rPr>
      </w:pPr>
    </w:p>
    <w:p w14:paraId="219E871F" w14:textId="523ADA56" w:rsidR="00D50E39" w:rsidDel="0058516F" w:rsidRDefault="00D50E39" w:rsidP="00860DCB">
      <w:pPr>
        <w:spacing w:line="360" w:lineRule="auto"/>
        <w:rPr>
          <w:del w:id="283" w:author="Min Fan" w:date="2025-07-15T15:30:00Z" w16du:dateUtc="2025-07-15T07:30:00Z"/>
          <w:sz w:val="24"/>
          <w:szCs w:val="24"/>
        </w:rPr>
      </w:pPr>
    </w:p>
    <w:p w14:paraId="58D8B0BB" w14:textId="36D7009E" w:rsidR="00D50E39" w:rsidDel="0058516F" w:rsidRDefault="00D50E39" w:rsidP="00860DCB">
      <w:pPr>
        <w:spacing w:line="360" w:lineRule="auto"/>
        <w:rPr>
          <w:del w:id="284" w:author="Min Fan" w:date="2025-07-15T15:30:00Z" w16du:dateUtc="2025-07-15T07:30:00Z"/>
          <w:sz w:val="24"/>
          <w:szCs w:val="24"/>
        </w:rPr>
      </w:pPr>
    </w:p>
    <w:p w14:paraId="52182F6B" w14:textId="713F6C09" w:rsidR="00D50E39" w:rsidDel="0058516F" w:rsidRDefault="00D50E39" w:rsidP="00860DCB">
      <w:pPr>
        <w:spacing w:line="360" w:lineRule="auto"/>
        <w:rPr>
          <w:del w:id="285" w:author="Min Fan" w:date="2025-07-15T15:30:00Z" w16du:dateUtc="2025-07-15T07:30:00Z"/>
          <w:sz w:val="24"/>
          <w:szCs w:val="24"/>
        </w:rPr>
      </w:pPr>
    </w:p>
    <w:p w14:paraId="689B4266" w14:textId="29208FC7" w:rsidR="00D50E39" w:rsidDel="0058516F" w:rsidRDefault="00D50E39" w:rsidP="00860DCB">
      <w:pPr>
        <w:spacing w:line="360" w:lineRule="auto"/>
        <w:rPr>
          <w:del w:id="286" w:author="Min Fan" w:date="2025-07-15T15:30:00Z" w16du:dateUtc="2025-07-15T07:30:00Z"/>
          <w:sz w:val="24"/>
          <w:szCs w:val="24"/>
        </w:rPr>
      </w:pPr>
    </w:p>
    <w:p w14:paraId="032A7F45" w14:textId="61389E88" w:rsidR="00F8713D" w:rsidDel="0058516F" w:rsidRDefault="00F8713D" w:rsidP="00860DCB">
      <w:pPr>
        <w:spacing w:line="360" w:lineRule="auto"/>
        <w:rPr>
          <w:del w:id="287" w:author="Min Fan" w:date="2025-07-15T15:30:00Z" w16du:dateUtc="2025-07-15T07:30:00Z"/>
          <w:sz w:val="24"/>
          <w:szCs w:val="24"/>
        </w:rPr>
      </w:pPr>
    </w:p>
    <w:p w14:paraId="745B5B91" w14:textId="5426AE0F" w:rsidR="00F8713D" w:rsidDel="0058516F" w:rsidRDefault="00F8713D" w:rsidP="00860DCB">
      <w:pPr>
        <w:spacing w:line="360" w:lineRule="auto"/>
        <w:rPr>
          <w:del w:id="288" w:author="Min Fan" w:date="2025-07-15T15:30:00Z" w16du:dateUtc="2025-07-15T07:30:00Z"/>
          <w:sz w:val="24"/>
          <w:szCs w:val="24"/>
        </w:rPr>
      </w:pPr>
    </w:p>
    <w:p w14:paraId="2A6B3391" w14:textId="6AF04971" w:rsidR="00F8713D" w:rsidDel="0058516F" w:rsidRDefault="00F8713D" w:rsidP="00860DCB">
      <w:pPr>
        <w:spacing w:line="360" w:lineRule="auto"/>
        <w:rPr>
          <w:del w:id="289" w:author="Min Fan" w:date="2025-07-15T15:30:00Z" w16du:dateUtc="2025-07-15T07:30:00Z"/>
          <w:sz w:val="24"/>
          <w:szCs w:val="24"/>
        </w:rPr>
      </w:pPr>
    </w:p>
    <w:p w14:paraId="2FB7339D" w14:textId="1F3E65A5" w:rsidR="00F8713D" w:rsidDel="0058516F" w:rsidRDefault="00F8713D" w:rsidP="00860DCB">
      <w:pPr>
        <w:spacing w:line="360" w:lineRule="auto"/>
        <w:rPr>
          <w:del w:id="290" w:author="Min Fan" w:date="2025-07-15T15:30:00Z" w16du:dateUtc="2025-07-15T07:30:00Z"/>
          <w:sz w:val="24"/>
          <w:szCs w:val="24"/>
        </w:rPr>
      </w:pPr>
    </w:p>
    <w:p w14:paraId="0E6D6EAC" w14:textId="37CE2C81" w:rsidR="00F8713D" w:rsidDel="0058516F" w:rsidRDefault="00F8713D" w:rsidP="00860DCB">
      <w:pPr>
        <w:spacing w:line="360" w:lineRule="auto"/>
        <w:rPr>
          <w:del w:id="291" w:author="Min Fan" w:date="2025-07-15T15:30:00Z" w16du:dateUtc="2025-07-15T07:30:00Z"/>
          <w:sz w:val="24"/>
          <w:szCs w:val="24"/>
        </w:rPr>
      </w:pPr>
    </w:p>
    <w:p w14:paraId="1BD532C3" w14:textId="7B8E283A" w:rsidR="00F8713D" w:rsidDel="0058516F" w:rsidRDefault="00F8713D" w:rsidP="00860DCB">
      <w:pPr>
        <w:spacing w:line="360" w:lineRule="auto"/>
        <w:rPr>
          <w:del w:id="292" w:author="Min Fan" w:date="2025-07-15T15:30:00Z" w16du:dateUtc="2025-07-15T07:30:00Z"/>
          <w:sz w:val="24"/>
          <w:szCs w:val="24"/>
        </w:rPr>
      </w:pPr>
    </w:p>
    <w:p w14:paraId="198C653E" w14:textId="4B5ECD5F" w:rsidR="00F8713D" w:rsidRDefault="00F8713D">
      <w:pPr>
        <w:jc w:val="both"/>
        <w:rPr>
          <w:sz w:val="24"/>
          <w:szCs w:val="24"/>
        </w:rPr>
        <w:pPrChange w:id="293" w:author="Min Fan" w:date="2025-07-15T15:30:00Z" w16du:dateUtc="2025-07-15T07:30:00Z">
          <w:pPr>
            <w:spacing w:line="360" w:lineRule="auto"/>
          </w:pPr>
        </w:pPrChange>
      </w:pPr>
    </w:p>
    <w:p w14:paraId="62775DBC" w14:textId="77777777" w:rsidR="00EC3372" w:rsidRDefault="00EC3372">
      <w:pPr>
        <w:rPr>
          <w:b/>
          <w:bCs/>
          <w:sz w:val="24"/>
          <w:szCs w:val="24"/>
        </w:rPr>
      </w:pPr>
      <w:r>
        <w:rPr>
          <w:b/>
          <w:bCs/>
          <w:sz w:val="24"/>
          <w:szCs w:val="24"/>
        </w:rPr>
        <w:br w:type="page"/>
      </w:r>
    </w:p>
    <w:p w14:paraId="2026320B" w14:textId="5346E977" w:rsidR="00F8713D" w:rsidRPr="00F8713D" w:rsidRDefault="00F8713D" w:rsidP="00860DCB">
      <w:pPr>
        <w:spacing w:line="360" w:lineRule="auto"/>
        <w:rPr>
          <w:b/>
          <w:bCs/>
          <w:sz w:val="24"/>
          <w:szCs w:val="24"/>
        </w:rPr>
      </w:pPr>
      <w:r w:rsidRPr="00F8713D">
        <w:rPr>
          <w:b/>
          <w:bCs/>
          <w:sz w:val="24"/>
          <w:szCs w:val="24"/>
        </w:rPr>
        <w:lastRenderedPageBreak/>
        <w:t xml:space="preserve">Materials and Methods </w:t>
      </w:r>
    </w:p>
    <w:p w14:paraId="185D7A43" w14:textId="2AF4371A" w:rsidR="00F8713D" w:rsidDel="003F64C0" w:rsidRDefault="00F8713D" w:rsidP="00860DCB">
      <w:pPr>
        <w:spacing w:line="360" w:lineRule="auto"/>
        <w:rPr>
          <w:del w:id="294" w:author="Min Fan" w:date="2025-07-15T16:15:00Z" w16du:dateUtc="2025-07-15T08:15:00Z"/>
          <w:sz w:val="24"/>
          <w:szCs w:val="24"/>
        </w:rPr>
      </w:pPr>
      <w:del w:id="295" w:author="Min Fan" w:date="2025-07-15T16:15:00Z" w16du:dateUtc="2025-07-15T08:15:00Z">
        <w:r w:rsidDel="003F64C0">
          <w:rPr>
            <w:sz w:val="24"/>
            <w:szCs w:val="24"/>
          </w:rPr>
          <w:delText xml:space="preserve">List here the experimental design, resources used, and ethical permissions obtained. Reviewers should be able to understand whether the design of the study was appropriate to test the hypothesis. </w:delText>
        </w:r>
      </w:del>
    </w:p>
    <w:p w14:paraId="4821AAE7" w14:textId="77A884D1" w:rsidR="00D50E39" w:rsidDel="003F64C0" w:rsidRDefault="00F8713D" w:rsidP="00860DCB">
      <w:pPr>
        <w:spacing w:line="360" w:lineRule="auto"/>
        <w:rPr>
          <w:del w:id="296" w:author="Min Fan" w:date="2025-07-15T16:15:00Z" w16du:dateUtc="2025-07-15T08:15:00Z"/>
          <w:sz w:val="24"/>
          <w:szCs w:val="24"/>
        </w:rPr>
      </w:pPr>
      <w:del w:id="297" w:author="Min Fan" w:date="2025-07-15T16:15:00Z" w16du:dateUtc="2025-07-15T08:15:00Z">
        <w:r w:rsidDel="003F64C0">
          <w:rPr>
            <w:sz w:val="24"/>
            <w:szCs w:val="24"/>
          </w:rPr>
          <w:delText>Use the online supplement file to report trial protocols or extensive descriptions of the experimental methodology that help assure reproducibility of the experiments, e.g., tables with primer sequences.</w:delText>
        </w:r>
      </w:del>
    </w:p>
    <w:p w14:paraId="665FE5CC" w14:textId="16FC2E74" w:rsidR="00F17EF2" w:rsidDel="003F64C0" w:rsidRDefault="00F17EF2" w:rsidP="00860DCB">
      <w:pPr>
        <w:spacing w:line="360" w:lineRule="auto"/>
        <w:rPr>
          <w:del w:id="298" w:author="Min Fan" w:date="2025-07-15T16:15:00Z" w16du:dateUtc="2025-07-15T08:15:00Z"/>
          <w:sz w:val="24"/>
          <w:szCs w:val="24"/>
        </w:rPr>
      </w:pPr>
    </w:p>
    <w:p w14:paraId="2038EEA5" w14:textId="5730C93A" w:rsidR="00F17EF2" w:rsidDel="003F64C0" w:rsidRDefault="00F17EF2" w:rsidP="00860DCB">
      <w:pPr>
        <w:spacing w:line="360" w:lineRule="auto"/>
        <w:rPr>
          <w:del w:id="299" w:author="Min Fan" w:date="2025-07-15T16:15:00Z" w16du:dateUtc="2025-07-15T08:15:00Z"/>
          <w:sz w:val="24"/>
          <w:szCs w:val="24"/>
        </w:rPr>
      </w:pPr>
      <w:del w:id="300" w:author="Min Fan" w:date="2025-07-15T16:15:00Z" w16du:dateUtc="2025-07-15T08:15:00Z">
        <w:r w:rsidDel="003F64C0">
          <w:rPr>
            <w:sz w:val="24"/>
            <w:szCs w:val="24"/>
          </w:rPr>
          <w:delText>Make sure that methods</w:delText>
        </w:r>
        <w:r w:rsidR="00345E09" w:rsidDel="003F64C0">
          <w:rPr>
            <w:sz w:val="24"/>
            <w:szCs w:val="24"/>
          </w:rPr>
          <w:delText>‘</w:delText>
        </w:r>
        <w:r w:rsidDel="003F64C0">
          <w:rPr>
            <w:sz w:val="24"/>
            <w:szCs w:val="24"/>
          </w:rPr>
          <w:delText xml:space="preserve"> reporting includes all information recommended </w:delText>
        </w:r>
        <w:r w:rsidR="00860DCB" w:rsidDel="003F64C0">
          <w:rPr>
            <w:sz w:val="24"/>
            <w:szCs w:val="24"/>
          </w:rPr>
          <w:delText xml:space="preserve">for your type of study </w:delText>
        </w:r>
        <w:r w:rsidDel="003F64C0">
          <w:rPr>
            <w:sz w:val="24"/>
            <w:szCs w:val="24"/>
          </w:rPr>
          <w:delText xml:space="preserve">by </w:delText>
        </w:r>
        <w:r w:rsidR="00860DCB" w:rsidDel="003F64C0">
          <w:rPr>
            <w:sz w:val="24"/>
            <w:szCs w:val="24"/>
          </w:rPr>
          <w:delText xml:space="preserve">the </w:delText>
        </w:r>
        <w:r w:rsidDel="003F64C0">
          <w:rPr>
            <w:sz w:val="24"/>
            <w:szCs w:val="24"/>
          </w:rPr>
          <w:delText>respective guideline</w:delText>
        </w:r>
        <w:r w:rsidR="00860DCB" w:rsidDel="003F64C0">
          <w:rPr>
            <w:sz w:val="24"/>
            <w:szCs w:val="24"/>
          </w:rPr>
          <w:delText xml:space="preserve"> (</w:delText>
        </w:r>
        <w:r w:rsidDel="003F64C0">
          <w:rPr>
            <w:sz w:val="24"/>
            <w:szCs w:val="24"/>
          </w:rPr>
          <w:delText>CONSORT</w:delText>
        </w:r>
        <w:r w:rsidR="00860DCB" w:rsidDel="003F64C0">
          <w:rPr>
            <w:sz w:val="24"/>
            <w:szCs w:val="24"/>
          </w:rPr>
          <w:delText xml:space="preserve">, ARRIVE, </w:delText>
        </w:r>
        <w:r w:rsidR="007B2203" w:rsidDel="003F64C0">
          <w:rPr>
            <w:sz w:val="24"/>
            <w:szCs w:val="24"/>
          </w:rPr>
          <w:delText>STROBE</w:delText>
        </w:r>
        <w:r w:rsidR="00860DCB" w:rsidDel="003F64C0">
          <w:rPr>
            <w:sz w:val="24"/>
            <w:szCs w:val="24"/>
          </w:rPr>
          <w:delText xml:space="preserve">, STARD, </w:delText>
        </w:r>
        <w:r w:rsidDel="003F64C0">
          <w:rPr>
            <w:sz w:val="24"/>
            <w:szCs w:val="24"/>
          </w:rPr>
          <w:delText>PRISMA</w:delText>
        </w:r>
        <w:r w:rsidR="00860DCB" w:rsidDel="003F64C0">
          <w:rPr>
            <w:sz w:val="24"/>
            <w:szCs w:val="24"/>
          </w:rPr>
          <w:delText xml:space="preserve">, SQUIRE, CHEERS, SPIRIT, etc). </w:delText>
        </w:r>
      </w:del>
    </w:p>
    <w:p w14:paraId="3CAA6973" w14:textId="590FAA3E" w:rsidR="00F17EF2" w:rsidDel="003F64C0" w:rsidRDefault="00860DCB" w:rsidP="00860DCB">
      <w:pPr>
        <w:spacing w:line="360" w:lineRule="auto"/>
        <w:rPr>
          <w:del w:id="301" w:author="Min Fan" w:date="2025-07-15T16:15:00Z" w16du:dateUtc="2025-07-15T08:15:00Z"/>
          <w:sz w:val="24"/>
          <w:szCs w:val="24"/>
        </w:rPr>
      </w:pPr>
      <w:del w:id="302" w:author="Min Fan" w:date="2025-07-15T16:15:00Z" w16du:dateUtc="2025-07-15T08:15:00Z">
        <w:r w:rsidDel="003F64C0">
          <w:fldChar w:fldCharType="begin"/>
        </w:r>
        <w:r w:rsidDel="003F64C0">
          <w:delInstrText>HYPERLINK "https://www.equator-network.org/reporting-guidelines/"</w:delInstrText>
        </w:r>
        <w:r w:rsidDel="003F64C0">
          <w:fldChar w:fldCharType="separate"/>
        </w:r>
        <w:r w:rsidRPr="00ED19EC" w:rsidDel="003F64C0">
          <w:rPr>
            <w:rStyle w:val="Hyperlink"/>
            <w:sz w:val="24"/>
            <w:szCs w:val="24"/>
          </w:rPr>
          <w:delText>https://www.equator-network.org/reporting-guidelines/</w:delText>
        </w:r>
        <w:r w:rsidDel="003F64C0">
          <w:fldChar w:fldCharType="end"/>
        </w:r>
      </w:del>
    </w:p>
    <w:p w14:paraId="47890AFB" w14:textId="4902FF50" w:rsidR="00860DCB" w:rsidDel="003F64C0" w:rsidRDefault="00860DCB" w:rsidP="00860DCB">
      <w:pPr>
        <w:spacing w:line="360" w:lineRule="auto"/>
        <w:rPr>
          <w:del w:id="303" w:author="Min Fan" w:date="2025-07-15T16:15:00Z" w16du:dateUtc="2025-07-15T08:15:00Z"/>
          <w:sz w:val="24"/>
          <w:szCs w:val="24"/>
        </w:rPr>
      </w:pPr>
    </w:p>
    <w:p w14:paraId="23BBFE62" w14:textId="77777777" w:rsidR="00EC3372" w:rsidRPr="00CA48C7" w:rsidRDefault="00EC3372" w:rsidP="00EC3372">
      <w:pPr>
        <w:pStyle w:val="MDPI22heading2"/>
        <w:rPr>
          <w:rFonts w:ascii="Aptos" w:hAnsi="Aptos"/>
          <w:sz w:val="24"/>
          <w:szCs w:val="24"/>
        </w:rPr>
      </w:pPr>
      <w:r w:rsidRPr="00CA48C7">
        <w:rPr>
          <w:rFonts w:ascii="Aptos" w:hAnsi="Aptos"/>
          <w:sz w:val="24"/>
          <w:szCs w:val="24"/>
        </w:rPr>
        <w:t xml:space="preserve">Study design </w:t>
      </w:r>
    </w:p>
    <w:p w14:paraId="7E1AC4DF" w14:textId="77777777" w:rsidR="00EC3372" w:rsidRPr="00CA48C7" w:rsidRDefault="00EC3372" w:rsidP="00EC3372">
      <w:pPr>
        <w:pStyle w:val="MDPI32textnoindent"/>
        <w:rPr>
          <w:rFonts w:ascii="Aptos" w:eastAsia="DengXian" w:hAnsi="Aptos"/>
          <w:sz w:val="24"/>
          <w:szCs w:val="24"/>
          <w:lang w:eastAsia="zh-CN"/>
        </w:rPr>
      </w:pPr>
      <w:r w:rsidRPr="00CA48C7">
        <w:rPr>
          <w:rFonts w:ascii="Aptos" w:hAnsi="Aptos"/>
          <w:sz w:val="24"/>
          <w:szCs w:val="24"/>
        </w:rPr>
        <w:t xml:space="preserve">We emulated a target </w:t>
      </w:r>
      <w:proofErr w:type="spellStart"/>
      <w:r w:rsidRPr="00CA48C7">
        <w:rPr>
          <w:rFonts w:ascii="Aptos" w:hAnsi="Aptos"/>
          <w:sz w:val="24"/>
          <w:szCs w:val="24"/>
        </w:rPr>
        <w:t>randomised</w:t>
      </w:r>
      <w:proofErr w:type="spellEnd"/>
      <w:r w:rsidRPr="00CA48C7">
        <w:rPr>
          <w:rFonts w:ascii="Aptos" w:hAnsi="Aptos"/>
          <w:sz w:val="24"/>
          <w:szCs w:val="24"/>
        </w:rPr>
        <w:t xml:space="preserve"> controlled trial to evaluate the comparative effectiveness and safety of OAC initiators versus non-initiators in preventing stroke among peritoneal dialysis patients with incident atrial fibrillation or flutter from 2007 to 2022. This retrospective cohort study employed a sequential, propensity score-matched design to approximate </w:t>
      </w:r>
      <w:proofErr w:type="spellStart"/>
      <w:r w:rsidRPr="00CA48C7">
        <w:rPr>
          <w:rFonts w:ascii="Aptos" w:hAnsi="Aptos"/>
          <w:sz w:val="24"/>
          <w:szCs w:val="24"/>
        </w:rPr>
        <w:t>randomisation</w:t>
      </w:r>
      <w:proofErr w:type="spellEnd"/>
      <w:r w:rsidRPr="00CA48C7">
        <w:rPr>
          <w:rFonts w:ascii="Aptos" w:hAnsi="Aptos"/>
          <w:sz w:val="24"/>
          <w:szCs w:val="24"/>
        </w:rPr>
        <w:t xml:space="preserve">, aligning with the target trial framework. The specification for emulation with observational data and the target trial is illustrated in Supplementary Table 1. Eligibility criteria were dynamically reassessed monthly and included individuals: 1) who underwent peritoneal dialysis, 2) with a diagnosis of atrial fibrillation or atrial flutter; and 3) without a history of stroke. From Jan 2007 to Dec 2022, a total of 191 sequential trials were conducted, each representing a monthly eligibility assessment window. Treatment assignment was determined by OAC initiation within one month preceding each trial. Those who had oral anticoagulants within one month before the index date </w:t>
      </w:r>
      <w:proofErr w:type="gramStart"/>
      <w:r w:rsidRPr="00CA48C7">
        <w:rPr>
          <w:rFonts w:ascii="Aptos" w:hAnsi="Aptos"/>
          <w:sz w:val="24"/>
          <w:szCs w:val="24"/>
        </w:rPr>
        <w:t>were</w:t>
      </w:r>
      <w:proofErr w:type="gramEnd"/>
      <w:r w:rsidRPr="00CA48C7">
        <w:rPr>
          <w:rFonts w:ascii="Aptos" w:hAnsi="Aptos"/>
          <w:sz w:val="24"/>
          <w:szCs w:val="24"/>
        </w:rPr>
        <w:t xml:space="preserve"> considered as initiators, while the others were treated as non-initiators. And those non-initiators in each trial will be eligible for the subsequent trials. Individuals were followed up from each index </w:t>
      </w:r>
      <w:r w:rsidRPr="00CA48C7">
        <w:rPr>
          <w:rFonts w:ascii="Aptos" w:eastAsia="DengXian" w:hAnsi="Aptos"/>
          <w:sz w:val="24"/>
          <w:szCs w:val="24"/>
          <w:lang w:eastAsia="zh-CN"/>
        </w:rPr>
        <w:t>month</w:t>
      </w:r>
      <w:r w:rsidRPr="00CA48C7">
        <w:rPr>
          <w:rFonts w:ascii="Aptos" w:hAnsi="Aptos"/>
          <w:sz w:val="24"/>
          <w:szCs w:val="24"/>
        </w:rPr>
        <w:t xml:space="preserve"> until death, transplant, the end of 2022, or </w:t>
      </w:r>
      <w:commentRangeStart w:id="304"/>
      <w:commentRangeStart w:id="305"/>
      <w:r w:rsidRPr="00CA48C7">
        <w:rPr>
          <w:rFonts w:ascii="Aptos" w:hAnsi="Aptos"/>
          <w:sz w:val="24"/>
          <w:szCs w:val="24"/>
        </w:rPr>
        <w:t xml:space="preserve">3 years after the index </w:t>
      </w:r>
      <w:r w:rsidRPr="00CA48C7">
        <w:rPr>
          <w:rFonts w:ascii="Aptos" w:eastAsia="DengXian" w:hAnsi="Aptos"/>
          <w:sz w:val="24"/>
          <w:szCs w:val="24"/>
          <w:lang w:eastAsia="zh-CN"/>
        </w:rPr>
        <w:t>month</w:t>
      </w:r>
      <w:r w:rsidRPr="00CA48C7">
        <w:rPr>
          <w:rFonts w:ascii="Aptos" w:hAnsi="Aptos"/>
          <w:sz w:val="24"/>
          <w:szCs w:val="24"/>
        </w:rPr>
        <w:t>, whichever occurred first</w:t>
      </w:r>
      <w:commentRangeEnd w:id="304"/>
      <w:r>
        <w:rPr>
          <w:rStyle w:val="CommentReference"/>
          <w:rFonts w:asciiTheme="minorHAnsi" w:eastAsiaTheme="minorEastAsia" w:hAnsiTheme="minorHAnsi" w:cstheme="minorBidi"/>
          <w:snapToGrid/>
          <w:color w:val="auto"/>
          <w:lang w:val="en-HK" w:eastAsia="zh-TW" w:bidi="ar-SA"/>
        </w:rPr>
        <w:commentReference w:id="304"/>
      </w:r>
      <w:commentRangeEnd w:id="305"/>
      <w:r w:rsidR="00251FD3">
        <w:rPr>
          <w:rStyle w:val="CommentReference"/>
          <w:rFonts w:asciiTheme="minorHAnsi" w:eastAsiaTheme="minorEastAsia" w:hAnsiTheme="minorHAnsi" w:cstheme="minorBidi"/>
          <w:snapToGrid/>
          <w:color w:val="auto"/>
          <w:lang w:val="en-HK" w:eastAsia="zh-TW" w:bidi="ar-SA"/>
        </w:rPr>
        <w:commentReference w:id="305"/>
      </w:r>
      <w:r w:rsidRPr="00CA48C7">
        <w:rPr>
          <w:rFonts w:ascii="Aptos" w:hAnsi="Aptos"/>
          <w:sz w:val="24"/>
          <w:szCs w:val="24"/>
        </w:rPr>
        <w:t>.</w:t>
      </w:r>
      <w:r w:rsidRPr="00CA48C7">
        <w:rPr>
          <w:rFonts w:ascii="Aptos" w:eastAsia="DengXian" w:hAnsi="Aptos"/>
          <w:sz w:val="24"/>
          <w:szCs w:val="24"/>
          <w:lang w:eastAsia="zh-CN"/>
        </w:rPr>
        <w:t xml:space="preserve"> The detailed illustration of the design was shown in Figure 1. </w:t>
      </w:r>
    </w:p>
    <w:p w14:paraId="33E14417" w14:textId="77777777" w:rsidR="00EC3372" w:rsidRPr="00CA48C7" w:rsidRDefault="00EC3372" w:rsidP="00EC3372">
      <w:pPr>
        <w:pStyle w:val="MDPI22heading2"/>
        <w:rPr>
          <w:rFonts w:ascii="Aptos" w:hAnsi="Aptos"/>
          <w:sz w:val="24"/>
          <w:szCs w:val="24"/>
        </w:rPr>
      </w:pPr>
      <w:r w:rsidRPr="00CA48C7">
        <w:rPr>
          <w:rFonts w:ascii="Aptos" w:hAnsi="Aptos"/>
          <w:sz w:val="24"/>
          <w:szCs w:val="24"/>
        </w:rPr>
        <w:t>Data source</w:t>
      </w:r>
    </w:p>
    <w:p w14:paraId="63FDEBD0" w14:textId="77777777" w:rsidR="00EC3372" w:rsidRPr="00CA48C7" w:rsidRDefault="00EC3372" w:rsidP="00EC3372">
      <w:pPr>
        <w:pStyle w:val="MDPI32textnoindent"/>
        <w:rPr>
          <w:rFonts w:ascii="Aptos" w:hAnsi="Aptos"/>
          <w:sz w:val="24"/>
          <w:szCs w:val="24"/>
        </w:rPr>
      </w:pPr>
      <w:r w:rsidRPr="00CA48C7">
        <w:rPr>
          <w:rFonts w:ascii="Aptos" w:hAnsi="Aptos"/>
          <w:sz w:val="24"/>
          <w:szCs w:val="24"/>
        </w:rPr>
        <w:t xml:space="preserve">The Clinical Data Analysis and Reporting System (CDARS) is an electronic clinical database managed by the Hospital Authority (HA). More than seven million Hong Kong citizens have access to public healthcare services provided by HA. The CDARS stores records of demographic characteristics and clinical </w:t>
      </w:r>
      <w:r w:rsidRPr="00CA48C7">
        <w:rPr>
          <w:rFonts w:ascii="Aptos" w:hAnsi="Aptos"/>
          <w:kern w:val="0"/>
          <w:sz w:val="24"/>
          <w:szCs w:val="24"/>
        </w:rPr>
        <w:t>information, including clinical diagnoses, prescription details, laboratory tests, accident and emergency, inpatient, and outpatient visits,</w:t>
      </w:r>
      <w:r w:rsidRPr="00CA48C7">
        <w:rPr>
          <w:rFonts w:ascii="Aptos" w:hAnsi="Aptos"/>
          <w:sz w:val="24"/>
          <w:szCs w:val="24"/>
        </w:rPr>
        <w:t xml:space="preserve"> since 1995. In the CDARS, the patient records are </w:t>
      </w:r>
      <w:proofErr w:type="spellStart"/>
      <w:r w:rsidRPr="00CA48C7">
        <w:rPr>
          <w:rFonts w:ascii="Aptos" w:hAnsi="Aptos"/>
          <w:kern w:val="0"/>
          <w:sz w:val="24"/>
          <w:szCs w:val="24"/>
        </w:rPr>
        <w:t>anonymised</w:t>
      </w:r>
      <w:proofErr w:type="spellEnd"/>
      <w:r w:rsidRPr="00CA48C7">
        <w:rPr>
          <w:rFonts w:ascii="Aptos" w:hAnsi="Aptos"/>
          <w:kern w:val="0"/>
          <w:sz w:val="24"/>
          <w:szCs w:val="24"/>
        </w:rPr>
        <w:t>, so that the patient's</w:t>
      </w:r>
      <w:r w:rsidRPr="00CA48C7">
        <w:rPr>
          <w:rFonts w:ascii="Aptos" w:hAnsi="Aptos"/>
          <w:sz w:val="24"/>
          <w:szCs w:val="24"/>
        </w:rPr>
        <w:t xml:space="preserve"> name and Hong Kong identification card number are not used. A unique patient reference number is generated for each patient to link all data sources and facilitate the retrieval of data. </w:t>
      </w:r>
    </w:p>
    <w:p w14:paraId="1F4C7304" w14:textId="77777777" w:rsidR="00EC3372" w:rsidRPr="00CA48C7" w:rsidRDefault="00EC3372" w:rsidP="00EC3372">
      <w:pPr>
        <w:pStyle w:val="MDPI22heading2"/>
        <w:rPr>
          <w:rFonts w:ascii="Aptos" w:hAnsi="Aptos"/>
          <w:sz w:val="24"/>
          <w:szCs w:val="24"/>
        </w:rPr>
      </w:pPr>
      <w:r w:rsidRPr="00CA48C7">
        <w:rPr>
          <w:rFonts w:ascii="Aptos" w:hAnsi="Aptos"/>
          <w:sz w:val="24"/>
          <w:szCs w:val="24"/>
        </w:rPr>
        <w:t>Propensity score matching</w:t>
      </w:r>
    </w:p>
    <w:p w14:paraId="52E51BDF" w14:textId="478512E6" w:rsidR="00EC3372" w:rsidRPr="00CA48C7" w:rsidRDefault="00EC3372" w:rsidP="00EC3372">
      <w:pPr>
        <w:pStyle w:val="MDPI32textnoindent"/>
        <w:rPr>
          <w:rFonts w:ascii="Aptos" w:hAnsi="Aptos"/>
          <w:sz w:val="24"/>
          <w:szCs w:val="24"/>
        </w:rPr>
      </w:pPr>
      <w:r w:rsidRPr="00CA48C7">
        <w:rPr>
          <w:rFonts w:ascii="Aptos" w:hAnsi="Aptos"/>
          <w:sz w:val="24"/>
          <w:szCs w:val="24"/>
        </w:rPr>
        <w:t>Within each monthly trial, we performed 1:10 nearest-</w:t>
      </w:r>
      <w:proofErr w:type="spellStart"/>
      <w:r w:rsidRPr="00CA48C7">
        <w:rPr>
          <w:rFonts w:ascii="Aptos" w:hAnsi="Aptos"/>
          <w:sz w:val="24"/>
          <w:szCs w:val="24"/>
        </w:rPr>
        <w:t>neighbour</w:t>
      </w:r>
      <w:proofErr w:type="spellEnd"/>
      <w:r w:rsidRPr="00CA48C7">
        <w:rPr>
          <w:rFonts w:ascii="Aptos" w:hAnsi="Aptos"/>
          <w:sz w:val="24"/>
          <w:szCs w:val="24"/>
        </w:rPr>
        <w:t xml:space="preserve"> matching without replacement to balance baseline covariates between OAC initiators and non-initiators. The propensity score model incorporated: 1) demographic variables (age at index </w:t>
      </w:r>
      <w:r w:rsidRPr="00CA48C7">
        <w:rPr>
          <w:rFonts w:ascii="Aptos" w:eastAsia="DengXian" w:hAnsi="Aptos"/>
          <w:sz w:val="24"/>
          <w:szCs w:val="24"/>
          <w:lang w:eastAsia="zh-CN"/>
        </w:rPr>
        <w:t>month</w:t>
      </w:r>
      <w:r w:rsidRPr="00CA48C7">
        <w:rPr>
          <w:rFonts w:ascii="Aptos" w:hAnsi="Aptos"/>
          <w:sz w:val="24"/>
          <w:szCs w:val="24"/>
        </w:rPr>
        <w:t xml:space="preserve"> and sex); 2) clinical factors (CHA₂DS₂-VASc score at index </w:t>
      </w:r>
      <w:r w:rsidRPr="00CA48C7">
        <w:rPr>
          <w:rFonts w:ascii="Aptos" w:eastAsia="DengXian" w:hAnsi="Aptos"/>
          <w:sz w:val="24"/>
          <w:szCs w:val="24"/>
          <w:lang w:eastAsia="zh-CN"/>
        </w:rPr>
        <w:t>month</w:t>
      </w:r>
      <w:r w:rsidRPr="00CA48C7">
        <w:rPr>
          <w:rFonts w:ascii="Aptos" w:hAnsi="Aptos"/>
          <w:sz w:val="24"/>
          <w:szCs w:val="24"/>
        </w:rPr>
        <w:t>, time since atrial fibrillation diagnosis</w:t>
      </w:r>
      <w:r w:rsidRPr="00CA48C7">
        <w:rPr>
          <w:rFonts w:ascii="Aptos" w:eastAsia="DengXian" w:hAnsi="Aptos"/>
          <w:sz w:val="24"/>
          <w:szCs w:val="24"/>
          <w:lang w:eastAsia="zh-CN"/>
        </w:rPr>
        <w:t xml:space="preserve"> to index month</w:t>
      </w:r>
      <w:r w:rsidRPr="00CA48C7">
        <w:rPr>
          <w:rFonts w:ascii="Aptos" w:hAnsi="Aptos"/>
          <w:sz w:val="24"/>
          <w:szCs w:val="24"/>
        </w:rPr>
        <w:t xml:space="preserve">); 3) comorbidities (congestive heart failure, myocardial infarction, peripheral vascular disease, cerebrovascular disease, </w:t>
      </w:r>
      <w:commentRangeStart w:id="306"/>
      <w:commentRangeStart w:id="307"/>
      <w:r w:rsidRPr="00CA48C7">
        <w:rPr>
          <w:rFonts w:ascii="Aptos" w:hAnsi="Aptos"/>
          <w:sz w:val="24"/>
          <w:szCs w:val="24"/>
        </w:rPr>
        <w:t>chronic obstructive pulmonary disease</w:t>
      </w:r>
      <w:commentRangeEnd w:id="306"/>
      <w:r>
        <w:rPr>
          <w:rStyle w:val="CommentReference"/>
          <w:rFonts w:asciiTheme="minorHAnsi" w:eastAsiaTheme="minorEastAsia" w:hAnsiTheme="minorHAnsi" w:cstheme="minorBidi"/>
          <w:snapToGrid/>
          <w:color w:val="auto"/>
          <w:lang w:val="en-HK" w:eastAsia="zh-TW" w:bidi="ar-SA"/>
        </w:rPr>
        <w:commentReference w:id="306"/>
      </w:r>
      <w:commentRangeEnd w:id="307"/>
      <w:r w:rsidR="00251FD3">
        <w:rPr>
          <w:rStyle w:val="CommentReference"/>
          <w:rFonts w:asciiTheme="minorHAnsi" w:eastAsiaTheme="minorEastAsia" w:hAnsiTheme="minorHAnsi" w:cstheme="minorBidi"/>
          <w:snapToGrid/>
          <w:color w:val="auto"/>
          <w:lang w:val="en-HK" w:eastAsia="zh-TW" w:bidi="ar-SA"/>
        </w:rPr>
        <w:commentReference w:id="307"/>
      </w:r>
      <w:r w:rsidRPr="00CA48C7">
        <w:rPr>
          <w:rFonts w:ascii="Aptos" w:hAnsi="Aptos"/>
          <w:sz w:val="24"/>
          <w:szCs w:val="24"/>
        </w:rPr>
        <w:t xml:space="preserve">, dementia, paralysis, diabetes, </w:t>
      </w:r>
      <w:commentRangeStart w:id="308"/>
      <w:commentRangeStart w:id="309"/>
      <w:del w:id="310" w:author="Min Fan" w:date="2025-07-15T17:16:00Z" w16du:dateUtc="2025-07-15T09:16:00Z">
        <w:r w:rsidRPr="00CA48C7" w:rsidDel="00251FD3">
          <w:rPr>
            <w:rFonts w:ascii="Aptos" w:hAnsi="Aptos"/>
            <w:sz w:val="24"/>
            <w:szCs w:val="24"/>
          </w:rPr>
          <w:delText xml:space="preserve">mild </w:delText>
        </w:r>
      </w:del>
      <w:r w:rsidRPr="00CA48C7">
        <w:rPr>
          <w:rFonts w:ascii="Aptos" w:hAnsi="Aptos"/>
          <w:sz w:val="24"/>
          <w:szCs w:val="24"/>
        </w:rPr>
        <w:t xml:space="preserve">liver disease, </w:t>
      </w:r>
      <w:del w:id="311" w:author="Min Fan" w:date="2025-07-15T17:16:00Z" w16du:dateUtc="2025-07-15T09:16:00Z">
        <w:r w:rsidRPr="00CA48C7" w:rsidDel="00251FD3">
          <w:rPr>
            <w:rFonts w:ascii="Aptos" w:hAnsi="Aptos"/>
            <w:sz w:val="24"/>
            <w:szCs w:val="24"/>
          </w:rPr>
          <w:delText>moderate-severe liver disease</w:delText>
        </w:r>
        <w:commentRangeEnd w:id="308"/>
        <w:r w:rsidDel="00251FD3">
          <w:rPr>
            <w:rStyle w:val="CommentReference"/>
            <w:rFonts w:asciiTheme="minorHAnsi" w:eastAsiaTheme="minorEastAsia" w:hAnsiTheme="minorHAnsi" w:cstheme="minorBidi"/>
            <w:snapToGrid/>
            <w:color w:val="auto"/>
            <w:lang w:val="en-HK" w:eastAsia="zh-TW" w:bidi="ar-SA"/>
          </w:rPr>
          <w:commentReference w:id="308"/>
        </w:r>
      </w:del>
      <w:commentRangeEnd w:id="309"/>
      <w:r w:rsidR="00251FD3">
        <w:rPr>
          <w:rStyle w:val="CommentReference"/>
          <w:rFonts w:asciiTheme="minorHAnsi" w:eastAsiaTheme="minorEastAsia" w:hAnsiTheme="minorHAnsi" w:cstheme="minorBidi"/>
          <w:snapToGrid/>
          <w:color w:val="auto"/>
          <w:lang w:val="en-HK" w:eastAsia="zh-TW" w:bidi="ar-SA"/>
        </w:rPr>
        <w:commentReference w:id="309"/>
      </w:r>
      <w:del w:id="312" w:author="Min Fan" w:date="2025-07-15T17:16:00Z" w16du:dateUtc="2025-07-15T09:16:00Z">
        <w:r w:rsidRPr="00CA48C7" w:rsidDel="00251FD3">
          <w:rPr>
            <w:rFonts w:ascii="Aptos" w:hAnsi="Aptos"/>
            <w:sz w:val="24"/>
            <w:szCs w:val="24"/>
          </w:rPr>
          <w:delText xml:space="preserve">, </w:delText>
        </w:r>
      </w:del>
      <w:r w:rsidRPr="00CA48C7">
        <w:rPr>
          <w:rFonts w:ascii="Aptos" w:hAnsi="Aptos"/>
          <w:sz w:val="24"/>
          <w:szCs w:val="24"/>
        </w:rPr>
        <w:t xml:space="preserve">ulcers, asthma, rheumatoid arthritis, </w:t>
      </w:r>
      <w:commentRangeStart w:id="313"/>
      <w:commentRangeStart w:id="314"/>
      <w:r w:rsidRPr="00CA48C7">
        <w:rPr>
          <w:rFonts w:ascii="Aptos" w:hAnsi="Aptos"/>
          <w:sz w:val="24"/>
          <w:szCs w:val="24"/>
        </w:rPr>
        <w:t xml:space="preserve">malignancy, metastatic solid </w:t>
      </w:r>
      <w:proofErr w:type="spellStart"/>
      <w:r w:rsidRPr="00CA48C7">
        <w:rPr>
          <w:rFonts w:ascii="Aptos" w:hAnsi="Aptos"/>
          <w:sz w:val="24"/>
          <w:szCs w:val="24"/>
        </w:rPr>
        <w:t>tumour</w:t>
      </w:r>
      <w:commentRangeEnd w:id="313"/>
      <w:proofErr w:type="spellEnd"/>
      <w:r>
        <w:rPr>
          <w:rStyle w:val="CommentReference"/>
          <w:rFonts w:asciiTheme="minorHAnsi" w:eastAsiaTheme="minorEastAsia" w:hAnsiTheme="minorHAnsi" w:cstheme="minorBidi"/>
          <w:snapToGrid/>
          <w:color w:val="auto"/>
          <w:lang w:val="en-HK" w:eastAsia="zh-TW" w:bidi="ar-SA"/>
        </w:rPr>
        <w:commentReference w:id="313"/>
      </w:r>
      <w:commentRangeEnd w:id="314"/>
      <w:r w:rsidR="00251FD3">
        <w:rPr>
          <w:rStyle w:val="CommentReference"/>
          <w:rFonts w:asciiTheme="minorHAnsi" w:eastAsiaTheme="minorEastAsia" w:hAnsiTheme="minorHAnsi" w:cstheme="minorBidi"/>
          <w:snapToGrid/>
          <w:color w:val="auto"/>
          <w:lang w:val="en-HK" w:eastAsia="zh-TW" w:bidi="ar-SA"/>
        </w:rPr>
        <w:commentReference w:id="314"/>
      </w:r>
      <w:r w:rsidRPr="00CA48C7">
        <w:rPr>
          <w:rFonts w:ascii="Aptos" w:hAnsi="Aptos"/>
          <w:sz w:val="24"/>
          <w:szCs w:val="24"/>
        </w:rPr>
        <w:t>,</w:t>
      </w:r>
      <w:ins w:id="315" w:author="Min Fan" w:date="2025-07-15T17:18:00Z" w16du:dateUtc="2025-07-15T09:18:00Z">
        <w:r w:rsidR="00251FD3">
          <w:rPr>
            <w:rFonts w:ascii="Aptos" w:eastAsiaTheme="minorEastAsia" w:hAnsi="Aptos" w:hint="eastAsia"/>
            <w:sz w:val="24"/>
            <w:szCs w:val="24"/>
            <w:lang w:eastAsia="zh-CN"/>
          </w:rPr>
          <w:t xml:space="preserve"> </w:t>
        </w:r>
      </w:ins>
      <w:del w:id="316" w:author="Min Fan" w:date="2025-07-15T17:18:00Z" w16du:dateUtc="2025-07-15T09:18:00Z">
        <w:r w:rsidRPr="00CA48C7" w:rsidDel="00251FD3">
          <w:rPr>
            <w:rFonts w:ascii="Aptos" w:hAnsi="Aptos"/>
            <w:sz w:val="24"/>
            <w:szCs w:val="24"/>
          </w:rPr>
          <w:delText xml:space="preserve"> </w:delText>
        </w:r>
        <w:commentRangeStart w:id="317"/>
        <w:r w:rsidRPr="00CA48C7" w:rsidDel="00251FD3">
          <w:rPr>
            <w:rFonts w:ascii="Aptos" w:hAnsi="Aptos"/>
            <w:sz w:val="24"/>
            <w:szCs w:val="24"/>
          </w:rPr>
          <w:delText>diabetes,</w:delText>
        </w:r>
      </w:del>
      <w:commentRangeEnd w:id="317"/>
      <w:r>
        <w:rPr>
          <w:rStyle w:val="CommentReference"/>
          <w:rFonts w:asciiTheme="minorHAnsi" w:eastAsiaTheme="minorEastAsia" w:hAnsiTheme="minorHAnsi" w:cstheme="minorBidi"/>
          <w:snapToGrid/>
          <w:color w:val="auto"/>
          <w:lang w:val="en-HK" w:eastAsia="zh-TW" w:bidi="ar-SA"/>
        </w:rPr>
        <w:commentReference w:id="317"/>
      </w:r>
      <w:del w:id="318" w:author="Min Fan" w:date="2025-07-15T17:18:00Z" w16du:dateUtc="2025-07-15T09:18:00Z">
        <w:r w:rsidRPr="00CA48C7" w:rsidDel="00251FD3">
          <w:rPr>
            <w:rFonts w:ascii="Aptos" w:hAnsi="Aptos"/>
            <w:sz w:val="24"/>
            <w:szCs w:val="24"/>
          </w:rPr>
          <w:delText xml:space="preserve"> </w:delText>
        </w:r>
      </w:del>
      <w:r w:rsidRPr="00CA48C7">
        <w:rPr>
          <w:rFonts w:ascii="Aptos" w:hAnsi="Aptos"/>
          <w:sz w:val="24"/>
          <w:szCs w:val="24"/>
        </w:rPr>
        <w:t xml:space="preserve">hypertension, severe constipation); and 4) history of antiplatelet </w:t>
      </w:r>
      <w:r w:rsidRPr="00CA48C7">
        <w:rPr>
          <w:rFonts w:ascii="Aptos" w:eastAsia="DengXian" w:hAnsi="Aptos"/>
          <w:sz w:val="24"/>
          <w:szCs w:val="24"/>
          <w:lang w:eastAsia="zh-CN"/>
        </w:rPr>
        <w:t xml:space="preserve">use </w:t>
      </w:r>
      <w:r w:rsidRPr="00CA48C7">
        <w:rPr>
          <w:rFonts w:ascii="Aptos" w:hAnsi="Aptos"/>
          <w:sz w:val="24"/>
          <w:szCs w:val="24"/>
        </w:rPr>
        <w:t xml:space="preserve">before index date. Non-initiators can be matched to more than one initiator within each trial. In the intention-to-treat analysis, the drug switches will not be censored and will be kept in the analysis. </w:t>
      </w:r>
    </w:p>
    <w:p w14:paraId="3A6B156D" w14:textId="77777777" w:rsidR="00EC3372" w:rsidRPr="00CA48C7" w:rsidRDefault="00EC3372" w:rsidP="00EC3372">
      <w:pPr>
        <w:pStyle w:val="MDPI22heading2"/>
        <w:rPr>
          <w:rFonts w:ascii="Aptos" w:hAnsi="Aptos"/>
          <w:sz w:val="24"/>
          <w:szCs w:val="24"/>
        </w:rPr>
      </w:pPr>
      <w:r w:rsidRPr="00CA48C7">
        <w:rPr>
          <w:rFonts w:ascii="Aptos" w:hAnsi="Aptos"/>
          <w:sz w:val="24"/>
          <w:szCs w:val="24"/>
        </w:rPr>
        <w:t>Outcome assessment</w:t>
      </w:r>
    </w:p>
    <w:p w14:paraId="3921C127" w14:textId="77777777" w:rsidR="00EC3372" w:rsidRPr="00CA48C7" w:rsidRDefault="00EC3372" w:rsidP="00EC3372">
      <w:pPr>
        <w:pStyle w:val="MDPI32textnoindent"/>
        <w:rPr>
          <w:rFonts w:ascii="Aptos" w:hAnsi="Aptos"/>
          <w:sz w:val="24"/>
          <w:szCs w:val="24"/>
        </w:rPr>
      </w:pPr>
      <w:r w:rsidRPr="00CA48C7">
        <w:rPr>
          <w:rFonts w:ascii="Aptos" w:hAnsi="Aptos"/>
          <w:sz w:val="24"/>
          <w:szCs w:val="24"/>
        </w:rPr>
        <w:t>The primary</w:t>
      </w:r>
      <w:r w:rsidRPr="00CA48C7">
        <w:rPr>
          <w:rFonts w:ascii="Aptos" w:eastAsia="DengXian" w:hAnsi="Aptos"/>
          <w:sz w:val="24"/>
          <w:szCs w:val="24"/>
          <w:lang w:eastAsia="zh-CN"/>
        </w:rPr>
        <w:t xml:space="preserve"> </w:t>
      </w:r>
      <w:r w:rsidRPr="00CA48C7">
        <w:rPr>
          <w:rFonts w:ascii="Aptos" w:hAnsi="Aptos"/>
          <w:sz w:val="24"/>
          <w:szCs w:val="24"/>
        </w:rPr>
        <w:t>outcome</w:t>
      </w:r>
      <w:r w:rsidRPr="00CA48C7">
        <w:rPr>
          <w:rFonts w:ascii="Aptos" w:eastAsia="DengXian" w:hAnsi="Aptos"/>
          <w:sz w:val="24"/>
          <w:szCs w:val="24"/>
          <w:lang w:eastAsia="zh-CN"/>
        </w:rPr>
        <w:t>, evaluating the effectiveness</w:t>
      </w:r>
      <w:r w:rsidRPr="00CA48C7">
        <w:rPr>
          <w:rFonts w:ascii="Aptos" w:hAnsi="Aptos"/>
          <w:sz w:val="24"/>
          <w:szCs w:val="24"/>
        </w:rPr>
        <w:t xml:space="preserve"> </w:t>
      </w:r>
      <w:r w:rsidRPr="00CA48C7">
        <w:rPr>
          <w:rFonts w:ascii="Aptos" w:eastAsia="DengXian" w:hAnsi="Aptos"/>
          <w:sz w:val="24"/>
          <w:szCs w:val="24"/>
          <w:lang w:eastAsia="zh-CN"/>
        </w:rPr>
        <w:t xml:space="preserve">of OAC, </w:t>
      </w:r>
      <w:r w:rsidRPr="00CA48C7">
        <w:rPr>
          <w:rFonts w:ascii="Aptos" w:hAnsi="Aptos"/>
          <w:sz w:val="24"/>
          <w:szCs w:val="24"/>
        </w:rPr>
        <w:t xml:space="preserve">was a composite endpoint of ischemic stroke, haemorrhagic stroke, and all-cause mortality. Each component of the composite outcome was </w:t>
      </w:r>
      <w:proofErr w:type="spellStart"/>
      <w:r w:rsidRPr="00CA48C7">
        <w:rPr>
          <w:rFonts w:ascii="Aptos" w:hAnsi="Aptos"/>
          <w:sz w:val="24"/>
          <w:szCs w:val="24"/>
        </w:rPr>
        <w:t>analysed</w:t>
      </w:r>
      <w:proofErr w:type="spellEnd"/>
      <w:r w:rsidRPr="00CA48C7">
        <w:rPr>
          <w:rFonts w:ascii="Aptos" w:hAnsi="Aptos"/>
          <w:sz w:val="24"/>
          <w:szCs w:val="24"/>
        </w:rPr>
        <w:t xml:space="preserve"> individually in secondary analyses. Another </w:t>
      </w:r>
      <w:r w:rsidRPr="00CA48C7">
        <w:rPr>
          <w:rFonts w:ascii="Aptos" w:hAnsi="Aptos"/>
          <w:sz w:val="24"/>
          <w:szCs w:val="24"/>
        </w:rPr>
        <w:lastRenderedPageBreak/>
        <w:t xml:space="preserve">composite outcome of bleeding </w:t>
      </w:r>
      <w:r w:rsidRPr="00CA48C7">
        <w:rPr>
          <w:rFonts w:ascii="Aptos" w:hAnsi="Aptos"/>
          <w:kern w:val="0"/>
          <w:sz w:val="24"/>
          <w:szCs w:val="24"/>
        </w:rPr>
        <w:t>events, including haemorrhagic stroke, gastrointestinal bleeding, and other bleeding events, is considered a safety outcome</w:t>
      </w:r>
      <w:r w:rsidRPr="00CA48C7">
        <w:rPr>
          <w:rFonts w:ascii="Aptos" w:hAnsi="Aptos"/>
          <w:sz w:val="24"/>
          <w:szCs w:val="24"/>
        </w:rPr>
        <w:t xml:space="preserve">. All events were identified through validated ICD-9-CM codes. The codes used in this study are illustrated in </w:t>
      </w:r>
      <w:proofErr w:type="gramStart"/>
      <w:r w:rsidRPr="00CA48C7">
        <w:rPr>
          <w:rFonts w:ascii="Aptos" w:hAnsi="Aptos"/>
          <w:sz w:val="24"/>
          <w:szCs w:val="24"/>
        </w:rPr>
        <w:t>the Supplementary</w:t>
      </w:r>
      <w:proofErr w:type="gramEnd"/>
      <w:r w:rsidRPr="00CA48C7">
        <w:rPr>
          <w:rFonts w:ascii="Aptos" w:hAnsi="Aptos"/>
          <w:sz w:val="24"/>
          <w:szCs w:val="24"/>
        </w:rPr>
        <w:t xml:space="preserve"> Table 2. </w:t>
      </w:r>
    </w:p>
    <w:p w14:paraId="5EFBC4BE" w14:textId="77777777" w:rsidR="00EC3372" w:rsidRPr="00CA48C7" w:rsidRDefault="00EC3372" w:rsidP="00EC3372">
      <w:pPr>
        <w:pStyle w:val="MDPI22heading2"/>
        <w:rPr>
          <w:rFonts w:ascii="Aptos" w:hAnsi="Aptos"/>
          <w:sz w:val="24"/>
          <w:szCs w:val="24"/>
        </w:rPr>
      </w:pPr>
      <w:r w:rsidRPr="00CA48C7">
        <w:rPr>
          <w:rFonts w:ascii="Aptos" w:hAnsi="Aptos"/>
          <w:sz w:val="24"/>
          <w:szCs w:val="24"/>
        </w:rPr>
        <w:t>Statistical analysis</w:t>
      </w:r>
    </w:p>
    <w:p w14:paraId="7BB7831D" w14:textId="77777777" w:rsidR="00EC3372" w:rsidRPr="00CA48C7" w:rsidRDefault="00EC3372" w:rsidP="00EC3372">
      <w:pPr>
        <w:pStyle w:val="MDPI32textnoindent"/>
        <w:rPr>
          <w:rFonts w:ascii="Aptos" w:hAnsi="Aptos"/>
          <w:sz w:val="24"/>
          <w:szCs w:val="24"/>
        </w:rPr>
      </w:pPr>
      <w:r w:rsidRPr="00CA48C7">
        <w:rPr>
          <w:rFonts w:ascii="Aptos" w:hAnsi="Aptos"/>
          <w:sz w:val="24"/>
          <w:szCs w:val="24"/>
        </w:rPr>
        <w:t>The incidence of events was estimated using discrete hazards (pooled logistic) regression models adjusted for indicators of month of follow-up, a monthly updated time-varying history of antiplatelet use, and a product term between treatment and follow-up time.</w:t>
      </w:r>
      <w:r w:rsidRPr="00CA48C7">
        <w:rPr>
          <w:rFonts w:ascii="Aptos" w:eastAsia="DengXian" w:hAnsi="Aptos"/>
          <w:sz w:val="24"/>
          <w:szCs w:val="24"/>
          <w:lang w:eastAsia="zh-CN"/>
        </w:rPr>
        <w:t xml:space="preserve"> The imbalanced covariates after matching were included for double robust adjustment.</w:t>
      </w:r>
      <w:r w:rsidRPr="00CA48C7">
        <w:rPr>
          <w:rFonts w:ascii="Aptos" w:hAnsi="Aptos"/>
          <w:sz w:val="24"/>
          <w:szCs w:val="24"/>
        </w:rPr>
        <w:t xml:space="preserve"> The pooled logistic regression is a flexible method for estimating risks that considers time-varying confounders and is free from the proportional </w:t>
      </w:r>
      <w:proofErr w:type="gramStart"/>
      <w:r w:rsidRPr="00CA48C7">
        <w:rPr>
          <w:rFonts w:ascii="Aptos" w:hAnsi="Aptos"/>
          <w:sz w:val="24"/>
          <w:szCs w:val="24"/>
        </w:rPr>
        <w:t>hazards</w:t>
      </w:r>
      <w:proofErr w:type="gramEnd"/>
      <w:r w:rsidRPr="00CA48C7">
        <w:rPr>
          <w:rFonts w:ascii="Aptos" w:hAnsi="Aptos"/>
          <w:sz w:val="24"/>
          <w:szCs w:val="24"/>
        </w:rPr>
        <w:t xml:space="preserve"> assumption, which has been widely applied in recent decades. A nonparametric bootstrapping with 500 samples was used to construct a 95% confidence interval. </w:t>
      </w:r>
    </w:p>
    <w:p w14:paraId="4A2DE46C" w14:textId="77777777" w:rsidR="00EC3372" w:rsidRDefault="00EC3372" w:rsidP="00EC3372">
      <w:pPr>
        <w:pStyle w:val="MDPI32textnoindent"/>
        <w:rPr>
          <w:rFonts w:ascii="Aptos" w:hAnsi="Aptos"/>
          <w:sz w:val="24"/>
          <w:szCs w:val="24"/>
        </w:rPr>
      </w:pPr>
      <w:r w:rsidRPr="00CA48C7">
        <w:rPr>
          <w:rFonts w:ascii="Aptos" w:hAnsi="Aptos"/>
          <w:sz w:val="24"/>
          <w:szCs w:val="24"/>
        </w:rPr>
        <w:t xml:space="preserve">Stratified analyses by sex and age (65 as a cutoff) were conducted. Two sensitivity analyses were performed to evaluate the robustness of the estimation. First, we adjust the matching ratio from 1:10 to 1:4, using the nearest propensity scores within 0.2 standard deviations of the mean, to reconduct the primary analysis. Second, a five-year risk was estimated instead of a three-year risk. </w:t>
      </w:r>
    </w:p>
    <w:p w14:paraId="5DA0EADC" w14:textId="77777777" w:rsidR="00EC3372" w:rsidRPr="005E69C0" w:rsidRDefault="00EC3372">
      <w:pPr>
        <w:pStyle w:val="MDPI22heading2"/>
        <w:rPr>
          <w:rFonts w:ascii="Aptos" w:hAnsi="Aptos"/>
          <w:sz w:val="24"/>
          <w:szCs w:val="24"/>
        </w:rPr>
        <w:pPrChange w:id="319" w:author="Min Fan" w:date="2025-07-15T16:17:00Z" w16du:dateUtc="2025-07-15T08:17:00Z">
          <w:pPr>
            <w:pStyle w:val="MDPI32textnoindent"/>
          </w:pPr>
        </w:pPrChange>
      </w:pPr>
      <w:r w:rsidRPr="005E69C0">
        <w:rPr>
          <w:rFonts w:ascii="Aptos" w:hAnsi="Aptos"/>
          <w:sz w:val="24"/>
          <w:szCs w:val="24"/>
        </w:rPr>
        <w:t xml:space="preserve">Ethics Approval and Consent to Participate </w:t>
      </w:r>
    </w:p>
    <w:p w14:paraId="63AFD986" w14:textId="5ECB340B" w:rsidR="00EC3372" w:rsidRPr="001D4024" w:rsidRDefault="00EC3372" w:rsidP="001D4024">
      <w:pPr>
        <w:pStyle w:val="MDPI32textnoindent"/>
        <w:rPr>
          <w:rFonts w:ascii="Aptos" w:eastAsiaTheme="minorEastAsia" w:hAnsi="Aptos"/>
          <w:b/>
          <w:bCs/>
          <w:sz w:val="24"/>
          <w:szCs w:val="24"/>
          <w:lang w:eastAsia="zh-CN"/>
        </w:rPr>
      </w:pPr>
      <w:r w:rsidRPr="005E69C0">
        <w:rPr>
          <w:rFonts w:ascii="Aptos" w:hAnsi="Aptos"/>
          <w:sz w:val="24"/>
          <w:szCs w:val="24"/>
        </w:rPr>
        <w:t xml:space="preserve">The study was approved by the Institutional Review Board of The University of Hong Kong—the HA Hong Kong West Cluster (reference number UW </w:t>
      </w:r>
      <w:r>
        <w:rPr>
          <w:rFonts w:ascii="Aptos" w:hAnsi="Aptos"/>
          <w:sz w:val="24"/>
          <w:szCs w:val="24"/>
        </w:rPr>
        <w:t>24</w:t>
      </w:r>
      <w:r w:rsidRPr="005E69C0">
        <w:rPr>
          <w:rFonts w:ascii="Aptos" w:hAnsi="Aptos"/>
          <w:sz w:val="24"/>
          <w:szCs w:val="24"/>
        </w:rPr>
        <w:t>-0</w:t>
      </w:r>
      <w:r>
        <w:rPr>
          <w:rFonts w:ascii="Aptos" w:hAnsi="Aptos"/>
          <w:sz w:val="24"/>
          <w:szCs w:val="24"/>
        </w:rPr>
        <w:t>17</w:t>
      </w:r>
      <w:r w:rsidRPr="005E69C0">
        <w:rPr>
          <w:rFonts w:ascii="Aptos" w:hAnsi="Aptos"/>
          <w:sz w:val="24"/>
          <w:szCs w:val="24"/>
        </w:rPr>
        <w:t xml:space="preserve">). Since all data used in this study were </w:t>
      </w:r>
      <w:proofErr w:type="spellStart"/>
      <w:r w:rsidRPr="005E69C0">
        <w:rPr>
          <w:rFonts w:ascii="Aptos" w:hAnsi="Aptos"/>
          <w:sz w:val="24"/>
          <w:szCs w:val="24"/>
        </w:rPr>
        <w:t>anonymi</w:t>
      </w:r>
      <w:r>
        <w:rPr>
          <w:rFonts w:ascii="Aptos" w:hAnsi="Aptos"/>
          <w:sz w:val="24"/>
          <w:szCs w:val="24"/>
        </w:rPr>
        <w:t>s</w:t>
      </w:r>
      <w:r w:rsidRPr="005E69C0">
        <w:rPr>
          <w:rFonts w:ascii="Aptos" w:hAnsi="Aptos"/>
          <w:sz w:val="24"/>
          <w:szCs w:val="24"/>
        </w:rPr>
        <w:t>ed</w:t>
      </w:r>
      <w:proofErr w:type="spellEnd"/>
      <w:r w:rsidRPr="005E69C0">
        <w:rPr>
          <w:rFonts w:ascii="Aptos" w:hAnsi="Aptos"/>
          <w:sz w:val="24"/>
          <w:szCs w:val="24"/>
        </w:rPr>
        <w:t xml:space="preserve"> and obtained from the clinical management system database mentioned above, the patients’ consent to participate was not required.</w:t>
      </w:r>
      <w:r>
        <w:rPr>
          <w:sz w:val="24"/>
          <w:szCs w:val="24"/>
        </w:rPr>
        <w:br w:type="page"/>
      </w:r>
    </w:p>
    <w:p w14:paraId="40539096" w14:textId="7C7DD224" w:rsidR="00F17EF2" w:rsidRPr="001D4024" w:rsidRDefault="00F17EF2" w:rsidP="00860DCB">
      <w:pPr>
        <w:spacing w:line="360" w:lineRule="auto"/>
        <w:rPr>
          <w:sz w:val="24"/>
          <w:szCs w:val="24"/>
        </w:rPr>
      </w:pPr>
      <w:r>
        <w:rPr>
          <w:b/>
          <w:bCs/>
          <w:sz w:val="24"/>
          <w:szCs w:val="24"/>
        </w:rPr>
        <w:lastRenderedPageBreak/>
        <w:t>Results</w:t>
      </w:r>
      <w:r w:rsidR="002A682A" w:rsidRPr="002A682A">
        <w:rPr>
          <w:sz w:val="24"/>
          <w:szCs w:val="24"/>
        </w:rPr>
        <w:t xml:space="preserve"> </w:t>
      </w:r>
    </w:p>
    <w:p w14:paraId="587379AE" w14:textId="77777777" w:rsidR="00EC3372" w:rsidRPr="00CA48C7" w:rsidRDefault="00EC3372" w:rsidP="00EC3372">
      <w:pPr>
        <w:pStyle w:val="MDPI22heading2"/>
        <w:rPr>
          <w:rFonts w:ascii="Aptos" w:hAnsi="Aptos"/>
          <w:sz w:val="24"/>
          <w:szCs w:val="24"/>
        </w:rPr>
      </w:pPr>
      <w:bookmarkStart w:id="320" w:name="_Hlk193287245"/>
      <w:r w:rsidRPr="00CA48C7">
        <w:rPr>
          <w:rFonts w:ascii="Aptos" w:hAnsi="Aptos"/>
          <w:sz w:val="24"/>
          <w:szCs w:val="24"/>
        </w:rPr>
        <w:t>Characteristics of the study population</w:t>
      </w:r>
    </w:p>
    <w:p w14:paraId="610FE186" w14:textId="77777777" w:rsidR="00EC3372" w:rsidRPr="00CA48C7" w:rsidRDefault="00EC3372" w:rsidP="00EC3372">
      <w:pPr>
        <w:pStyle w:val="MDPI32textnoindent"/>
        <w:rPr>
          <w:rFonts w:ascii="Aptos" w:hAnsi="Aptos"/>
          <w:sz w:val="24"/>
          <w:szCs w:val="24"/>
        </w:rPr>
      </w:pPr>
      <w:r w:rsidRPr="00CA48C7">
        <w:rPr>
          <w:rFonts w:ascii="Aptos" w:hAnsi="Aptos"/>
          <w:sz w:val="24"/>
          <w:szCs w:val="24"/>
        </w:rPr>
        <w:t xml:space="preserve">We identified 311,712 individuals with </w:t>
      </w:r>
      <w:r>
        <w:rPr>
          <w:rFonts w:ascii="Aptos" w:hAnsi="Aptos"/>
          <w:sz w:val="24"/>
          <w:szCs w:val="24"/>
        </w:rPr>
        <w:t>kidney</w:t>
      </w:r>
      <w:r w:rsidRPr="00CA48C7">
        <w:rPr>
          <w:rFonts w:ascii="Aptos" w:hAnsi="Aptos"/>
          <w:sz w:val="24"/>
          <w:szCs w:val="24"/>
        </w:rPr>
        <w:t xml:space="preserve"> failure between 2007 and 2022, of whom 8,</w:t>
      </w:r>
      <w:r w:rsidRPr="00CA48C7">
        <w:rPr>
          <w:rFonts w:ascii="Aptos" w:eastAsia="DengXian" w:hAnsi="Aptos"/>
          <w:sz w:val="24"/>
          <w:szCs w:val="24"/>
          <w:lang w:eastAsia="zh-CN"/>
        </w:rPr>
        <w:t>230</w:t>
      </w:r>
      <w:r w:rsidRPr="00CA48C7">
        <w:rPr>
          <w:rFonts w:ascii="Aptos" w:hAnsi="Aptos"/>
          <w:sz w:val="24"/>
          <w:szCs w:val="24"/>
        </w:rPr>
        <w:t xml:space="preserve"> met eligibility criteria for emulating a target trial comparing OAC initiators versus non-initiators in peritoneal dialysis patients with atrial fibrillation (</w:t>
      </w:r>
      <w:r w:rsidRPr="00CA48C7">
        <w:rPr>
          <w:rFonts w:ascii="Aptos" w:eastAsia="DengXian" w:hAnsi="Aptos"/>
          <w:sz w:val="24"/>
          <w:szCs w:val="24"/>
          <w:lang w:eastAsia="zh-CN"/>
        </w:rPr>
        <w:t xml:space="preserve">Flowchart of inclusion and exclusion was shown in </w:t>
      </w:r>
      <w:r w:rsidRPr="00CA48C7">
        <w:rPr>
          <w:rFonts w:ascii="Aptos" w:hAnsi="Aptos"/>
          <w:sz w:val="24"/>
          <w:szCs w:val="24"/>
        </w:rPr>
        <w:t xml:space="preserve">Figure </w:t>
      </w:r>
      <w:r w:rsidRPr="00CA48C7">
        <w:rPr>
          <w:rFonts w:ascii="Aptos" w:eastAsia="DengXian" w:hAnsi="Aptos"/>
          <w:sz w:val="24"/>
          <w:szCs w:val="24"/>
          <w:lang w:eastAsia="zh-CN"/>
        </w:rPr>
        <w:t>2</w:t>
      </w:r>
      <w:r w:rsidRPr="00CA48C7">
        <w:rPr>
          <w:rFonts w:ascii="Aptos" w:hAnsi="Aptos"/>
          <w:sz w:val="24"/>
          <w:szCs w:val="24"/>
        </w:rPr>
        <w:t>). Among eligible participants, 0.9</w:t>
      </w:r>
      <w:r w:rsidRPr="00CA48C7">
        <w:rPr>
          <w:rFonts w:ascii="Aptos" w:eastAsia="DengXian" w:hAnsi="Aptos"/>
          <w:sz w:val="24"/>
          <w:szCs w:val="24"/>
          <w:lang w:eastAsia="zh-CN"/>
        </w:rPr>
        <w:t>8</w:t>
      </w:r>
      <w:r w:rsidRPr="00CA48C7">
        <w:rPr>
          <w:rFonts w:ascii="Aptos" w:hAnsi="Aptos"/>
          <w:sz w:val="24"/>
          <w:szCs w:val="24"/>
        </w:rPr>
        <w:t>% (8</w:t>
      </w:r>
      <w:r w:rsidRPr="00CA48C7">
        <w:rPr>
          <w:rFonts w:ascii="Aptos" w:eastAsia="DengXian" w:hAnsi="Aptos"/>
          <w:sz w:val="24"/>
          <w:szCs w:val="24"/>
          <w:lang w:eastAsia="zh-CN"/>
        </w:rPr>
        <w:t>1</w:t>
      </w:r>
      <w:r w:rsidRPr="00CA48C7">
        <w:rPr>
          <w:rFonts w:ascii="Aptos" w:hAnsi="Aptos"/>
          <w:sz w:val="24"/>
          <w:szCs w:val="24"/>
        </w:rPr>
        <w:t>/8,</w:t>
      </w:r>
      <w:r w:rsidRPr="00CA48C7">
        <w:rPr>
          <w:rFonts w:ascii="Aptos" w:eastAsia="DengXian" w:hAnsi="Aptos"/>
          <w:sz w:val="24"/>
          <w:szCs w:val="24"/>
          <w:lang w:eastAsia="zh-CN"/>
        </w:rPr>
        <w:t>230</w:t>
      </w:r>
      <w:r w:rsidRPr="00CA48C7">
        <w:rPr>
          <w:rFonts w:ascii="Aptos" w:hAnsi="Aptos"/>
          <w:sz w:val="24"/>
          <w:szCs w:val="24"/>
        </w:rPr>
        <w:t xml:space="preserve">) were classified as OAC initiators. </w:t>
      </w:r>
      <w:r w:rsidRPr="00CA48C7">
        <w:rPr>
          <w:rFonts w:ascii="Aptos" w:eastAsia="DengXian" w:hAnsi="Aptos"/>
          <w:sz w:val="24"/>
          <w:szCs w:val="24"/>
          <w:lang w:eastAsia="zh-CN"/>
        </w:rPr>
        <w:t>Patients’ demographics and comorbidities at baseline were shown in Table 1, and some i</w:t>
      </w:r>
      <w:r w:rsidRPr="00CA48C7">
        <w:rPr>
          <w:rFonts w:ascii="Aptos" w:hAnsi="Aptos"/>
          <w:sz w:val="24"/>
          <w:szCs w:val="24"/>
        </w:rPr>
        <w:t xml:space="preserve">mbalances were </w:t>
      </w:r>
      <w:r w:rsidRPr="00CA48C7">
        <w:rPr>
          <w:rFonts w:ascii="Aptos" w:eastAsia="DengXian" w:hAnsi="Aptos"/>
          <w:sz w:val="24"/>
          <w:szCs w:val="24"/>
          <w:lang w:eastAsia="zh-CN"/>
        </w:rPr>
        <w:t>found</w:t>
      </w:r>
      <w:r w:rsidRPr="00CA48C7">
        <w:rPr>
          <w:rFonts w:ascii="Aptos" w:hAnsi="Aptos"/>
          <w:sz w:val="24"/>
          <w:szCs w:val="24"/>
        </w:rPr>
        <w:t xml:space="preserve">: OAC initiators exhibited a shorter median interval from atrial fibrillation diagnosis to index date (17 vs. </w:t>
      </w:r>
      <w:r w:rsidRPr="00CA48C7">
        <w:rPr>
          <w:rFonts w:ascii="Aptos" w:eastAsia="DengXian" w:hAnsi="Aptos"/>
          <w:sz w:val="24"/>
          <w:szCs w:val="24"/>
          <w:lang w:eastAsia="zh-CN"/>
        </w:rPr>
        <w:t xml:space="preserve">364 </w:t>
      </w:r>
      <w:r w:rsidRPr="00CA48C7">
        <w:rPr>
          <w:rFonts w:ascii="Aptos" w:hAnsi="Aptos"/>
          <w:sz w:val="24"/>
          <w:szCs w:val="24"/>
        </w:rPr>
        <w:t>days) and a higher prevalence of myocardial infarction (</w:t>
      </w:r>
      <w:r w:rsidRPr="00CA48C7">
        <w:rPr>
          <w:rFonts w:ascii="Aptos" w:eastAsia="DengXian" w:hAnsi="Aptos"/>
          <w:sz w:val="24"/>
          <w:szCs w:val="24"/>
          <w:lang w:eastAsia="zh-CN"/>
        </w:rPr>
        <w:t>33.3</w:t>
      </w:r>
      <w:r w:rsidRPr="00CA48C7">
        <w:rPr>
          <w:rFonts w:ascii="Aptos" w:hAnsi="Aptos"/>
          <w:sz w:val="24"/>
          <w:szCs w:val="24"/>
        </w:rPr>
        <w:t xml:space="preserve">% vs. </w:t>
      </w:r>
      <w:r w:rsidRPr="00CA48C7">
        <w:rPr>
          <w:rFonts w:ascii="Aptos" w:eastAsia="DengXian" w:hAnsi="Aptos"/>
          <w:sz w:val="24"/>
          <w:szCs w:val="24"/>
          <w:lang w:eastAsia="zh-CN"/>
        </w:rPr>
        <w:t>32.4</w:t>
      </w:r>
      <w:r w:rsidRPr="00CA48C7">
        <w:rPr>
          <w:rFonts w:ascii="Aptos" w:hAnsi="Aptos"/>
          <w:sz w:val="24"/>
          <w:szCs w:val="24"/>
        </w:rPr>
        <w:t>%) compared to non-initiators.</w:t>
      </w:r>
    </w:p>
    <w:p w14:paraId="394BBF4D" w14:textId="77777777" w:rsidR="00EC3372" w:rsidRPr="00CA48C7" w:rsidRDefault="00EC3372" w:rsidP="00EC3372">
      <w:pPr>
        <w:pStyle w:val="MDPI32textnoindent"/>
        <w:rPr>
          <w:rFonts w:ascii="Aptos" w:hAnsi="Aptos"/>
          <w:sz w:val="24"/>
          <w:szCs w:val="24"/>
        </w:rPr>
      </w:pPr>
      <w:r w:rsidRPr="00CA48C7">
        <w:rPr>
          <w:rFonts w:ascii="Aptos" w:eastAsia="DengXian" w:hAnsi="Aptos"/>
          <w:sz w:val="24"/>
          <w:szCs w:val="24"/>
          <w:lang w:eastAsia="zh-CN"/>
        </w:rPr>
        <w:t>After p</w:t>
      </w:r>
      <w:r w:rsidRPr="00CA48C7">
        <w:rPr>
          <w:rFonts w:ascii="Aptos" w:hAnsi="Aptos"/>
          <w:sz w:val="24"/>
          <w:szCs w:val="24"/>
        </w:rPr>
        <w:t>ropensity score matching</w:t>
      </w:r>
      <w:r w:rsidRPr="00CA48C7">
        <w:rPr>
          <w:rFonts w:ascii="Aptos" w:eastAsia="DengXian" w:hAnsi="Aptos"/>
          <w:sz w:val="24"/>
          <w:szCs w:val="24"/>
          <w:lang w:eastAsia="zh-CN"/>
        </w:rPr>
        <w:t>, t</w:t>
      </w:r>
      <w:r w:rsidRPr="00CA48C7">
        <w:rPr>
          <w:rFonts w:ascii="Aptos" w:hAnsi="Aptos"/>
          <w:sz w:val="24"/>
          <w:szCs w:val="24"/>
        </w:rPr>
        <w:t>he cohort included 8</w:t>
      </w:r>
      <w:r w:rsidRPr="00CA48C7">
        <w:rPr>
          <w:rFonts w:ascii="Aptos" w:eastAsia="DengXian" w:hAnsi="Aptos"/>
          <w:sz w:val="24"/>
          <w:szCs w:val="24"/>
          <w:lang w:eastAsia="zh-CN"/>
        </w:rPr>
        <w:t>1</w:t>
      </w:r>
      <w:r w:rsidRPr="00CA48C7">
        <w:rPr>
          <w:rFonts w:ascii="Aptos" w:hAnsi="Aptos"/>
          <w:sz w:val="24"/>
          <w:szCs w:val="24"/>
        </w:rPr>
        <w:t xml:space="preserve"> OAC initiators and 8</w:t>
      </w:r>
      <w:r w:rsidRPr="00CA48C7">
        <w:rPr>
          <w:rFonts w:ascii="Aptos" w:eastAsia="DengXian" w:hAnsi="Aptos"/>
          <w:sz w:val="24"/>
          <w:szCs w:val="24"/>
          <w:lang w:eastAsia="zh-CN"/>
        </w:rPr>
        <w:t>0</w:t>
      </w:r>
      <w:r w:rsidRPr="00CA48C7">
        <w:rPr>
          <w:rFonts w:ascii="Aptos" w:hAnsi="Aptos"/>
          <w:sz w:val="24"/>
          <w:szCs w:val="24"/>
        </w:rPr>
        <w:t>6 non-initiators, with comparable age (median 66 vs. 6</w:t>
      </w:r>
      <w:r w:rsidRPr="00CA48C7">
        <w:rPr>
          <w:rFonts w:ascii="Aptos" w:eastAsia="DengXian" w:hAnsi="Aptos"/>
          <w:sz w:val="24"/>
          <w:szCs w:val="24"/>
          <w:lang w:eastAsia="zh-CN"/>
        </w:rPr>
        <w:t>8</w:t>
      </w:r>
      <w:r w:rsidRPr="00CA48C7">
        <w:rPr>
          <w:rFonts w:ascii="Aptos" w:hAnsi="Aptos"/>
          <w:sz w:val="24"/>
          <w:szCs w:val="24"/>
        </w:rPr>
        <w:t xml:space="preserve"> years) and sex distribution (50% male in both groups).</w:t>
      </w:r>
      <w:r w:rsidRPr="00CA48C7">
        <w:rPr>
          <w:rFonts w:ascii="Aptos" w:eastAsia="DengXian" w:hAnsi="Aptos"/>
          <w:sz w:val="24"/>
          <w:szCs w:val="24"/>
          <w:lang w:eastAsia="zh-CN"/>
        </w:rPr>
        <w:t xml:space="preserve"> Most covariates</w:t>
      </w:r>
      <w:r w:rsidRPr="00CA48C7">
        <w:rPr>
          <w:rFonts w:ascii="Aptos" w:hAnsi="Aptos"/>
          <w:sz w:val="24"/>
          <w:szCs w:val="24"/>
        </w:rPr>
        <w:t xml:space="preserve"> were </w:t>
      </w:r>
      <w:r w:rsidRPr="00CA48C7">
        <w:rPr>
          <w:rFonts w:ascii="Aptos" w:eastAsia="DengXian" w:hAnsi="Aptos"/>
          <w:sz w:val="24"/>
          <w:szCs w:val="24"/>
          <w:lang w:eastAsia="zh-CN"/>
        </w:rPr>
        <w:t xml:space="preserve">balanced except </w:t>
      </w:r>
      <w:r w:rsidRPr="00CA48C7">
        <w:rPr>
          <w:rFonts w:ascii="Aptos" w:hAnsi="Aptos"/>
          <w:sz w:val="24"/>
          <w:szCs w:val="24"/>
        </w:rPr>
        <w:t xml:space="preserve">the time from atrial fibrillation diagnosis to the index date (median, 17 vs. </w:t>
      </w:r>
      <w:r w:rsidRPr="00CA48C7">
        <w:rPr>
          <w:rFonts w:ascii="Aptos" w:eastAsia="DengXian" w:hAnsi="Aptos"/>
          <w:sz w:val="24"/>
          <w:szCs w:val="24"/>
          <w:lang w:eastAsia="zh-CN"/>
        </w:rPr>
        <w:t>132</w:t>
      </w:r>
      <w:r w:rsidRPr="00CA48C7">
        <w:rPr>
          <w:rFonts w:ascii="Aptos" w:hAnsi="Aptos"/>
          <w:sz w:val="24"/>
          <w:szCs w:val="24"/>
        </w:rPr>
        <w:t xml:space="preserve"> days)</w:t>
      </w:r>
      <w:r w:rsidRPr="00CA48C7">
        <w:rPr>
          <w:rFonts w:ascii="Aptos" w:eastAsia="DengXian" w:hAnsi="Aptos"/>
          <w:sz w:val="24"/>
          <w:szCs w:val="24"/>
          <w:lang w:eastAsia="zh-CN"/>
        </w:rPr>
        <w:t xml:space="preserve">, diabetes without chronic complication </w:t>
      </w:r>
      <w:proofErr w:type="gramStart"/>
      <w:r w:rsidRPr="00CA48C7">
        <w:rPr>
          <w:rFonts w:ascii="Aptos" w:eastAsia="DengXian" w:hAnsi="Aptos"/>
          <w:sz w:val="24"/>
          <w:szCs w:val="24"/>
          <w:lang w:eastAsia="zh-CN"/>
        </w:rPr>
        <w:t>( 1.2</w:t>
      </w:r>
      <w:proofErr w:type="gramEnd"/>
      <w:r w:rsidRPr="00CA48C7">
        <w:rPr>
          <w:rFonts w:ascii="Aptos" w:eastAsia="DengXian" w:hAnsi="Aptos"/>
          <w:sz w:val="24"/>
          <w:szCs w:val="24"/>
          <w:lang w:eastAsia="zh-CN"/>
        </w:rPr>
        <w:t xml:space="preserve">% vs 0.2%), and </w:t>
      </w:r>
      <w:r w:rsidRPr="00CA48C7">
        <w:rPr>
          <w:rFonts w:ascii="Aptos" w:hAnsi="Aptos"/>
          <w:sz w:val="24"/>
          <w:szCs w:val="24"/>
        </w:rPr>
        <w:t xml:space="preserve">antiplatelet use </w:t>
      </w:r>
      <w:r w:rsidRPr="00CA48C7">
        <w:rPr>
          <w:rFonts w:ascii="Aptos" w:eastAsia="DengXian" w:hAnsi="Aptos"/>
          <w:sz w:val="24"/>
          <w:szCs w:val="24"/>
          <w:lang w:eastAsia="zh-CN"/>
        </w:rPr>
        <w:t xml:space="preserve">at baseline </w:t>
      </w:r>
      <w:r w:rsidRPr="00CA48C7">
        <w:rPr>
          <w:rFonts w:ascii="Aptos" w:hAnsi="Aptos"/>
          <w:sz w:val="24"/>
          <w:szCs w:val="24"/>
        </w:rPr>
        <w:t>(</w:t>
      </w:r>
      <w:r w:rsidRPr="00CA48C7">
        <w:rPr>
          <w:rFonts w:ascii="Aptos" w:eastAsia="DengXian" w:hAnsi="Aptos"/>
          <w:sz w:val="24"/>
          <w:szCs w:val="24"/>
          <w:lang w:eastAsia="zh-CN"/>
        </w:rPr>
        <w:t>17.3</w:t>
      </w:r>
      <w:r w:rsidRPr="00CA48C7">
        <w:rPr>
          <w:rFonts w:ascii="Aptos" w:hAnsi="Aptos"/>
          <w:sz w:val="24"/>
          <w:szCs w:val="24"/>
        </w:rPr>
        <w:t xml:space="preserve">% vs. </w:t>
      </w:r>
      <w:r w:rsidRPr="00CA48C7">
        <w:rPr>
          <w:rFonts w:ascii="Aptos" w:eastAsia="DengXian" w:hAnsi="Aptos"/>
          <w:sz w:val="24"/>
          <w:szCs w:val="24"/>
          <w:lang w:eastAsia="zh-CN"/>
        </w:rPr>
        <w:t>23.4</w:t>
      </w:r>
      <w:r w:rsidRPr="00CA48C7">
        <w:rPr>
          <w:rFonts w:ascii="Aptos" w:hAnsi="Aptos"/>
          <w:sz w:val="24"/>
          <w:szCs w:val="24"/>
        </w:rPr>
        <w:t xml:space="preserve">%). </w:t>
      </w:r>
    </w:p>
    <w:p w14:paraId="29F6BCD9" w14:textId="77777777" w:rsidR="00EC3372" w:rsidRPr="00CA48C7" w:rsidRDefault="00EC3372" w:rsidP="00EC3372">
      <w:pPr>
        <w:pStyle w:val="MDPI22heading2"/>
        <w:rPr>
          <w:rFonts w:ascii="Aptos" w:eastAsia="DengXian" w:hAnsi="Aptos"/>
          <w:i w:val="0"/>
          <w:sz w:val="24"/>
          <w:szCs w:val="24"/>
          <w:lang w:eastAsia="zh-CN"/>
        </w:rPr>
      </w:pPr>
      <w:r w:rsidRPr="00CA48C7">
        <w:rPr>
          <w:rFonts w:ascii="Aptos" w:eastAsia="DengXian" w:hAnsi="Aptos"/>
          <w:sz w:val="24"/>
          <w:szCs w:val="24"/>
          <w:lang w:eastAsia="zh-CN"/>
        </w:rPr>
        <w:t xml:space="preserve">Cumulative </w:t>
      </w:r>
      <w:r w:rsidRPr="00CA48C7">
        <w:rPr>
          <w:rFonts w:ascii="Aptos" w:hAnsi="Aptos"/>
          <w:sz w:val="24"/>
          <w:szCs w:val="24"/>
        </w:rPr>
        <w:t xml:space="preserve">incidence rate </w:t>
      </w:r>
      <w:r w:rsidRPr="00CA48C7">
        <w:rPr>
          <w:rFonts w:ascii="Aptos" w:eastAsia="DengXian" w:hAnsi="Aptos"/>
          <w:sz w:val="24"/>
          <w:szCs w:val="24"/>
          <w:lang w:eastAsia="zh-CN"/>
        </w:rPr>
        <w:t>difference between OAC initiators and non-initiators</w:t>
      </w:r>
    </w:p>
    <w:p w14:paraId="79B79C6E" w14:textId="77777777" w:rsidR="00EC3372" w:rsidRPr="00C72C3A" w:rsidRDefault="00EC3372" w:rsidP="00EC3372">
      <w:pPr>
        <w:pStyle w:val="MDPI32textnoindent"/>
        <w:rPr>
          <w:rFonts w:ascii="Aptos" w:hAnsi="Aptos"/>
          <w:sz w:val="24"/>
          <w:szCs w:val="24"/>
        </w:rPr>
      </w:pPr>
      <w:r w:rsidRPr="00CA48C7">
        <w:rPr>
          <w:rFonts w:ascii="Aptos" w:hAnsi="Aptos"/>
          <w:sz w:val="24"/>
          <w:szCs w:val="24"/>
        </w:rPr>
        <w:t xml:space="preserve">Over a median of 357 days (Interquartile range: 90 – 540 days), the </w:t>
      </w:r>
      <w:r w:rsidRPr="00CA48C7">
        <w:rPr>
          <w:rFonts w:ascii="Aptos" w:eastAsia="DengXian" w:hAnsi="Aptos"/>
          <w:sz w:val="24"/>
          <w:szCs w:val="24"/>
          <w:lang w:eastAsia="zh-CN"/>
        </w:rPr>
        <w:t xml:space="preserve">3-year </w:t>
      </w:r>
      <w:r w:rsidRPr="00CA48C7">
        <w:rPr>
          <w:rFonts w:ascii="Aptos" w:hAnsi="Aptos"/>
          <w:sz w:val="24"/>
          <w:szCs w:val="24"/>
        </w:rPr>
        <w:t xml:space="preserve">cumulative incidence of </w:t>
      </w:r>
      <w:r w:rsidRPr="00CA48C7">
        <w:rPr>
          <w:rFonts w:ascii="Aptos" w:eastAsia="DengXian" w:hAnsi="Aptos"/>
          <w:sz w:val="24"/>
          <w:szCs w:val="24"/>
          <w:lang w:eastAsia="zh-CN"/>
        </w:rPr>
        <w:t xml:space="preserve">composite </w:t>
      </w:r>
      <w:r w:rsidRPr="00CA48C7">
        <w:rPr>
          <w:rFonts w:ascii="Aptos" w:hAnsi="Aptos"/>
          <w:sz w:val="24"/>
          <w:szCs w:val="24"/>
        </w:rPr>
        <w:t xml:space="preserve">stroke </w:t>
      </w:r>
      <w:r w:rsidRPr="009C5AF1">
        <w:rPr>
          <w:rFonts w:ascii="Aptos" w:hAnsi="Aptos"/>
          <w:sz w:val="24"/>
          <w:szCs w:val="24"/>
        </w:rPr>
        <w:t xml:space="preserve">is similar between OAC initiators and non-initiators </w:t>
      </w:r>
      <w:r w:rsidRPr="009C5AF1">
        <w:rPr>
          <w:rFonts w:ascii="Aptos" w:eastAsia="DengXian" w:hAnsi="Aptos"/>
          <w:sz w:val="24"/>
          <w:szCs w:val="24"/>
          <w:lang w:eastAsia="zh-CN"/>
        </w:rPr>
        <w:t>[</w:t>
      </w:r>
      <w:r w:rsidRPr="009C5AF1">
        <w:rPr>
          <w:rFonts w:ascii="Aptos" w:hAnsi="Aptos"/>
          <w:sz w:val="24"/>
          <w:szCs w:val="24"/>
        </w:rPr>
        <w:t xml:space="preserve">risk </w:t>
      </w:r>
      <w:proofErr w:type="gramStart"/>
      <w:r w:rsidRPr="009C5AF1">
        <w:rPr>
          <w:rFonts w:ascii="Aptos" w:hAnsi="Aptos"/>
          <w:sz w:val="24"/>
          <w:szCs w:val="24"/>
        </w:rPr>
        <w:t>difference</w:t>
      </w:r>
      <w:r w:rsidRPr="009C5AF1">
        <w:rPr>
          <w:rFonts w:ascii="Aptos" w:eastAsia="DengXian" w:hAnsi="Aptos"/>
          <w:sz w:val="24"/>
          <w:szCs w:val="24"/>
          <w:lang w:eastAsia="zh-CN"/>
        </w:rPr>
        <w:t>(</w:t>
      </w:r>
      <w:proofErr w:type="gramEnd"/>
      <w:r w:rsidRPr="009C5AF1">
        <w:rPr>
          <w:rFonts w:ascii="Aptos" w:eastAsia="DengXian" w:hAnsi="Aptos"/>
          <w:sz w:val="24"/>
          <w:szCs w:val="24"/>
          <w:lang w:eastAsia="zh-CN"/>
        </w:rPr>
        <w:t>RD)</w:t>
      </w:r>
      <w:r w:rsidRPr="009C5AF1">
        <w:rPr>
          <w:rFonts w:ascii="Aptos" w:hAnsi="Aptos"/>
          <w:sz w:val="24"/>
          <w:szCs w:val="24"/>
        </w:rPr>
        <w:t xml:space="preserve">: </w:t>
      </w:r>
      <w:r w:rsidRPr="009C5AF1">
        <w:rPr>
          <w:rFonts w:ascii="Aptos" w:eastAsia="DengXian" w:hAnsi="Aptos"/>
          <w:sz w:val="24"/>
          <w:szCs w:val="24"/>
          <w:lang w:eastAsia="zh-CN"/>
        </w:rPr>
        <w:t>-</w:t>
      </w:r>
      <w:r w:rsidRPr="009C5AF1">
        <w:rPr>
          <w:rFonts w:ascii="Aptos" w:hAnsi="Aptos"/>
          <w:sz w:val="24"/>
          <w:szCs w:val="24"/>
        </w:rPr>
        <w:t>0.</w:t>
      </w:r>
      <w:r w:rsidRPr="009C5AF1">
        <w:rPr>
          <w:rFonts w:ascii="Aptos" w:eastAsia="DengXian" w:hAnsi="Aptos"/>
          <w:sz w:val="24"/>
          <w:szCs w:val="24"/>
          <w:lang w:eastAsia="zh-CN"/>
        </w:rPr>
        <w:t>03</w:t>
      </w:r>
      <w:r w:rsidRPr="009C5AF1">
        <w:rPr>
          <w:rFonts w:ascii="Aptos" w:hAnsi="Aptos"/>
          <w:sz w:val="24"/>
          <w:szCs w:val="24"/>
        </w:rPr>
        <w:t>%, 95% CI: -0.</w:t>
      </w:r>
      <w:r w:rsidRPr="009C5AF1">
        <w:rPr>
          <w:rFonts w:ascii="Aptos" w:eastAsia="DengXian" w:hAnsi="Aptos"/>
          <w:sz w:val="24"/>
          <w:szCs w:val="24"/>
          <w:lang w:eastAsia="zh-CN"/>
        </w:rPr>
        <w:t>18</w:t>
      </w:r>
      <w:r w:rsidRPr="009C5AF1">
        <w:rPr>
          <w:rFonts w:ascii="Aptos" w:hAnsi="Aptos"/>
          <w:sz w:val="24"/>
          <w:szCs w:val="24"/>
        </w:rPr>
        <w:t>% to 0.</w:t>
      </w:r>
      <w:r w:rsidRPr="009C5AF1">
        <w:rPr>
          <w:rFonts w:ascii="Aptos" w:eastAsia="DengXian" w:hAnsi="Aptos"/>
          <w:sz w:val="24"/>
          <w:szCs w:val="24"/>
          <w:lang w:eastAsia="zh-CN"/>
        </w:rPr>
        <w:t>11</w:t>
      </w:r>
      <w:r w:rsidRPr="009C5AF1">
        <w:rPr>
          <w:rFonts w:ascii="Aptos" w:hAnsi="Aptos"/>
          <w:sz w:val="24"/>
          <w:szCs w:val="24"/>
        </w:rPr>
        <w:t>%</w:t>
      </w:r>
      <w:r w:rsidRPr="009C5AF1">
        <w:rPr>
          <w:rFonts w:ascii="Aptos" w:eastAsia="DengXian" w:hAnsi="Aptos"/>
          <w:sz w:val="24"/>
          <w:szCs w:val="24"/>
          <w:lang w:eastAsia="zh-CN"/>
        </w:rPr>
        <w:t>].</w:t>
      </w:r>
      <w:r w:rsidRPr="009C5AF1">
        <w:rPr>
          <w:rFonts w:ascii="Aptos" w:hAnsi="Aptos"/>
          <w:sz w:val="24"/>
          <w:szCs w:val="24"/>
        </w:rPr>
        <w:t xml:space="preserve"> </w:t>
      </w:r>
      <w:r w:rsidRPr="009C5AF1">
        <w:rPr>
          <w:rFonts w:ascii="Aptos" w:eastAsia="DengXian" w:hAnsi="Aptos"/>
          <w:sz w:val="24"/>
          <w:szCs w:val="24"/>
          <w:lang w:eastAsia="zh-CN"/>
        </w:rPr>
        <w:t xml:space="preserve">For the safety outcome of composite bleeding events, the cumulative incidence at 3 years is (RD: -0.01, 95%CI: -0.15 to 0.12). No statistically significant differences were found in the subgroup analysis of sex or age group. </w:t>
      </w:r>
      <w:r w:rsidRPr="009C5AF1">
        <w:rPr>
          <w:rFonts w:ascii="Aptos" w:hAnsi="Aptos"/>
          <w:sz w:val="24"/>
          <w:szCs w:val="24"/>
        </w:rPr>
        <w:t xml:space="preserve">The cumulative incidence curves for the two groups are shown in Figure </w:t>
      </w:r>
      <w:r w:rsidRPr="009C5AF1">
        <w:rPr>
          <w:rFonts w:ascii="Aptos" w:eastAsia="DengXian" w:hAnsi="Aptos"/>
          <w:sz w:val="24"/>
          <w:szCs w:val="24"/>
          <w:lang w:eastAsia="zh-CN"/>
        </w:rPr>
        <w:t>3</w:t>
      </w:r>
      <w:r w:rsidRPr="009C5AF1">
        <w:rPr>
          <w:rFonts w:ascii="Aptos" w:hAnsi="Aptos"/>
          <w:sz w:val="24"/>
          <w:szCs w:val="24"/>
        </w:rPr>
        <w:t>.</w:t>
      </w:r>
      <w:r w:rsidRPr="009C5AF1">
        <w:rPr>
          <w:rFonts w:ascii="Aptos" w:eastAsia="DengXian" w:hAnsi="Aptos"/>
          <w:sz w:val="24"/>
          <w:szCs w:val="24"/>
          <w:lang w:eastAsia="zh-CN"/>
        </w:rPr>
        <w:t xml:space="preserve"> </w:t>
      </w:r>
      <w:r w:rsidRPr="00C72C3A">
        <w:rPr>
          <w:rFonts w:ascii="Aptos" w:hAnsi="Aptos"/>
          <w:sz w:val="24"/>
          <w:szCs w:val="24"/>
        </w:rPr>
        <w:t xml:space="preserve">Most stratified analyses showed similar results, illustrated in Table 2, except that there is a </w:t>
      </w:r>
      <w:r w:rsidRPr="00C72C3A">
        <w:rPr>
          <w:rFonts w:ascii="Aptos" w:eastAsia="DengXian" w:hAnsi="Aptos"/>
          <w:sz w:val="24"/>
          <w:szCs w:val="24"/>
          <w:lang w:eastAsia="zh-CN"/>
        </w:rPr>
        <w:t xml:space="preserve">higher bleeding risk among females than males, but </w:t>
      </w:r>
      <w:r w:rsidRPr="00C72C3A">
        <w:rPr>
          <w:rFonts w:ascii="Aptos" w:hAnsi="Aptos"/>
          <w:sz w:val="24"/>
          <w:szCs w:val="24"/>
        </w:rPr>
        <w:t>statistically</w:t>
      </w:r>
      <w:r w:rsidRPr="00C72C3A">
        <w:rPr>
          <w:rFonts w:ascii="Aptos" w:eastAsia="DengXian" w:hAnsi="Aptos"/>
          <w:sz w:val="24"/>
          <w:szCs w:val="24"/>
          <w:lang w:eastAsia="zh-CN"/>
        </w:rPr>
        <w:t xml:space="preserve"> non</w:t>
      </w:r>
      <w:r w:rsidRPr="00C72C3A">
        <w:rPr>
          <w:rFonts w:ascii="Aptos" w:hAnsi="Aptos"/>
          <w:sz w:val="24"/>
          <w:szCs w:val="24"/>
        </w:rPr>
        <w:t>significant</w:t>
      </w:r>
      <w:r w:rsidRPr="00C72C3A">
        <w:rPr>
          <w:rFonts w:ascii="Aptos" w:eastAsia="DengXian" w:hAnsi="Aptos"/>
          <w:sz w:val="24"/>
          <w:szCs w:val="24"/>
          <w:lang w:eastAsia="zh-CN"/>
        </w:rPr>
        <w:t xml:space="preserve"> (RD:0.15, 95% CI: -0.06 to 0.43)</w:t>
      </w:r>
      <w:r w:rsidRPr="00C72C3A">
        <w:rPr>
          <w:rFonts w:ascii="Aptos" w:hAnsi="Aptos"/>
          <w:sz w:val="24"/>
          <w:szCs w:val="24"/>
        </w:rPr>
        <w:t>. Similar estimation could be found in all sensitivity analyses</w:t>
      </w:r>
      <w:r w:rsidRPr="00C72C3A">
        <w:rPr>
          <w:rFonts w:ascii="Aptos" w:eastAsia="DengXian" w:hAnsi="Aptos"/>
          <w:sz w:val="24"/>
          <w:szCs w:val="24"/>
          <w:lang w:eastAsia="zh-CN"/>
        </w:rPr>
        <w:t xml:space="preserve"> (Supplementary Table 3)</w:t>
      </w:r>
      <w:r w:rsidRPr="00C72C3A">
        <w:rPr>
          <w:rFonts w:ascii="Aptos" w:hAnsi="Aptos"/>
          <w:sz w:val="24"/>
          <w:szCs w:val="24"/>
        </w:rPr>
        <w:t>.</w:t>
      </w:r>
    </w:p>
    <w:p w14:paraId="13F932BB" w14:textId="732CAE49" w:rsidR="00EC3372" w:rsidRPr="00C72C3A" w:rsidDel="0058516F" w:rsidRDefault="00EC3372" w:rsidP="00EC3372">
      <w:pPr>
        <w:pStyle w:val="MDPI51figurecaption"/>
        <w:rPr>
          <w:del w:id="321" w:author="Min Fan" w:date="2025-07-15T15:30:00Z" w16du:dateUtc="2025-07-15T07:30:00Z"/>
          <w:rFonts w:ascii="Aptos" w:eastAsia="DengXian" w:hAnsi="Aptos"/>
          <w:sz w:val="24"/>
          <w:szCs w:val="24"/>
          <w:lang w:eastAsia="zh-CN"/>
        </w:rPr>
      </w:pPr>
    </w:p>
    <w:p w14:paraId="5A1BF2B2" w14:textId="76F1C5F0" w:rsidR="00EC3372" w:rsidDel="0058516F" w:rsidRDefault="00EC3372" w:rsidP="00EC3372">
      <w:pPr>
        <w:rPr>
          <w:del w:id="322" w:author="Min Fan" w:date="2025-07-15T15:30:00Z" w16du:dateUtc="2025-07-15T07:30:00Z"/>
          <w:rFonts w:ascii="Palatino Linotype" w:hAnsi="Palatino Linotype"/>
          <w:color w:val="000000"/>
          <w:sz w:val="18"/>
          <w:szCs w:val="20"/>
          <w:lang w:val="en-US" w:eastAsia="de-DE"/>
        </w:rPr>
      </w:pPr>
      <w:del w:id="323" w:author="Min Fan" w:date="2025-07-15T15:30:00Z" w16du:dateUtc="2025-07-15T07:30:00Z">
        <w:r w:rsidDel="0058516F">
          <w:br w:type="page"/>
        </w:r>
      </w:del>
    </w:p>
    <w:p w14:paraId="5EBD9E17" w14:textId="5230C34B" w:rsidR="00EC3372" w:rsidRDefault="00EC3372" w:rsidP="00EC3372">
      <w:pPr>
        <w:rPr>
          <w:rFonts w:ascii="Palatino Linotype" w:hAnsi="Palatino Linotype"/>
          <w:color w:val="000000"/>
          <w:sz w:val="18"/>
          <w:szCs w:val="20"/>
          <w:lang w:val="en-US" w:eastAsia="de-DE"/>
        </w:rPr>
      </w:pPr>
      <w:del w:id="324" w:author="Min Fan" w:date="2025-07-15T15:30:00Z" w16du:dateUtc="2025-07-15T07:30:00Z">
        <w:r w:rsidDel="0058516F">
          <w:br w:type="page"/>
        </w:r>
      </w:del>
    </w:p>
    <w:p w14:paraId="2B66B591" w14:textId="77777777" w:rsidR="00EC3372" w:rsidRDefault="00EC3372" w:rsidP="00EC3372">
      <w:pPr>
        <w:pStyle w:val="MDPI51figurecaption"/>
        <w:sectPr w:rsidR="00EC3372" w:rsidSect="00EC3372">
          <w:footerReference w:type="default" r:id="rId15"/>
          <w:pgSz w:w="11906" w:h="16838"/>
          <w:pgMar w:top="1440" w:right="1440" w:bottom="1440" w:left="1440" w:header="708" w:footer="708" w:gutter="0"/>
          <w:cols w:space="708"/>
          <w:docGrid w:linePitch="360"/>
        </w:sectPr>
      </w:pPr>
    </w:p>
    <w:p w14:paraId="26582652" w14:textId="129ACEB2" w:rsidR="00EC3372" w:rsidDel="0058516F" w:rsidRDefault="00EC3372" w:rsidP="00EC3372">
      <w:pPr>
        <w:rPr>
          <w:del w:id="329" w:author="Min Fan" w:date="2025-07-15T15:30:00Z" w16du:dateUtc="2025-07-15T07:30:00Z"/>
        </w:rPr>
        <w:sectPr w:rsidR="00EC3372" w:rsidDel="0058516F" w:rsidSect="00EC3372">
          <w:pgSz w:w="11906" w:h="16838"/>
          <w:pgMar w:top="1440" w:right="1440" w:bottom="1440" w:left="1440" w:header="708" w:footer="708" w:gutter="0"/>
          <w:cols w:space="708"/>
          <w:docGrid w:linePitch="360"/>
        </w:sectPr>
      </w:pPr>
      <w:del w:id="330" w:author="Min Fan" w:date="2025-07-15T15:30:00Z" w16du:dateUtc="2025-07-15T07:30:00Z">
        <w:r w:rsidDel="0058516F">
          <w:lastRenderedPageBreak/>
          <w:br w:type="page"/>
        </w:r>
      </w:del>
    </w:p>
    <w:p w14:paraId="1EC2E9B0" w14:textId="04DF822E" w:rsidR="00EC3372" w:rsidDel="0058516F" w:rsidRDefault="00EC3372" w:rsidP="00EC3372">
      <w:pPr>
        <w:rPr>
          <w:del w:id="331" w:author="Min Fan" w:date="2025-07-15T15:30:00Z" w16du:dateUtc="2025-07-15T07:30:00Z"/>
          <w:rFonts w:ascii="Palatino Linotype" w:hAnsi="Palatino Linotype"/>
          <w:color w:val="000000"/>
          <w:sz w:val="18"/>
          <w:szCs w:val="20"/>
          <w:lang w:val="en-US" w:eastAsia="de-DE"/>
        </w:rPr>
      </w:pPr>
    </w:p>
    <w:bookmarkEnd w:id="320"/>
    <w:p w14:paraId="764AEA98" w14:textId="52949D4B" w:rsidR="00EC3372" w:rsidDel="0058516F" w:rsidRDefault="00EC3372">
      <w:pPr>
        <w:rPr>
          <w:del w:id="332" w:author="Min Fan" w:date="2025-07-15T15:30:00Z" w16du:dateUtc="2025-07-15T07:30:00Z"/>
          <w:b/>
          <w:bCs/>
          <w:sz w:val="24"/>
          <w:szCs w:val="24"/>
        </w:rPr>
      </w:pPr>
      <w:del w:id="333" w:author="Min Fan" w:date="2025-07-15T15:30:00Z" w16du:dateUtc="2025-07-15T07:30:00Z">
        <w:r w:rsidDel="0058516F">
          <w:rPr>
            <w:b/>
            <w:bCs/>
            <w:sz w:val="24"/>
            <w:szCs w:val="24"/>
          </w:rPr>
          <w:br w:type="page"/>
        </w:r>
      </w:del>
    </w:p>
    <w:p w14:paraId="60A5A649" w14:textId="457A0CD4" w:rsidR="00F17EF2" w:rsidRDefault="007D6C4A" w:rsidP="00F17EF2">
      <w:pPr>
        <w:rPr>
          <w:b/>
          <w:bCs/>
          <w:sz w:val="24"/>
          <w:szCs w:val="24"/>
        </w:rPr>
      </w:pPr>
      <w:r>
        <w:rPr>
          <w:b/>
          <w:bCs/>
          <w:sz w:val="24"/>
          <w:szCs w:val="24"/>
        </w:rPr>
        <w:t>Dis</w:t>
      </w:r>
      <w:r w:rsidR="00D0734D">
        <w:rPr>
          <w:b/>
          <w:bCs/>
          <w:sz w:val="24"/>
          <w:szCs w:val="24"/>
        </w:rPr>
        <w:t>c</w:t>
      </w:r>
      <w:r>
        <w:rPr>
          <w:b/>
          <w:bCs/>
          <w:sz w:val="24"/>
          <w:szCs w:val="24"/>
        </w:rPr>
        <w:t>ussion</w:t>
      </w:r>
    </w:p>
    <w:p w14:paraId="4B4714F0" w14:textId="298A7522" w:rsidR="007D6C4A" w:rsidRPr="007D6C4A" w:rsidDel="0058516F" w:rsidRDefault="007D6C4A" w:rsidP="00F17EF2">
      <w:pPr>
        <w:rPr>
          <w:del w:id="334" w:author="Min Fan" w:date="2025-07-15T15:31:00Z" w16du:dateUtc="2025-07-15T07:31:00Z"/>
          <w:sz w:val="24"/>
          <w:szCs w:val="24"/>
        </w:rPr>
      </w:pPr>
      <w:del w:id="335" w:author="Min Fan" w:date="2025-07-15T15:31:00Z" w16du:dateUtc="2025-07-15T07:31:00Z">
        <w:r w:rsidDel="0058516F">
          <w:rPr>
            <w:sz w:val="24"/>
            <w:szCs w:val="24"/>
          </w:rPr>
          <w:delText xml:space="preserve">1. </w:delText>
        </w:r>
        <w:r w:rsidRPr="007D6C4A" w:rsidDel="0058516F">
          <w:rPr>
            <w:sz w:val="24"/>
            <w:szCs w:val="24"/>
          </w:rPr>
          <w:delText>Paragraph: Start the discussion by repeating your hypothesis „We had hypothesized …“</w:delText>
        </w:r>
        <w:r w:rsidDel="0058516F">
          <w:rPr>
            <w:sz w:val="24"/>
            <w:szCs w:val="24"/>
          </w:rPr>
          <w:delText xml:space="preserve"> </w:delText>
        </w:r>
        <w:r w:rsidRPr="007D6C4A" w:rsidDel="0058516F">
          <w:rPr>
            <w:sz w:val="24"/>
            <w:szCs w:val="24"/>
          </w:rPr>
          <w:delText>Name the main findings of your results and indicate an interpretation</w:delText>
        </w:r>
        <w:r w:rsidR="00406D2C" w:rsidDel="0058516F">
          <w:rPr>
            <w:sz w:val="24"/>
            <w:szCs w:val="24"/>
          </w:rPr>
          <w:delText>.</w:delText>
        </w:r>
      </w:del>
    </w:p>
    <w:p w14:paraId="686EC999" w14:textId="0D336CCC" w:rsidR="007D6C4A" w:rsidDel="0058516F" w:rsidRDefault="007D6C4A" w:rsidP="00F17EF2">
      <w:pPr>
        <w:rPr>
          <w:del w:id="336" w:author="Min Fan" w:date="2025-07-15T15:31:00Z" w16du:dateUtc="2025-07-15T07:31:00Z"/>
          <w:sz w:val="24"/>
          <w:szCs w:val="24"/>
        </w:rPr>
      </w:pPr>
      <w:del w:id="337" w:author="Min Fan" w:date="2025-07-15T15:31:00Z" w16du:dateUtc="2025-07-15T07:31:00Z">
        <w:r w:rsidRPr="007D6C4A" w:rsidDel="0058516F">
          <w:rPr>
            <w:sz w:val="24"/>
            <w:szCs w:val="24"/>
          </w:rPr>
          <w:delText xml:space="preserve">Following paragraphs: </w:delText>
        </w:r>
        <w:r w:rsidDel="0058516F">
          <w:rPr>
            <w:sz w:val="24"/>
            <w:szCs w:val="24"/>
          </w:rPr>
          <w:delText>Devote one paragraph to each of your main observations and discuss them in light of the existing literature</w:delText>
        </w:r>
        <w:r w:rsidR="00406D2C" w:rsidDel="0058516F">
          <w:rPr>
            <w:sz w:val="24"/>
            <w:szCs w:val="24"/>
          </w:rPr>
          <w:delText>.</w:delText>
        </w:r>
      </w:del>
    </w:p>
    <w:p w14:paraId="36FD55D7" w14:textId="59130143" w:rsidR="007D6C4A" w:rsidDel="0058516F" w:rsidRDefault="007D6C4A" w:rsidP="00F17EF2">
      <w:pPr>
        <w:rPr>
          <w:del w:id="338" w:author="Min Fan" w:date="2025-07-15T15:31:00Z" w16du:dateUtc="2025-07-15T07:31:00Z"/>
          <w:sz w:val="24"/>
          <w:szCs w:val="24"/>
        </w:rPr>
      </w:pPr>
      <w:del w:id="339" w:author="Min Fan" w:date="2025-07-15T15:31:00Z" w16du:dateUtc="2025-07-15T07:31:00Z">
        <w:r w:rsidDel="0058516F">
          <w:rPr>
            <w:sz w:val="24"/>
            <w:szCs w:val="24"/>
          </w:rPr>
          <w:delText>Limitations paragraph: Name limitations of your study</w:delText>
        </w:r>
        <w:r w:rsidR="00406D2C" w:rsidDel="0058516F">
          <w:rPr>
            <w:sz w:val="24"/>
            <w:szCs w:val="24"/>
          </w:rPr>
          <w:delText>.</w:delText>
        </w:r>
        <w:r w:rsidDel="0058516F">
          <w:rPr>
            <w:sz w:val="24"/>
            <w:szCs w:val="24"/>
          </w:rPr>
          <w:delText xml:space="preserve"> </w:delText>
        </w:r>
      </w:del>
    </w:p>
    <w:p w14:paraId="1946ABD3" w14:textId="6B061FED" w:rsidR="007D6C4A" w:rsidRPr="007D6C4A" w:rsidDel="0058516F" w:rsidRDefault="007D6C4A" w:rsidP="00F17EF2">
      <w:pPr>
        <w:rPr>
          <w:del w:id="340" w:author="Min Fan" w:date="2025-07-15T15:31:00Z" w16du:dateUtc="2025-07-15T07:31:00Z"/>
          <w:sz w:val="24"/>
          <w:szCs w:val="24"/>
        </w:rPr>
      </w:pPr>
      <w:del w:id="341" w:author="Min Fan" w:date="2025-07-15T15:31:00Z" w16du:dateUtc="2025-07-15T07:31:00Z">
        <w:r w:rsidDel="0058516F">
          <w:rPr>
            <w:sz w:val="24"/>
            <w:szCs w:val="24"/>
          </w:rPr>
          <w:delText>Last paragraph: Summarize once more the most important findings. Separate from that</w:delText>
        </w:r>
        <w:r w:rsidR="00291B5C" w:rsidDel="0058516F">
          <w:rPr>
            <w:sz w:val="24"/>
            <w:szCs w:val="24"/>
          </w:rPr>
          <w:delText>,</w:delText>
        </w:r>
        <w:r w:rsidDel="0058516F">
          <w:rPr>
            <w:sz w:val="24"/>
            <w:szCs w:val="24"/>
          </w:rPr>
          <w:delText xml:space="preserve"> indicate conclusions (and a future perspective). The ultimate conclusion should be more or less identical to the title of the manuscript</w:delText>
        </w:r>
        <w:r w:rsidR="00406D2C" w:rsidDel="0058516F">
          <w:rPr>
            <w:sz w:val="24"/>
            <w:szCs w:val="24"/>
          </w:rPr>
          <w:delText>.</w:delText>
        </w:r>
      </w:del>
    </w:p>
    <w:p w14:paraId="125D62E2" w14:textId="36150A74" w:rsidR="007D6C4A" w:rsidDel="0058516F" w:rsidRDefault="007D6C4A">
      <w:pPr>
        <w:rPr>
          <w:del w:id="342" w:author="Min Fan" w:date="2025-07-15T15:31:00Z" w16du:dateUtc="2025-07-15T07:31:00Z"/>
          <w:b/>
          <w:bCs/>
          <w:sz w:val="24"/>
          <w:szCs w:val="24"/>
        </w:rPr>
      </w:pPr>
    </w:p>
    <w:p w14:paraId="62ABB047" w14:textId="77777777" w:rsidR="00EC3372" w:rsidRDefault="00EC3372" w:rsidP="00EC3372">
      <w:r w:rsidRPr="003D3863">
        <w:t xml:space="preserve">This is the first population-based study using a large electronic health record database to examine the risk of stroke and bleeding in PD patients with AF </w:t>
      </w:r>
      <w:r>
        <w:t>after</w:t>
      </w:r>
      <w:r w:rsidRPr="003D3863">
        <w:t xml:space="preserve"> OAC </w:t>
      </w:r>
      <w:r>
        <w:t xml:space="preserve">initiation </w:t>
      </w:r>
      <w:r w:rsidRPr="003D3863">
        <w:t xml:space="preserve">in Hong Kong. The study </w:t>
      </w:r>
      <w:r>
        <w:t>has observed</w:t>
      </w:r>
      <w:r w:rsidRPr="003D3863">
        <w:t xml:space="preserve"> over </w:t>
      </w:r>
      <w:r>
        <w:t>800</w:t>
      </w:r>
      <w:r>
        <w:rPr>
          <w:rFonts w:eastAsia="DengXian"/>
          <w:lang w:eastAsia="zh-CN"/>
        </w:rPr>
        <w:t>0</w:t>
      </w:r>
      <w:r w:rsidRPr="003D3863">
        <w:t xml:space="preserve"> patients with newly diagnosed AF since </w:t>
      </w:r>
      <w:r>
        <w:t>the initiation of</w:t>
      </w:r>
      <w:r w:rsidRPr="003D3863">
        <w:t xml:space="preserve"> PD. </w:t>
      </w:r>
      <w:r w:rsidRPr="00D31072">
        <w:t xml:space="preserve">It was observed that the majority of PD patients did not receive OAC after their AF diagnosis. The findings indicate that the </w:t>
      </w:r>
      <w:r>
        <w:t>initiation</w:t>
      </w:r>
      <w:r w:rsidRPr="00D31072">
        <w:t xml:space="preserve"> of OAC is not associated with an increased risk of stroke or mortality.</w:t>
      </w:r>
      <w:r w:rsidRPr="003D3863">
        <w:t xml:space="preserve"> </w:t>
      </w:r>
    </w:p>
    <w:p w14:paraId="6F968DB3" w14:textId="77777777" w:rsidR="00EC3372" w:rsidRDefault="00EC3372" w:rsidP="00EC3372">
      <w:r w:rsidRPr="00190971">
        <w:t>The existing literature on OAC treatment in dialysis patients presents mixed findings regarding its efficacy.</w:t>
      </w:r>
      <w:r>
        <w:t xml:space="preserve"> </w:t>
      </w:r>
      <w:r w:rsidRPr="00190971">
        <w:t>Chan et al. identified a significantly higher risk of ischemic stroke associated with warfarin use in HD patients with AF compared to nonuse (HR, 1.81 [95% CI, 1.12-2.92]).</w:t>
      </w:r>
      <w:r w:rsidRPr="003D5036">
        <w:t xml:space="preserve"> </w:t>
      </w:r>
      <w:r w:rsidRPr="003D5036">
        <w:fldChar w:fldCharType="begin"/>
      </w:r>
      <w:r w:rsidRPr="003D5036">
        <w:instrText>ADDIN BEC{Chan et al., 2009 #125525}</w:instrText>
      </w:r>
      <w:r w:rsidRPr="003D5036">
        <w:fldChar w:fldCharType="separate"/>
      </w:r>
      <w:r w:rsidRPr="003D5036">
        <w:rPr>
          <w:vertAlign w:val="superscript"/>
        </w:rPr>
        <w:t>14</w:t>
      </w:r>
      <w:r w:rsidRPr="003D5036">
        <w:fldChar w:fldCharType="end"/>
      </w:r>
      <w:r w:rsidRPr="00190971">
        <w:t xml:space="preserve"> In contrast, Kim et al. (2024) observed an association between OACs and a reduced risk of ischemic stroke (HR, 0.61 [95% CI, 0.41-0.89]).</w:t>
      </w:r>
      <w:r w:rsidRPr="003D5036">
        <w:t xml:space="preserve"> </w:t>
      </w:r>
      <w:r w:rsidRPr="003D5036">
        <w:fldChar w:fldCharType="begin"/>
      </w:r>
      <w:r w:rsidRPr="003D5036">
        <w:instrText>ADDIN BEC{Kim et al., 2024 #66391}</w:instrText>
      </w:r>
      <w:r w:rsidRPr="003D5036">
        <w:fldChar w:fldCharType="separate"/>
      </w:r>
      <w:r w:rsidRPr="003D5036">
        <w:rPr>
          <w:vertAlign w:val="superscript"/>
        </w:rPr>
        <w:t>15</w:t>
      </w:r>
      <w:r w:rsidRPr="003D5036">
        <w:fldChar w:fldCharType="end"/>
      </w:r>
      <w:r w:rsidRPr="00190971">
        <w:t xml:space="preserve"> A Japanese prospective cohort study reported no significant association between warfarin use and the risk of ischemic stroke compared to no anticoagulation in patients undergoing HD or PD with chronic sustained AF (HR, 3.36 [95% CI, 0.67-16.66]).</w:t>
      </w:r>
      <w:r w:rsidRPr="003D5036">
        <w:t xml:space="preserve"> </w:t>
      </w:r>
      <w:r w:rsidRPr="003D5036">
        <w:fldChar w:fldCharType="begin"/>
      </w:r>
      <w:r w:rsidRPr="003D5036">
        <w:instrText>ADDIN BEC{Wakasugi et al., 2014 #205121}</w:instrText>
      </w:r>
      <w:r w:rsidRPr="003D5036">
        <w:fldChar w:fldCharType="separate"/>
      </w:r>
      <w:r w:rsidRPr="003D5036">
        <w:rPr>
          <w:vertAlign w:val="superscript"/>
        </w:rPr>
        <w:t>16</w:t>
      </w:r>
      <w:r w:rsidRPr="003D5036">
        <w:fldChar w:fldCharType="end"/>
      </w:r>
      <w:r w:rsidRPr="00190971">
        <w:t xml:space="preserve"> Furthermore, a meta-analysis of 11 observational studies involving a total of 25,407 dialysis patients with AF suggests that warfarin use did not reduce the risk of mortality.</w:t>
      </w:r>
      <w:r w:rsidRPr="003D5036">
        <w:t xml:space="preserve"> </w:t>
      </w:r>
      <w:r w:rsidRPr="003D5036">
        <w:fldChar w:fldCharType="begin"/>
      </w:r>
      <w:r w:rsidRPr="003D5036">
        <w:instrText>ADDIN BEC{Liu et al., 2015 #33754}</w:instrText>
      </w:r>
      <w:r w:rsidRPr="003D5036">
        <w:fldChar w:fldCharType="separate"/>
      </w:r>
      <w:r w:rsidRPr="003D5036">
        <w:rPr>
          <w:vertAlign w:val="superscript"/>
        </w:rPr>
        <w:t>17</w:t>
      </w:r>
      <w:r w:rsidRPr="003D5036">
        <w:fldChar w:fldCharType="end"/>
      </w:r>
      <w:r>
        <w:t xml:space="preserve"> </w:t>
      </w:r>
    </w:p>
    <w:p w14:paraId="7DC6FA2B" w14:textId="77777777" w:rsidR="00EC3372" w:rsidRDefault="00EC3372" w:rsidP="00EC3372">
      <w:r>
        <w:t>Recent network meta-analysis, which included nine studies with a cumulative sample size of 32,821 patients, has demonstrated that both apixaban (HR, 1.72 [95% CI, 1.72-2.78]) and warfarin (HR, 1.21 [95% CI, 1.06-1.38]) are linked to an increased risk of hemorrhagic stroke in patients undergoing dialysis with AF, in comparison to placebo.</w:t>
      </w:r>
      <w:r w:rsidRPr="003D5036">
        <w:t xml:space="preserve"> </w:t>
      </w:r>
      <w:r w:rsidRPr="003D5036">
        <w:fldChar w:fldCharType="begin"/>
      </w:r>
      <w:r w:rsidRPr="003D5036">
        <w:instrText>ADDIN BEC{Shen et al., 2023 #153355}</w:instrText>
      </w:r>
      <w:r w:rsidRPr="003D5036">
        <w:fldChar w:fldCharType="separate"/>
      </w:r>
      <w:r w:rsidRPr="003D5036">
        <w:rPr>
          <w:vertAlign w:val="superscript"/>
        </w:rPr>
        <w:t>18</w:t>
      </w:r>
      <w:r w:rsidRPr="003D5036">
        <w:fldChar w:fldCharType="end"/>
      </w:r>
      <w:r>
        <w:t xml:space="preserve"> Furthermore, several observational studies have documented a rise in bleeding events among patients in the OAC group. These studies were predominantly conducted in cohorts primarily undergoing HD</w:t>
      </w:r>
      <w:r w:rsidRPr="00C74134">
        <w:t xml:space="preserve"> </w:t>
      </w:r>
      <w:r w:rsidRPr="00C74134">
        <w:fldChar w:fldCharType="begin"/>
      </w:r>
      <w:r w:rsidRPr="00C74134">
        <w:instrText>ADDIN BEC{Lee et al., 2016 #126616; Tan et al., 2019 #228503; Wong et al., 2016 #1725}</w:instrText>
      </w:r>
      <w:r w:rsidRPr="00C74134">
        <w:fldChar w:fldCharType="separate"/>
      </w:r>
      <w:r w:rsidRPr="00C74134">
        <w:rPr>
          <w:vertAlign w:val="superscript"/>
        </w:rPr>
        <w:t>19</w:t>
      </w:r>
      <w:r w:rsidRPr="00C74134">
        <w:rPr>
          <w:rFonts w:ascii="Cambria Math" w:hAnsi="Cambria Math" w:cs="Cambria Math"/>
          <w:vertAlign w:val="superscript"/>
        </w:rPr>
        <w:t>‑</w:t>
      </w:r>
      <w:r w:rsidRPr="00C74134">
        <w:rPr>
          <w:vertAlign w:val="superscript"/>
        </w:rPr>
        <w:t>21</w:t>
      </w:r>
      <w:r w:rsidRPr="00C74134">
        <w:fldChar w:fldCharType="end"/>
      </w:r>
      <w:r>
        <w:t>, which differs from PD due to the administration of low-molecular-weight heparin during HD sessions. The concurrent use of warfarin may further heighten the risk of bleeding in HD patients. However, our study did not observe such an increased risk among OAC initiators, which may indicate a potential lower bleeding risk associated with PD compared to HD.</w:t>
      </w:r>
    </w:p>
    <w:p w14:paraId="5578446C" w14:textId="77777777" w:rsidR="00EC3372" w:rsidRDefault="00EC3372" w:rsidP="00EC3372">
      <w:r w:rsidRPr="00935CB5">
        <w:t>In our study, a notably small proportion of patients with PD and newly diagnosed</w:t>
      </w:r>
      <w:r>
        <w:t xml:space="preserve"> AF</w:t>
      </w:r>
      <w:r w:rsidRPr="00935CB5">
        <w:t xml:space="preserve"> were prescribed OACs for stroke prevention. This percentage is considerably lower than those reported in previous population-based cohort studies, such as a Taiwanese study and a US study, which documented that 25.9% and 36.20% of dialysis patients with AF received OACs, respectively.</w:t>
      </w:r>
      <w:r w:rsidRPr="00C74134">
        <w:t xml:space="preserve"> </w:t>
      </w:r>
      <w:r w:rsidRPr="00C74134">
        <w:fldChar w:fldCharType="begin"/>
      </w:r>
      <w:r w:rsidRPr="00C74134">
        <w:instrText>ADDIN BEC{Pokorney et al., 2020 #222285}</w:instrText>
      </w:r>
      <w:r w:rsidRPr="00C74134">
        <w:fldChar w:fldCharType="separate"/>
      </w:r>
      <w:r w:rsidRPr="00C74134">
        <w:rPr>
          <w:vertAlign w:val="superscript"/>
        </w:rPr>
        <w:t>22</w:t>
      </w:r>
      <w:r w:rsidRPr="00C74134">
        <w:fldChar w:fldCharType="end"/>
      </w:r>
      <w:r w:rsidRPr="00C74134">
        <w:t xml:space="preserve"> </w:t>
      </w:r>
      <w:r w:rsidRPr="00C74134">
        <w:fldChar w:fldCharType="begin"/>
      </w:r>
      <w:r w:rsidRPr="00C74134">
        <w:instrText>ADDIN BEC{See et al., 2021 #223377}</w:instrText>
      </w:r>
      <w:r w:rsidRPr="00C74134">
        <w:fldChar w:fldCharType="separate"/>
      </w:r>
      <w:r w:rsidRPr="00C74134">
        <w:rPr>
          <w:vertAlign w:val="superscript"/>
        </w:rPr>
        <w:t>23</w:t>
      </w:r>
      <w:r w:rsidRPr="00C74134">
        <w:fldChar w:fldCharType="end"/>
      </w:r>
      <w:r w:rsidRPr="00935CB5">
        <w:t xml:space="preserve"> The underutili</w:t>
      </w:r>
      <w:r>
        <w:t>s</w:t>
      </w:r>
      <w:r w:rsidRPr="00935CB5">
        <w:t>ation of OACs in our cohort may be attributed to conservative prescribing practices in Hong Kong, stemming from the uncertain benefits of OACs and concerns regarding the increased bleeding risk associated with OACs in PD patients.</w:t>
      </w:r>
      <w:r w:rsidRPr="00C74134">
        <w:t xml:space="preserve"> </w:t>
      </w:r>
      <w:r w:rsidRPr="00C74134">
        <w:fldChar w:fldCharType="begin"/>
      </w:r>
      <w:r w:rsidRPr="00C74134">
        <w:instrText>ADDIN BEC{Fung et al., 2023 #173166}</w:instrText>
      </w:r>
      <w:r w:rsidRPr="00C74134">
        <w:fldChar w:fldCharType="separate"/>
      </w:r>
      <w:r w:rsidRPr="00C74134">
        <w:rPr>
          <w:vertAlign w:val="superscript"/>
        </w:rPr>
        <w:t>24</w:t>
      </w:r>
      <w:r w:rsidRPr="00C74134">
        <w:fldChar w:fldCharType="end"/>
      </w:r>
      <w:r w:rsidRPr="00935CB5">
        <w:t xml:space="preserve"> Additionally, the numerous drug-drug and drug-food interactions, the necessity for frequent INR monitoring, and the heightened risks of bleeding and calciphylaxis in dialysis patients</w:t>
      </w:r>
      <w:r w:rsidRPr="00C74134">
        <w:t xml:space="preserve"> </w:t>
      </w:r>
      <w:r w:rsidRPr="00C74134">
        <w:fldChar w:fldCharType="begin"/>
      </w:r>
      <w:r w:rsidRPr="00C74134">
        <w:instrText>ADDIN BEC{Niehues et al., 2024 #194544}</w:instrText>
      </w:r>
      <w:r w:rsidRPr="00C74134">
        <w:fldChar w:fldCharType="separate"/>
      </w:r>
      <w:r w:rsidRPr="00C74134">
        <w:rPr>
          <w:vertAlign w:val="superscript"/>
        </w:rPr>
        <w:t>25</w:t>
      </w:r>
      <w:r w:rsidRPr="00C74134">
        <w:fldChar w:fldCharType="end"/>
      </w:r>
      <w:r w:rsidRPr="00935CB5">
        <w:t xml:space="preserve"> further complicate the use of warfarin. The uncertain risk-benefit profiles of DOACs </w:t>
      </w:r>
      <w:r w:rsidRPr="00C74134">
        <w:fldChar w:fldCharType="begin"/>
      </w:r>
      <w:r w:rsidRPr="00C74134">
        <w:instrText>ADDIN BEC{Weber et al., 2019 #270803}</w:instrText>
      </w:r>
      <w:r w:rsidRPr="00C74134">
        <w:fldChar w:fldCharType="separate"/>
      </w:r>
      <w:r w:rsidRPr="00C74134">
        <w:rPr>
          <w:vertAlign w:val="superscript"/>
        </w:rPr>
        <w:t>26</w:t>
      </w:r>
      <w:r w:rsidRPr="00C74134">
        <w:fldChar w:fldCharType="end"/>
      </w:r>
      <w:r w:rsidRPr="00935CB5">
        <w:t xml:space="preserve"> and the determination of optimal dosing in dialysis patients</w:t>
      </w:r>
      <w:r w:rsidRPr="00C74134">
        <w:t xml:space="preserve"> </w:t>
      </w:r>
      <w:r w:rsidRPr="00C74134">
        <w:fldChar w:fldCharType="begin"/>
      </w:r>
      <w:r w:rsidRPr="00C74134">
        <w:instrText>ADDIN BEC{Joglar et al., 2024 #254294}</w:instrText>
      </w:r>
      <w:r w:rsidRPr="00C74134">
        <w:fldChar w:fldCharType="separate"/>
      </w:r>
      <w:r w:rsidRPr="00C74134">
        <w:rPr>
          <w:vertAlign w:val="superscript"/>
        </w:rPr>
        <w:t>3</w:t>
      </w:r>
      <w:r w:rsidRPr="00C74134">
        <w:fldChar w:fldCharType="end"/>
      </w:r>
      <w:r w:rsidRPr="00935CB5">
        <w:t xml:space="preserve"> may also contribute to the underutili</w:t>
      </w:r>
      <w:r>
        <w:t>s</w:t>
      </w:r>
      <w:r w:rsidRPr="00935CB5">
        <w:t>ation of OACs in our study cohort.</w:t>
      </w:r>
    </w:p>
    <w:p w14:paraId="01E5C65E" w14:textId="77777777" w:rsidR="00EC3372" w:rsidRDefault="00EC3372" w:rsidP="00EC3372">
      <w:r w:rsidRPr="003A5A9F">
        <w:t xml:space="preserve">Our study further confirmed the findings </w:t>
      </w:r>
      <w:r>
        <w:t>of previous studies</w:t>
      </w:r>
      <w:r w:rsidRPr="003A5A9F">
        <w:t>, indicating no significant reduction in mortality risk associated with warfarin use in dialysis patients with AF. This lack of clear benefit, coupled with the potential increased risk of bleeding complications, underscores the complexity of anticoagulation management in this patient population. Further research, particularly randomi</w:t>
      </w:r>
      <w:r>
        <w:t>s</w:t>
      </w:r>
      <w:r w:rsidRPr="003A5A9F">
        <w:t>ed controlled trials, is needed to establish definitive guidelines for OAC use in dialysis patients with AF, taking into account individual patient characteristics and risk factors.</w:t>
      </w:r>
    </w:p>
    <w:p w14:paraId="66F7C389" w14:textId="77777777" w:rsidR="00EC3372" w:rsidRDefault="00EC3372" w:rsidP="00EC3372">
      <w:r w:rsidRPr="003D3863">
        <w:t xml:space="preserve">This study possesses multiple notable strengths. </w:t>
      </w:r>
      <w:r>
        <w:t>To the best of our knowledge, this is the first investigation examining the utilis</w:t>
      </w:r>
      <w:r w:rsidRPr="003D3863">
        <w:t xml:space="preserve">ation of OACs in newly diagnosed AF patients undergoing </w:t>
      </w:r>
      <w:r>
        <w:t>PD</w:t>
      </w:r>
      <w:r w:rsidRPr="003D3863">
        <w:t xml:space="preserve">. The </w:t>
      </w:r>
      <w:r w:rsidRPr="003D3863">
        <w:lastRenderedPageBreak/>
        <w:t>accuracy of all records within CDARS was thoroughly validated, rendering it a robust platform for conducting extensive post-marketing drug surveillance studies.</w:t>
      </w:r>
      <w:r w:rsidRPr="00C74134">
        <w:t xml:space="preserve"> </w:t>
      </w:r>
      <w:r w:rsidRPr="00C74134">
        <w:fldChar w:fldCharType="begin"/>
      </w:r>
      <w:r w:rsidRPr="00C74134">
        <w:instrText>ADDIN BEC{Wong et al., 2016 #4}</w:instrText>
      </w:r>
      <w:r w:rsidRPr="00C74134">
        <w:fldChar w:fldCharType="separate"/>
      </w:r>
      <w:r w:rsidRPr="00C74134">
        <w:rPr>
          <w:vertAlign w:val="superscript"/>
        </w:rPr>
        <w:t>27</w:t>
      </w:r>
      <w:r w:rsidRPr="00C74134">
        <w:fldChar w:fldCharType="end"/>
      </w:r>
      <w:r w:rsidRPr="00C74134">
        <w:t xml:space="preserve"> </w:t>
      </w:r>
      <w:r w:rsidRPr="00C74134">
        <w:fldChar w:fldCharType="begin"/>
      </w:r>
      <w:r w:rsidRPr="00C74134">
        <w:instrText>ADDIN BEC{Man et al., 2017 #42519}</w:instrText>
      </w:r>
      <w:r w:rsidRPr="00C74134">
        <w:fldChar w:fldCharType="separate"/>
      </w:r>
      <w:r w:rsidRPr="00C74134">
        <w:rPr>
          <w:vertAlign w:val="superscript"/>
        </w:rPr>
        <w:t>28</w:t>
      </w:r>
      <w:r w:rsidRPr="00C74134">
        <w:fldChar w:fldCharType="end"/>
      </w:r>
      <w:r w:rsidRPr="003D3863">
        <w:t xml:space="preserve"> Furthermore, this study employ</w:t>
      </w:r>
      <w:r>
        <w:t>ed</w:t>
      </w:r>
      <w:r w:rsidRPr="003D3863">
        <w:t xml:space="preserve"> </w:t>
      </w:r>
      <w:r>
        <w:t xml:space="preserve">a sequential design </w:t>
      </w:r>
      <w:r w:rsidRPr="0006225D">
        <w:t xml:space="preserve">to align eligibility criteria, </w:t>
      </w:r>
      <w:r>
        <w:t>treatment strategy assignment, and the</w:t>
      </w:r>
      <w:r w:rsidRPr="0006225D">
        <w:t xml:space="preserve"> start of follow-up at time zero</w:t>
      </w:r>
      <w:r w:rsidRPr="003D3863">
        <w:t>.</w:t>
      </w:r>
      <w:r>
        <w:t xml:space="preserve"> </w:t>
      </w:r>
    </w:p>
    <w:p w14:paraId="4A15523C" w14:textId="77777777" w:rsidR="00EC3372" w:rsidRDefault="00EC3372" w:rsidP="00EC3372">
      <w:r>
        <w:t>There are several limitations in this study. Firstly, the CDARS does not account for over-the-counter products obtained from non-HA pharmacies or physicians. Nevertheless, patients with chronic illnesses requiring long-term treatment frequently utilise HA services due to substantial medication cost subsidies. Consequently, the potential impact of unrecorded medications, such as the use of NSAIDs, is anticipated to be minimal. The second limitation concerns residual confounding, akin to other observational studies using electronic health records. This bias may be attributed to a restricted range of covariates included in the analysis due to data availability constraints. Factors such as alcohol history, smoking history, blood pressure, and hyperglycemia are risk factors for stroke and bleeding. Additionally, the time in the therapeutic range (TTR) was not included in the study.</w:t>
      </w:r>
    </w:p>
    <w:p w14:paraId="376C9D4E" w14:textId="13A5106C" w:rsidR="00652F4B" w:rsidDel="00344844" w:rsidRDefault="00652F4B" w:rsidP="00EC3372">
      <w:pPr>
        <w:rPr>
          <w:del w:id="343" w:author="Min Fan" w:date="2025-07-15T17:29:00Z" w16du:dateUtc="2025-07-15T09:29:00Z"/>
        </w:rPr>
      </w:pPr>
    </w:p>
    <w:p w14:paraId="33C43BF6" w14:textId="3930ED0A" w:rsidR="00652F4B" w:rsidRDefault="00652F4B" w:rsidP="00EC3372">
      <w:r w:rsidRPr="00C74134">
        <w:t xml:space="preserve">In conclusion, the </w:t>
      </w:r>
      <w:r>
        <w:t xml:space="preserve">risks and </w:t>
      </w:r>
      <w:r w:rsidRPr="00C74134">
        <w:t xml:space="preserve">benefits of OAC use in </w:t>
      </w:r>
      <w:r>
        <w:t>PD</w:t>
      </w:r>
      <w:r w:rsidRPr="00C74134">
        <w:t xml:space="preserve"> patients </w:t>
      </w:r>
      <w:r>
        <w:t>remain</w:t>
      </w:r>
      <w:r w:rsidRPr="00C74134">
        <w:t xml:space="preserve"> unclear. The use of OAC is </w:t>
      </w:r>
      <w:r>
        <w:t xml:space="preserve">not </w:t>
      </w:r>
      <w:r w:rsidRPr="00C74134">
        <w:t xml:space="preserve">associated with </w:t>
      </w:r>
      <w:r>
        <w:t>a reduction</w:t>
      </w:r>
      <w:r w:rsidRPr="00C74134">
        <w:t xml:space="preserve"> </w:t>
      </w:r>
      <w:r>
        <w:t xml:space="preserve">in </w:t>
      </w:r>
      <w:r w:rsidRPr="00C74134">
        <w:t>risk of stroke</w:t>
      </w:r>
      <w:r>
        <w:t xml:space="preserve">, </w:t>
      </w:r>
      <w:r w:rsidRPr="00C74134">
        <w:t>bleeding or mortality.</w:t>
      </w:r>
    </w:p>
    <w:p w14:paraId="00A5BC89" w14:textId="77777777" w:rsidR="00EC3372" w:rsidRDefault="00EC3372">
      <w:pPr>
        <w:rPr>
          <w:b/>
          <w:bCs/>
          <w:sz w:val="24"/>
          <w:szCs w:val="24"/>
        </w:rPr>
      </w:pPr>
    </w:p>
    <w:p w14:paraId="5B2E06A1" w14:textId="77777777" w:rsidR="00EC3372" w:rsidRDefault="00EC3372">
      <w:pPr>
        <w:rPr>
          <w:b/>
          <w:bCs/>
          <w:sz w:val="24"/>
          <w:szCs w:val="24"/>
          <w:lang w:eastAsia="zh-CN"/>
        </w:rPr>
      </w:pPr>
      <w:r>
        <w:rPr>
          <w:b/>
          <w:bCs/>
          <w:sz w:val="24"/>
          <w:szCs w:val="24"/>
        </w:rPr>
        <w:br w:type="page"/>
      </w:r>
    </w:p>
    <w:p w14:paraId="1402B406" w14:textId="5A9D2F57" w:rsidR="00D0734D" w:rsidRDefault="00D0734D">
      <w:pPr>
        <w:rPr>
          <w:b/>
          <w:bCs/>
          <w:sz w:val="24"/>
          <w:szCs w:val="24"/>
        </w:rPr>
      </w:pPr>
      <w:r>
        <w:rPr>
          <w:b/>
          <w:bCs/>
          <w:sz w:val="24"/>
          <w:szCs w:val="24"/>
        </w:rPr>
        <w:lastRenderedPageBreak/>
        <w:t>Data availability statement:</w:t>
      </w:r>
    </w:p>
    <w:p w14:paraId="2DC42E71" w14:textId="6AD9F9A0" w:rsidR="00D0734D" w:rsidRPr="00EF6546" w:rsidRDefault="00EF6546">
      <w:pPr>
        <w:rPr>
          <w:sz w:val="24"/>
          <w:szCs w:val="24"/>
          <w:rPrChange w:id="344" w:author="Min Fan" w:date="2025-07-15T15:40:00Z" w16du:dateUtc="2025-07-15T07:40:00Z">
            <w:rPr>
              <w:b/>
              <w:bCs/>
              <w:sz w:val="24"/>
              <w:szCs w:val="24"/>
            </w:rPr>
          </w:rPrChange>
        </w:rPr>
      </w:pPr>
      <w:ins w:id="345" w:author="Min Fan" w:date="2025-07-15T15:40:00Z" w16du:dateUtc="2025-07-15T07:40:00Z">
        <w:r w:rsidRPr="00EF6546">
          <w:rPr>
            <w:sz w:val="24"/>
            <w:szCs w:val="24"/>
            <w:rPrChange w:id="346" w:author="Min Fan" w:date="2025-07-15T15:40:00Z" w16du:dateUtc="2025-07-15T07:40:00Z">
              <w:rPr>
                <w:b/>
                <w:bCs/>
                <w:sz w:val="24"/>
                <w:szCs w:val="24"/>
              </w:rPr>
            </w:rPrChange>
          </w:rPr>
          <w:t>Data will not be available for others as the data custodians have not given permission.</w:t>
        </w:r>
      </w:ins>
    </w:p>
    <w:p w14:paraId="0761559F" w14:textId="5DB61804" w:rsidR="00D0734D" w:rsidRDefault="00CF0AF4">
      <w:pPr>
        <w:rPr>
          <w:b/>
          <w:bCs/>
          <w:sz w:val="24"/>
          <w:szCs w:val="24"/>
        </w:rPr>
      </w:pPr>
      <w:r w:rsidRPr="00CF0AF4">
        <w:rPr>
          <w:b/>
          <w:bCs/>
          <w:sz w:val="24"/>
          <w:szCs w:val="24"/>
        </w:rPr>
        <w:t>Acknowledg</w:t>
      </w:r>
      <w:r w:rsidR="00D0734D">
        <w:rPr>
          <w:b/>
          <w:bCs/>
          <w:sz w:val="24"/>
          <w:szCs w:val="24"/>
        </w:rPr>
        <w:t>e</w:t>
      </w:r>
      <w:r w:rsidRPr="00CF0AF4">
        <w:rPr>
          <w:b/>
          <w:bCs/>
          <w:sz w:val="24"/>
          <w:szCs w:val="24"/>
        </w:rPr>
        <w:t>ments</w:t>
      </w:r>
      <w:r w:rsidR="00D0734D">
        <w:rPr>
          <w:b/>
          <w:bCs/>
          <w:sz w:val="24"/>
          <w:szCs w:val="24"/>
        </w:rPr>
        <w:t>:</w:t>
      </w:r>
    </w:p>
    <w:p w14:paraId="008D384D" w14:textId="53ECE7A0" w:rsidR="00D0734D" w:rsidRPr="003F64C0" w:rsidRDefault="003F64C0">
      <w:pPr>
        <w:rPr>
          <w:sz w:val="24"/>
          <w:szCs w:val="24"/>
          <w:lang w:eastAsia="zh-CN"/>
          <w:rPrChange w:id="347" w:author="Min Fan" w:date="2025-07-15T16:18:00Z" w16du:dateUtc="2025-07-15T08:18:00Z">
            <w:rPr>
              <w:b/>
              <w:bCs/>
              <w:sz w:val="24"/>
              <w:szCs w:val="24"/>
              <w:lang w:eastAsia="zh-CN"/>
            </w:rPr>
          </w:rPrChange>
        </w:rPr>
      </w:pPr>
      <w:ins w:id="348" w:author="Min Fan" w:date="2025-07-15T16:18:00Z" w16du:dateUtc="2025-07-15T08:18:00Z">
        <w:r w:rsidRPr="003F64C0">
          <w:rPr>
            <w:sz w:val="24"/>
            <w:szCs w:val="24"/>
            <w:lang w:eastAsia="zh-CN"/>
            <w:rPrChange w:id="349" w:author="Min Fan" w:date="2025-07-15T16:18:00Z" w16du:dateUtc="2025-07-15T08:18:00Z">
              <w:rPr>
                <w:b/>
                <w:bCs/>
                <w:sz w:val="24"/>
                <w:szCs w:val="24"/>
                <w:lang w:eastAsia="zh-CN"/>
              </w:rPr>
            </w:rPrChange>
          </w:rPr>
          <w:t>None</w:t>
        </w:r>
      </w:ins>
    </w:p>
    <w:p w14:paraId="5CAFB560" w14:textId="7F6E5C0A" w:rsidR="00CF0AF4" w:rsidRDefault="00D0734D">
      <w:pPr>
        <w:rPr>
          <w:b/>
          <w:bCs/>
          <w:sz w:val="24"/>
          <w:szCs w:val="24"/>
        </w:rPr>
      </w:pPr>
      <w:commentRangeStart w:id="350"/>
      <w:r>
        <w:rPr>
          <w:b/>
          <w:bCs/>
          <w:sz w:val="24"/>
          <w:szCs w:val="24"/>
        </w:rPr>
        <w:t>F</w:t>
      </w:r>
      <w:r w:rsidR="00CF0AF4">
        <w:rPr>
          <w:b/>
          <w:bCs/>
          <w:sz w:val="24"/>
          <w:szCs w:val="24"/>
        </w:rPr>
        <w:t>unding</w:t>
      </w:r>
      <w:r>
        <w:rPr>
          <w:b/>
          <w:bCs/>
          <w:sz w:val="24"/>
          <w:szCs w:val="24"/>
        </w:rPr>
        <w:t>:</w:t>
      </w:r>
      <w:commentRangeEnd w:id="350"/>
      <w:r w:rsidR="00344844">
        <w:rPr>
          <w:rStyle w:val="CommentReference"/>
          <w:kern w:val="2"/>
          <w:lang w:val="en-HK" w:eastAsia="zh-TW"/>
          <w14:ligatures w14:val="standardContextual"/>
        </w:rPr>
        <w:commentReference w:id="350"/>
      </w:r>
    </w:p>
    <w:p w14:paraId="5B4B00D4" w14:textId="10217ADA" w:rsidR="00D0734D" w:rsidRPr="003F64C0" w:rsidRDefault="003F64C0">
      <w:pPr>
        <w:rPr>
          <w:sz w:val="24"/>
          <w:szCs w:val="24"/>
          <w:lang w:eastAsia="zh-CN"/>
          <w:rPrChange w:id="351" w:author="Min Fan" w:date="2025-07-15T16:18:00Z" w16du:dateUtc="2025-07-15T08:18:00Z">
            <w:rPr>
              <w:b/>
              <w:bCs/>
              <w:sz w:val="24"/>
              <w:szCs w:val="24"/>
            </w:rPr>
          </w:rPrChange>
        </w:rPr>
      </w:pPr>
      <w:ins w:id="352" w:author="Min Fan" w:date="2025-07-15T16:18:00Z" w16du:dateUtc="2025-07-15T08:18:00Z">
        <w:r w:rsidRPr="00F769D4">
          <w:rPr>
            <w:rFonts w:hint="eastAsia"/>
            <w:sz w:val="24"/>
            <w:szCs w:val="24"/>
            <w:lang w:eastAsia="zh-CN"/>
          </w:rPr>
          <w:t>None</w:t>
        </w:r>
      </w:ins>
    </w:p>
    <w:p w14:paraId="02612536" w14:textId="28F5D7E9" w:rsidR="00CF0AF4" w:rsidRPr="00CF0AF4" w:rsidRDefault="00CF0AF4">
      <w:pPr>
        <w:rPr>
          <w:b/>
          <w:bCs/>
          <w:sz w:val="24"/>
          <w:szCs w:val="24"/>
        </w:rPr>
      </w:pPr>
      <w:r w:rsidRPr="00CF0AF4">
        <w:rPr>
          <w:b/>
          <w:bCs/>
          <w:sz w:val="24"/>
          <w:szCs w:val="24"/>
        </w:rPr>
        <w:t>Author</w:t>
      </w:r>
      <w:r w:rsidR="00D0734D">
        <w:rPr>
          <w:b/>
          <w:bCs/>
          <w:sz w:val="24"/>
          <w:szCs w:val="24"/>
        </w:rPr>
        <w:t xml:space="preserve">s‘ </w:t>
      </w:r>
      <w:r w:rsidRPr="00CF0AF4">
        <w:rPr>
          <w:b/>
          <w:bCs/>
          <w:sz w:val="24"/>
          <w:szCs w:val="24"/>
        </w:rPr>
        <w:t>contributions</w:t>
      </w:r>
      <w:r w:rsidR="00D0734D">
        <w:rPr>
          <w:b/>
          <w:bCs/>
          <w:sz w:val="24"/>
          <w:szCs w:val="24"/>
        </w:rPr>
        <w:t>:</w:t>
      </w:r>
    </w:p>
    <w:p w14:paraId="0FEEB2D0" w14:textId="00960EDE" w:rsidR="00D0734D" w:rsidRPr="002504A1" w:rsidRDefault="00251FD3">
      <w:pPr>
        <w:rPr>
          <w:sz w:val="24"/>
          <w:szCs w:val="24"/>
          <w:lang w:eastAsia="zh-CN"/>
          <w:rPrChange w:id="353" w:author="Min Fan" w:date="2025-07-15T16:19:00Z" w16du:dateUtc="2025-07-15T08:19:00Z">
            <w:rPr>
              <w:b/>
              <w:bCs/>
              <w:sz w:val="24"/>
              <w:szCs w:val="24"/>
            </w:rPr>
          </w:rPrChange>
        </w:rPr>
      </w:pPr>
      <w:commentRangeStart w:id="354"/>
      <w:ins w:id="355" w:author="Min Fan" w:date="2025-07-15T17:20:00Z" w16du:dateUtc="2025-07-15T09:20:00Z">
        <w:r>
          <w:rPr>
            <w:rFonts w:hint="eastAsia"/>
            <w:sz w:val="24"/>
            <w:szCs w:val="24"/>
            <w:lang w:eastAsia="zh-CN"/>
          </w:rPr>
          <w:t>FWTC</w:t>
        </w:r>
      </w:ins>
      <w:ins w:id="356" w:author="Min Fan" w:date="2025-07-15T16:19:00Z" w16du:dateUtc="2025-07-15T08:19:00Z">
        <w:r w:rsidR="002504A1" w:rsidRPr="002504A1">
          <w:rPr>
            <w:sz w:val="24"/>
            <w:szCs w:val="24"/>
            <w:rPrChange w:id="357" w:author="Min Fan" w:date="2025-07-15T16:19:00Z" w16du:dateUtc="2025-07-15T08:19:00Z">
              <w:rPr>
                <w:b/>
                <w:bCs/>
                <w:sz w:val="24"/>
                <w:szCs w:val="24"/>
              </w:rPr>
            </w:rPrChange>
          </w:rPr>
          <w:t xml:space="preserve"> had the original idea for the study</w:t>
        </w:r>
      </w:ins>
      <w:ins w:id="358" w:author="Min Fan" w:date="2025-07-15T17:24:00Z" w16du:dateUtc="2025-07-15T09:24:00Z">
        <w:r w:rsidR="00344844">
          <w:rPr>
            <w:rFonts w:hint="eastAsia"/>
            <w:sz w:val="24"/>
            <w:szCs w:val="24"/>
            <w:lang w:eastAsia="zh-CN"/>
          </w:rPr>
          <w:t xml:space="preserve"> and he is </w:t>
        </w:r>
        <w:r w:rsidR="00344844" w:rsidRPr="00F769D4">
          <w:rPr>
            <w:sz w:val="24"/>
            <w:szCs w:val="24"/>
          </w:rPr>
          <w:t xml:space="preserve">the principal investigator and provided oversight for all aspects of this project. </w:t>
        </w:r>
      </w:ins>
      <w:ins w:id="359" w:author="Min Fan" w:date="2025-07-15T17:23:00Z" w16du:dateUtc="2025-07-15T09:23:00Z">
        <w:r w:rsidR="00344844">
          <w:rPr>
            <w:rFonts w:hint="eastAsia"/>
            <w:sz w:val="24"/>
            <w:szCs w:val="24"/>
            <w:lang w:eastAsia="zh-CN"/>
          </w:rPr>
          <w:t xml:space="preserve">FWTC and </w:t>
        </w:r>
        <w:r w:rsidR="00344844" w:rsidRPr="00F769D4">
          <w:rPr>
            <w:sz w:val="24"/>
            <w:szCs w:val="24"/>
          </w:rPr>
          <w:t>MF</w:t>
        </w:r>
      </w:ins>
      <w:ins w:id="360" w:author="Min Fan" w:date="2025-07-15T16:19:00Z" w16du:dateUtc="2025-07-15T08:19:00Z">
        <w:r w:rsidR="002504A1" w:rsidRPr="002504A1">
          <w:rPr>
            <w:sz w:val="24"/>
            <w:szCs w:val="24"/>
            <w:rPrChange w:id="361" w:author="Min Fan" w:date="2025-07-15T16:19:00Z" w16du:dateUtc="2025-07-15T08:19:00Z">
              <w:rPr>
                <w:b/>
                <w:bCs/>
                <w:sz w:val="24"/>
                <w:szCs w:val="24"/>
              </w:rPr>
            </w:rPrChange>
          </w:rPr>
          <w:t xml:space="preserve"> contributed to the development of the study</w:t>
        </w:r>
      </w:ins>
      <w:ins w:id="362" w:author="Min Fan" w:date="2025-07-15T17:23:00Z" w16du:dateUtc="2025-07-15T09:23:00Z">
        <w:r w:rsidR="00344844">
          <w:rPr>
            <w:rFonts w:hint="eastAsia"/>
            <w:sz w:val="24"/>
            <w:szCs w:val="24"/>
            <w:lang w:eastAsia="zh-CN"/>
          </w:rPr>
          <w:t xml:space="preserve">. </w:t>
        </w:r>
      </w:ins>
      <w:ins w:id="363" w:author="Min Fan" w:date="2025-07-15T17:20:00Z" w16du:dateUtc="2025-07-15T09:20:00Z">
        <w:r>
          <w:rPr>
            <w:rFonts w:hint="eastAsia"/>
            <w:sz w:val="24"/>
            <w:szCs w:val="24"/>
            <w:lang w:eastAsia="zh-CN"/>
          </w:rPr>
          <w:t xml:space="preserve">FWTC </w:t>
        </w:r>
      </w:ins>
      <w:ins w:id="364" w:author="Min Fan" w:date="2025-07-15T16:19:00Z" w16du:dateUtc="2025-07-15T08:19:00Z">
        <w:r w:rsidR="002504A1" w:rsidRPr="002504A1">
          <w:rPr>
            <w:sz w:val="24"/>
            <w:szCs w:val="24"/>
            <w:rPrChange w:id="365" w:author="Min Fan" w:date="2025-07-15T16:19:00Z" w16du:dateUtc="2025-07-15T08:19:00Z">
              <w:rPr>
                <w:b/>
                <w:bCs/>
                <w:sz w:val="24"/>
                <w:szCs w:val="24"/>
              </w:rPr>
            </w:rPrChange>
          </w:rPr>
          <w:t>extracted data from the source database</w:t>
        </w:r>
      </w:ins>
      <w:ins w:id="366" w:author="Min Fan" w:date="2025-07-15T17:23:00Z" w16du:dateUtc="2025-07-15T09:23:00Z">
        <w:r w:rsidR="00344844">
          <w:rPr>
            <w:rFonts w:hint="eastAsia"/>
            <w:sz w:val="24"/>
            <w:szCs w:val="24"/>
            <w:lang w:eastAsia="zh-CN"/>
          </w:rPr>
          <w:t xml:space="preserve">. </w:t>
        </w:r>
      </w:ins>
      <w:ins w:id="367" w:author="Min Fan" w:date="2025-07-15T17:20:00Z" w16du:dateUtc="2025-07-15T09:20:00Z">
        <w:r>
          <w:rPr>
            <w:rFonts w:hint="eastAsia"/>
            <w:sz w:val="24"/>
            <w:szCs w:val="24"/>
            <w:lang w:eastAsia="zh-CN"/>
          </w:rPr>
          <w:t>FWTC and MF</w:t>
        </w:r>
      </w:ins>
      <w:ins w:id="368" w:author="Min Fan" w:date="2025-07-15T16:19:00Z" w16du:dateUtc="2025-07-15T08:19:00Z">
        <w:r w:rsidR="002504A1" w:rsidRPr="002504A1">
          <w:rPr>
            <w:sz w:val="24"/>
            <w:szCs w:val="24"/>
            <w:rPrChange w:id="369" w:author="Min Fan" w:date="2025-07-15T16:19:00Z" w16du:dateUtc="2025-07-15T08:19:00Z">
              <w:rPr>
                <w:b/>
                <w:bCs/>
                <w:sz w:val="24"/>
                <w:szCs w:val="24"/>
              </w:rPr>
            </w:rPrChange>
          </w:rPr>
          <w:t xml:space="preserve"> constructed the study design and the statistical model, reviewed the literature</w:t>
        </w:r>
      </w:ins>
      <w:ins w:id="370" w:author="Min Fan" w:date="2025-07-15T17:23:00Z" w16du:dateUtc="2025-07-15T09:23:00Z">
        <w:r w:rsidR="00344844">
          <w:rPr>
            <w:rFonts w:hint="eastAsia"/>
            <w:sz w:val="24"/>
            <w:szCs w:val="24"/>
            <w:lang w:eastAsia="zh-CN"/>
          </w:rPr>
          <w:t>,</w:t>
        </w:r>
      </w:ins>
      <w:ins w:id="371" w:author="Min Fan" w:date="2025-07-15T17:24:00Z" w16du:dateUtc="2025-07-15T09:24:00Z">
        <w:r w:rsidR="00344844">
          <w:rPr>
            <w:rFonts w:hint="eastAsia"/>
            <w:sz w:val="24"/>
            <w:szCs w:val="24"/>
            <w:lang w:eastAsia="zh-CN"/>
          </w:rPr>
          <w:t xml:space="preserve"> </w:t>
        </w:r>
      </w:ins>
      <w:ins w:id="372" w:author="Min Fan" w:date="2025-07-15T16:19:00Z" w16du:dateUtc="2025-07-15T08:19:00Z">
        <w:r w:rsidR="002504A1" w:rsidRPr="002504A1">
          <w:rPr>
            <w:sz w:val="24"/>
            <w:szCs w:val="24"/>
            <w:rPrChange w:id="373" w:author="Min Fan" w:date="2025-07-15T16:19:00Z" w16du:dateUtc="2025-07-15T08:19:00Z">
              <w:rPr>
                <w:b/>
                <w:bCs/>
                <w:sz w:val="24"/>
                <w:szCs w:val="24"/>
              </w:rPr>
            </w:rPrChange>
          </w:rPr>
          <w:t>undertook the statistical analysis</w:t>
        </w:r>
      </w:ins>
      <w:ins w:id="374" w:author="Min Fan" w:date="2025-07-15T17:24:00Z" w16du:dateUtc="2025-07-15T09:24:00Z">
        <w:r w:rsidR="00344844">
          <w:rPr>
            <w:rFonts w:hint="eastAsia"/>
            <w:sz w:val="24"/>
            <w:szCs w:val="24"/>
            <w:lang w:eastAsia="zh-CN"/>
          </w:rPr>
          <w:t>,</w:t>
        </w:r>
      </w:ins>
      <w:ins w:id="375" w:author="Min Fan" w:date="2025-07-15T17:21:00Z" w16du:dateUtc="2025-07-15T09:21:00Z">
        <w:r>
          <w:rPr>
            <w:rFonts w:hint="eastAsia"/>
            <w:sz w:val="24"/>
            <w:szCs w:val="24"/>
            <w:lang w:eastAsia="zh-CN"/>
          </w:rPr>
          <w:t xml:space="preserve"> </w:t>
        </w:r>
      </w:ins>
      <w:ins w:id="376" w:author="Min Fan" w:date="2025-07-15T16:19:00Z" w16du:dateUtc="2025-07-15T08:19:00Z">
        <w:r w:rsidR="002504A1" w:rsidRPr="002504A1">
          <w:rPr>
            <w:sz w:val="24"/>
            <w:szCs w:val="24"/>
            <w:rPrChange w:id="377" w:author="Min Fan" w:date="2025-07-15T16:19:00Z" w16du:dateUtc="2025-07-15T08:19:00Z">
              <w:rPr>
                <w:b/>
                <w:bCs/>
                <w:sz w:val="24"/>
                <w:szCs w:val="24"/>
              </w:rPr>
            </w:rPrChange>
          </w:rPr>
          <w:t xml:space="preserve">wrote the first draft of the manuscript. </w:t>
        </w:r>
      </w:ins>
      <w:ins w:id="378" w:author="Min Fan" w:date="2025-07-15T17:21:00Z" w16du:dateUtc="2025-07-15T09:21:00Z">
        <w:r>
          <w:rPr>
            <w:rFonts w:hint="eastAsia"/>
            <w:sz w:val="24"/>
            <w:szCs w:val="24"/>
            <w:lang w:eastAsia="zh-CN"/>
          </w:rPr>
          <w:t xml:space="preserve">SCWT, </w:t>
        </w:r>
      </w:ins>
      <w:ins w:id="379" w:author="Min Fan" w:date="2025-07-15T17:22:00Z" w16du:dateUtc="2025-07-15T09:22:00Z">
        <w:r>
          <w:rPr>
            <w:rFonts w:hint="eastAsia"/>
            <w:sz w:val="24"/>
            <w:szCs w:val="24"/>
            <w:lang w:eastAsia="zh-CN"/>
          </w:rPr>
          <w:t>KKCM</w:t>
        </w:r>
      </w:ins>
      <w:ins w:id="380" w:author="Min Fan" w:date="2025-07-15T17:21:00Z" w16du:dateUtc="2025-07-15T09:21:00Z">
        <w:r>
          <w:rPr>
            <w:rFonts w:hint="eastAsia"/>
            <w:sz w:val="24"/>
            <w:szCs w:val="24"/>
            <w:lang w:eastAsia="zh-CN"/>
          </w:rPr>
          <w:t xml:space="preserve">, </w:t>
        </w:r>
      </w:ins>
      <w:ins w:id="381" w:author="Min Fan" w:date="2025-07-15T17:22:00Z" w16du:dateUtc="2025-07-15T09:22:00Z">
        <w:r>
          <w:rPr>
            <w:rFonts w:hint="eastAsia"/>
            <w:sz w:val="24"/>
            <w:szCs w:val="24"/>
            <w:lang w:eastAsia="zh-CN"/>
          </w:rPr>
          <w:t>ICKW, and EWC</w:t>
        </w:r>
      </w:ins>
      <w:ins w:id="382" w:author="Min Fan" w:date="2025-07-15T16:19:00Z" w16du:dateUtc="2025-07-15T08:19:00Z">
        <w:r w:rsidR="002504A1" w:rsidRPr="002504A1">
          <w:rPr>
            <w:sz w:val="24"/>
            <w:szCs w:val="24"/>
            <w:rPrChange w:id="383" w:author="Min Fan" w:date="2025-07-15T16:19:00Z" w16du:dateUtc="2025-07-15T08:19:00Z">
              <w:rPr>
                <w:b/>
                <w:bCs/>
                <w:sz w:val="24"/>
                <w:szCs w:val="24"/>
              </w:rPr>
            </w:rPrChange>
          </w:rPr>
          <w:t xml:space="preserve"> provided critical input to the analyses, design and discussion. All authors contributed to the interpretation of the analysis, critically reviewed and revised the manuscript, and approved the final manuscript as submitted. All authors had full access to all the data in the study and had final responsibility for the decision to submit for publication.</w:t>
        </w:r>
      </w:ins>
      <w:commentRangeEnd w:id="354"/>
      <w:ins w:id="384" w:author="Min Fan" w:date="2025-07-15T17:25:00Z" w16du:dateUtc="2025-07-15T09:25:00Z">
        <w:r w:rsidR="00344844">
          <w:rPr>
            <w:rStyle w:val="CommentReference"/>
            <w:kern w:val="2"/>
            <w:lang w:val="en-HK" w:eastAsia="zh-TW"/>
            <w14:ligatures w14:val="standardContextual"/>
          </w:rPr>
          <w:commentReference w:id="354"/>
        </w:r>
      </w:ins>
    </w:p>
    <w:p w14:paraId="5C5EF8D3" w14:textId="0FE07C5C" w:rsidR="00CF0AF4" w:rsidRPr="00CF0AF4" w:rsidRDefault="00CF0AF4">
      <w:pPr>
        <w:rPr>
          <w:b/>
          <w:bCs/>
          <w:sz w:val="24"/>
          <w:szCs w:val="24"/>
        </w:rPr>
      </w:pPr>
      <w:r w:rsidRPr="00CF0AF4">
        <w:rPr>
          <w:b/>
          <w:bCs/>
          <w:sz w:val="24"/>
          <w:szCs w:val="24"/>
        </w:rPr>
        <w:t>Conflict of interest</w:t>
      </w:r>
      <w:r w:rsidR="00D0734D">
        <w:rPr>
          <w:b/>
          <w:bCs/>
          <w:sz w:val="24"/>
          <w:szCs w:val="24"/>
        </w:rPr>
        <w:t xml:space="preserve"> statement:</w:t>
      </w:r>
    </w:p>
    <w:p w14:paraId="51FD02B5" w14:textId="04125DAA" w:rsidR="001C0BE8" w:rsidRDefault="001C0BE8">
      <w:pPr>
        <w:rPr>
          <w:ins w:id="385" w:author="Min Fan" w:date="2025-07-16T10:23:00Z" w16du:dateUtc="2025-07-16T02:23:00Z"/>
          <w:rFonts w:ascii="Source Sans Pro" w:hAnsi="Source Sans Pro"/>
          <w:color w:val="2E2E2E"/>
          <w:shd w:val="clear" w:color="auto" w:fill="FFFFFF"/>
          <w:lang w:eastAsia="zh-CN"/>
        </w:rPr>
      </w:pPr>
      <w:ins w:id="386" w:author="Min Fan" w:date="2025-07-16T10:22:00Z" w16du:dateUtc="2025-07-16T02:22:00Z">
        <w:r>
          <w:rPr>
            <w:rFonts w:ascii="Source Sans Pro" w:hAnsi="Source Sans Pro" w:hint="eastAsia"/>
            <w:color w:val="2E2E2E"/>
            <w:shd w:val="clear" w:color="auto" w:fill="FFFFFF"/>
            <w:lang w:eastAsia="zh-CN"/>
          </w:rPr>
          <w:t>FWTC</w:t>
        </w:r>
      </w:ins>
    </w:p>
    <w:p w14:paraId="32B26587" w14:textId="43AE75A4" w:rsidR="001C0BE8" w:rsidRDefault="001C0BE8">
      <w:pPr>
        <w:rPr>
          <w:ins w:id="387" w:author="Min Fan" w:date="2025-07-16T10:23:00Z" w16du:dateUtc="2025-07-16T02:23:00Z"/>
          <w:rFonts w:ascii="Source Sans Pro" w:hAnsi="Source Sans Pro"/>
          <w:color w:val="2E2E2E"/>
          <w:shd w:val="clear" w:color="auto" w:fill="FFFFFF"/>
          <w:lang w:eastAsia="zh-CN"/>
        </w:rPr>
      </w:pPr>
      <w:ins w:id="388" w:author="Min Fan" w:date="2025-07-16T10:23:00Z" w16du:dateUtc="2025-07-16T02:23:00Z">
        <w:r>
          <w:rPr>
            <w:rFonts w:ascii="Source Sans Pro" w:hAnsi="Source Sans Pro" w:hint="eastAsia"/>
            <w:color w:val="2E2E2E"/>
            <w:shd w:val="clear" w:color="auto" w:fill="FFFFFF"/>
            <w:lang w:eastAsia="zh-CN"/>
          </w:rPr>
          <w:t>SCWT</w:t>
        </w:r>
      </w:ins>
    </w:p>
    <w:p w14:paraId="378D5BAC" w14:textId="77777777" w:rsidR="00A04D06" w:rsidRDefault="00A04D06">
      <w:pPr>
        <w:rPr>
          <w:ins w:id="389" w:author="Min Fan" w:date="2025-07-16T10:32:00Z" w16du:dateUtc="2025-07-16T02:32:00Z"/>
          <w:rFonts w:ascii="Source Sans Pro" w:hAnsi="Source Sans Pro"/>
          <w:color w:val="2E2E2E"/>
          <w:shd w:val="clear" w:color="auto" w:fill="FFFFFF"/>
          <w:lang w:eastAsia="zh-CN"/>
        </w:rPr>
      </w:pPr>
      <w:commentRangeStart w:id="390"/>
      <w:ins w:id="391" w:author="Min Fan" w:date="2025-07-16T10:32:00Z" w16du:dateUtc="2025-07-16T02:32:00Z">
        <w:r w:rsidRPr="00A04D06">
          <w:rPr>
            <w:rFonts w:ascii="Source Sans Pro" w:hAnsi="Source Sans Pro"/>
            <w:color w:val="2E2E2E"/>
            <w:shd w:val="clear" w:color="auto" w:fill="FFFFFF"/>
            <w:lang w:eastAsia="zh-CN"/>
          </w:rPr>
          <w:t>KKCM reports grants from CW Maplethorpe Fellowship, IQVIA, the European Union Horizon 2020, the UK NIHR and the Hong Kong Research Grant Council and Hong Kong Innovation and Technology Commission;</w:t>
        </w:r>
      </w:ins>
      <w:commentRangeEnd w:id="390"/>
      <w:ins w:id="392" w:author="Min Fan" w:date="2025-07-16T10:33:00Z" w16du:dateUtc="2025-07-16T02:33:00Z">
        <w:r>
          <w:rPr>
            <w:rStyle w:val="CommentReference"/>
            <w:kern w:val="2"/>
            <w:lang w:val="en-HK" w:eastAsia="zh-TW"/>
            <w14:ligatures w14:val="standardContextual"/>
          </w:rPr>
          <w:commentReference w:id="390"/>
        </w:r>
      </w:ins>
    </w:p>
    <w:p w14:paraId="4BE77200" w14:textId="0969B690" w:rsidR="001C0BE8" w:rsidRDefault="001C0BE8">
      <w:pPr>
        <w:rPr>
          <w:ins w:id="393" w:author="Min Fan" w:date="2025-07-16T10:22:00Z" w16du:dateUtc="2025-07-16T02:22:00Z"/>
          <w:rFonts w:ascii="Source Sans Pro" w:hAnsi="Source Sans Pro"/>
          <w:color w:val="2E2E2E"/>
          <w:shd w:val="clear" w:color="auto" w:fill="FFFFFF"/>
        </w:rPr>
      </w:pPr>
      <w:ins w:id="394" w:author="Min Fan" w:date="2025-07-16T10:22:00Z" w16du:dateUtc="2025-07-16T02:22:00Z">
        <w:r>
          <w:rPr>
            <w:rFonts w:ascii="Source Sans Pro" w:hAnsi="Source Sans Pro"/>
            <w:color w:val="2E2E2E"/>
            <w:shd w:val="clear" w:color="auto" w:fill="FFFFFF"/>
          </w:rPr>
          <w:t xml:space="preserve">ICKW reports research funding from the Hong Kong Research Grants Council, the Hong Kong Health and Medical Research Fund of Health Bureau of the Hong Kong SAR Government, the European Commission, IQVIA and Amgen outside the submitted work; and is a director of Jacobson Medical, Advanced Data Analytics for Medical Science and OCUS Innovation in Hong Kong and a former director of Therakind Ltd in London and Asia Medicine Regulatory Affairs (AMERA) Services Limited in Hong Kong, he was a consultant to IQVIA and World Health Organization; and serves as a member of the Pharmacy and Poisons Board, Hong Kong SAR Government, served expert witness for the Hong Kong Appeal Court; </w:t>
        </w:r>
      </w:ins>
    </w:p>
    <w:p w14:paraId="6048943A" w14:textId="1C3EE881" w:rsidR="00CF0AF4" w:rsidRDefault="001C0BE8">
      <w:pPr>
        <w:rPr>
          <w:ins w:id="395" w:author="Min Fan" w:date="2025-07-16T10:22:00Z" w16du:dateUtc="2025-07-16T02:22:00Z"/>
          <w:rFonts w:ascii="Source Sans Pro" w:hAnsi="Source Sans Pro"/>
          <w:color w:val="2E2E2E"/>
          <w:shd w:val="clear" w:color="auto" w:fill="FFFFFF"/>
        </w:rPr>
      </w:pPr>
      <w:ins w:id="396" w:author="Min Fan" w:date="2025-07-16T10:22:00Z" w16du:dateUtc="2025-07-16T02:22:00Z">
        <w:r>
          <w:rPr>
            <w:rFonts w:ascii="Source Sans Pro" w:hAnsi="Source Sans Pro"/>
            <w:color w:val="2E2E2E"/>
            <w:shd w:val="clear" w:color="auto" w:fill="FFFFFF"/>
          </w:rPr>
          <w:t>EWC has received grants from Research Grants Council of the Hong Kong SAR, Research Fund Secretariat of the Health Bureau of the Hong Kong SAR, National Natural Science Fund of China, Bayer, Pfizer, Novartis, AstraZeneca, the RGA Reinsurance Company, Narcotics Division of the Security Bureau of the Hong Kong SAR, and the National Health and Medical Research Council Australia; consulting fees from AstraZeneca, Pfizer and Novartis; and honorarium from the Hospital Authority of the Hong Kong outside the submitted work;</w:t>
        </w:r>
      </w:ins>
    </w:p>
    <w:p w14:paraId="179777B3" w14:textId="54D64793" w:rsidR="001C0BE8" w:rsidDel="00A04D06" w:rsidRDefault="001C0BE8">
      <w:pPr>
        <w:rPr>
          <w:del w:id="397" w:author="Min Fan" w:date="2025-07-16T10:33:00Z" w16du:dateUtc="2025-07-16T02:33:00Z"/>
          <w:b/>
          <w:bCs/>
          <w:sz w:val="24"/>
          <w:szCs w:val="24"/>
          <w:lang w:eastAsia="zh-CN"/>
        </w:rPr>
      </w:pPr>
      <w:ins w:id="398" w:author="Min Fan" w:date="2025-07-16T10:22:00Z" w16du:dateUtc="2025-07-16T02:22:00Z">
        <w:r>
          <w:rPr>
            <w:rFonts w:ascii="Source Sans Pro" w:hAnsi="Source Sans Pro"/>
            <w:color w:val="2E2E2E"/>
            <w:shd w:val="clear" w:color="auto" w:fill="FFFFFF"/>
          </w:rPr>
          <w:t>No other disclosures were reported.</w:t>
        </w:r>
      </w:ins>
    </w:p>
    <w:p w14:paraId="678B0E22" w14:textId="08A5C202" w:rsidR="005351E5" w:rsidDel="00A04D06" w:rsidRDefault="005351E5">
      <w:pPr>
        <w:rPr>
          <w:del w:id="399" w:author="Min Fan" w:date="2025-07-16T10:33:00Z" w16du:dateUtc="2025-07-16T02:33:00Z"/>
          <w:b/>
          <w:bCs/>
          <w:sz w:val="24"/>
          <w:szCs w:val="24"/>
        </w:rPr>
      </w:pPr>
    </w:p>
    <w:p w14:paraId="788BB7E3" w14:textId="5A10775B" w:rsidR="005351E5" w:rsidDel="00A04D06" w:rsidRDefault="005351E5">
      <w:pPr>
        <w:rPr>
          <w:del w:id="400" w:author="Min Fan" w:date="2025-07-16T10:33:00Z" w16du:dateUtc="2025-07-16T02:33:00Z"/>
          <w:b/>
          <w:bCs/>
          <w:sz w:val="24"/>
          <w:szCs w:val="24"/>
        </w:rPr>
      </w:pPr>
    </w:p>
    <w:p w14:paraId="4C737C1D" w14:textId="44BFB37A" w:rsidR="005351E5" w:rsidDel="00A04D06" w:rsidRDefault="005351E5">
      <w:pPr>
        <w:rPr>
          <w:del w:id="401" w:author="Min Fan" w:date="2025-07-16T10:33:00Z" w16du:dateUtc="2025-07-16T02:33:00Z"/>
          <w:b/>
          <w:bCs/>
          <w:sz w:val="24"/>
          <w:szCs w:val="24"/>
        </w:rPr>
      </w:pPr>
    </w:p>
    <w:p w14:paraId="001DD60A" w14:textId="09552BDC" w:rsidR="005351E5" w:rsidDel="00A04D06" w:rsidRDefault="005351E5">
      <w:pPr>
        <w:rPr>
          <w:del w:id="402" w:author="Min Fan" w:date="2025-07-16T10:33:00Z" w16du:dateUtc="2025-07-16T02:33:00Z"/>
          <w:b/>
          <w:bCs/>
          <w:sz w:val="24"/>
          <w:szCs w:val="24"/>
        </w:rPr>
      </w:pPr>
    </w:p>
    <w:p w14:paraId="0A2D70A6" w14:textId="6D833E40" w:rsidR="005351E5" w:rsidDel="00A04D06" w:rsidRDefault="005351E5">
      <w:pPr>
        <w:rPr>
          <w:del w:id="403" w:author="Min Fan" w:date="2025-07-16T10:33:00Z" w16du:dateUtc="2025-07-16T02:33:00Z"/>
          <w:b/>
          <w:bCs/>
          <w:sz w:val="24"/>
          <w:szCs w:val="24"/>
        </w:rPr>
      </w:pPr>
    </w:p>
    <w:p w14:paraId="05F1C620" w14:textId="5EF81C8D" w:rsidR="005351E5" w:rsidDel="00A04D06" w:rsidRDefault="005351E5">
      <w:pPr>
        <w:rPr>
          <w:del w:id="404" w:author="Min Fan" w:date="2025-07-16T10:33:00Z" w16du:dateUtc="2025-07-16T02:33:00Z"/>
          <w:b/>
          <w:bCs/>
          <w:sz w:val="24"/>
          <w:szCs w:val="24"/>
        </w:rPr>
      </w:pPr>
    </w:p>
    <w:p w14:paraId="6E09AD7B" w14:textId="6F6C3E70" w:rsidR="005351E5" w:rsidDel="00A04D06" w:rsidRDefault="005351E5">
      <w:pPr>
        <w:rPr>
          <w:del w:id="405" w:author="Min Fan" w:date="2025-07-16T10:33:00Z" w16du:dateUtc="2025-07-16T02:33:00Z"/>
          <w:b/>
          <w:bCs/>
          <w:sz w:val="24"/>
          <w:szCs w:val="24"/>
        </w:rPr>
      </w:pPr>
    </w:p>
    <w:p w14:paraId="5789C5B3" w14:textId="57787FE8" w:rsidR="005351E5" w:rsidDel="00A04D06" w:rsidRDefault="005351E5">
      <w:pPr>
        <w:rPr>
          <w:del w:id="406" w:author="Min Fan" w:date="2025-07-16T10:33:00Z" w16du:dateUtc="2025-07-16T02:33:00Z"/>
          <w:b/>
          <w:bCs/>
          <w:sz w:val="24"/>
          <w:szCs w:val="24"/>
        </w:rPr>
      </w:pPr>
    </w:p>
    <w:p w14:paraId="006A2A8D" w14:textId="44CFD593" w:rsidR="005351E5" w:rsidDel="00A04D06" w:rsidRDefault="005351E5">
      <w:pPr>
        <w:rPr>
          <w:del w:id="407" w:author="Min Fan" w:date="2025-07-16T10:33:00Z" w16du:dateUtc="2025-07-16T02:33:00Z"/>
          <w:b/>
          <w:bCs/>
          <w:sz w:val="24"/>
          <w:szCs w:val="24"/>
        </w:rPr>
      </w:pPr>
    </w:p>
    <w:p w14:paraId="4825E2D7" w14:textId="744150A0" w:rsidR="005351E5" w:rsidDel="00A04D06" w:rsidRDefault="005351E5">
      <w:pPr>
        <w:rPr>
          <w:del w:id="408" w:author="Min Fan" w:date="2025-07-16T10:33:00Z" w16du:dateUtc="2025-07-16T02:33:00Z"/>
          <w:b/>
          <w:bCs/>
          <w:sz w:val="24"/>
          <w:szCs w:val="24"/>
        </w:rPr>
      </w:pPr>
    </w:p>
    <w:p w14:paraId="5CAD606B" w14:textId="7769BDDC" w:rsidR="005351E5" w:rsidDel="00A04D06" w:rsidRDefault="005351E5">
      <w:pPr>
        <w:rPr>
          <w:del w:id="409" w:author="Min Fan" w:date="2025-07-16T10:33:00Z" w16du:dateUtc="2025-07-16T02:33:00Z"/>
          <w:b/>
          <w:bCs/>
          <w:sz w:val="24"/>
          <w:szCs w:val="24"/>
        </w:rPr>
      </w:pPr>
    </w:p>
    <w:p w14:paraId="6BA643E9" w14:textId="77777777" w:rsidR="0000401D" w:rsidRDefault="0000401D">
      <w:pPr>
        <w:rPr>
          <w:ins w:id="410" w:author="Min Fan" w:date="2025-07-15T15:42:00Z" w16du:dateUtc="2025-07-15T07:42:00Z"/>
          <w:b/>
          <w:bCs/>
          <w:sz w:val="24"/>
          <w:szCs w:val="24"/>
        </w:rPr>
      </w:pPr>
      <w:ins w:id="411" w:author="Min Fan" w:date="2025-07-15T15:42:00Z" w16du:dateUtc="2025-07-15T07:42:00Z">
        <w:r>
          <w:rPr>
            <w:b/>
            <w:bCs/>
            <w:sz w:val="24"/>
            <w:szCs w:val="24"/>
          </w:rPr>
          <w:br w:type="page"/>
        </w:r>
      </w:ins>
    </w:p>
    <w:p w14:paraId="6F2D1CD7" w14:textId="5577AFF6" w:rsidR="00CF0AF4" w:rsidRPr="00CF0AF4" w:rsidRDefault="00CF0AF4">
      <w:pPr>
        <w:rPr>
          <w:b/>
          <w:bCs/>
          <w:sz w:val="24"/>
          <w:szCs w:val="24"/>
        </w:rPr>
      </w:pPr>
      <w:commentRangeStart w:id="412"/>
      <w:r w:rsidRPr="00CF0AF4">
        <w:rPr>
          <w:b/>
          <w:bCs/>
          <w:sz w:val="24"/>
          <w:szCs w:val="24"/>
        </w:rPr>
        <w:lastRenderedPageBreak/>
        <w:t>References</w:t>
      </w:r>
      <w:r w:rsidR="001427C6">
        <w:rPr>
          <w:b/>
          <w:bCs/>
          <w:sz w:val="24"/>
          <w:szCs w:val="24"/>
        </w:rPr>
        <w:t xml:space="preserve"> </w:t>
      </w:r>
      <w:r w:rsidR="001427C6" w:rsidRPr="001427C6">
        <w:rPr>
          <w:sz w:val="24"/>
          <w:szCs w:val="24"/>
        </w:rPr>
        <w:t>(max</w:t>
      </w:r>
      <w:r w:rsidR="00F91499">
        <w:rPr>
          <w:sz w:val="24"/>
          <w:szCs w:val="24"/>
        </w:rPr>
        <w:t>imum</w:t>
      </w:r>
      <w:r w:rsidR="001427C6" w:rsidRPr="001427C6">
        <w:rPr>
          <w:sz w:val="24"/>
          <w:szCs w:val="24"/>
        </w:rPr>
        <w:t xml:space="preserve"> 50)</w:t>
      </w:r>
      <w:r w:rsidR="00D0734D" w:rsidRPr="00D0734D">
        <w:rPr>
          <w:b/>
          <w:bCs/>
          <w:sz w:val="24"/>
          <w:szCs w:val="24"/>
        </w:rPr>
        <w:t>:</w:t>
      </w:r>
      <w:commentRangeEnd w:id="412"/>
      <w:r w:rsidR="00A04D06">
        <w:rPr>
          <w:rStyle w:val="CommentReference"/>
          <w:kern w:val="2"/>
          <w:lang w:val="en-HK" w:eastAsia="zh-TW"/>
          <w14:ligatures w14:val="standardContextual"/>
        </w:rPr>
        <w:commentReference w:id="412"/>
      </w:r>
    </w:p>
    <w:p w14:paraId="3DEEED1D" w14:textId="77777777" w:rsidR="0000401D" w:rsidRDefault="0000401D" w:rsidP="0000401D">
      <w:pPr>
        <w:pStyle w:val="MDPI21heading1"/>
        <w:tabs>
          <w:tab w:val="left" w:pos="560"/>
        </w:tabs>
        <w:ind w:left="540" w:hanging="540"/>
        <w:rPr>
          <w:ins w:id="413" w:author="Min Fan" w:date="2025-07-15T15:42:00Z" w16du:dateUtc="2025-07-15T07:42:00Z"/>
          <w:rFonts w:ascii="Arial" w:hAnsi="Arial"/>
          <w:b w:val="0"/>
          <w:color w:val="auto"/>
          <w:kern w:val="0"/>
          <w:sz w:val="26"/>
          <w:szCs w:val="24"/>
          <w:lang w:val="en-GB" w:eastAsia="zh-TW"/>
        </w:rPr>
      </w:pPr>
      <w:ins w:id="414" w:author="Min Fan" w:date="2025-07-15T15:42:00Z" w16du:dateUtc="2025-07-15T07:42:00Z">
        <w:r>
          <w:fldChar w:fldCharType="begin"/>
        </w:r>
        <w:r>
          <w:instrText>ADDIN BB</w:instrText>
        </w:r>
        <w:r>
          <w:fldChar w:fldCharType="separate"/>
        </w:r>
        <w:r>
          <w:rPr>
            <w:rFonts w:ascii="Times New Roman" w:hAnsi="Times New Roman"/>
            <w:b w:val="0"/>
            <w:color w:val="auto"/>
            <w:kern w:val="0"/>
            <w:sz w:val="26"/>
            <w:szCs w:val="24"/>
            <w:lang w:val="en-GB" w:eastAsia="zh-TW"/>
          </w:rPr>
          <w:t>1.</w:t>
        </w:r>
        <w:r>
          <w:rPr>
            <w:rFonts w:ascii="Times New Roman" w:hAnsi="Times New Roman"/>
            <w:b w:val="0"/>
            <w:color w:val="auto"/>
            <w:kern w:val="0"/>
            <w:sz w:val="26"/>
            <w:szCs w:val="24"/>
            <w:lang w:val="en-GB" w:eastAsia="zh-TW"/>
          </w:rPr>
          <w:tab/>
          <w:t xml:space="preserve">Bizhanov KA, Аbzaliyev KB, Baimbetov AK, Sarsenbayeva AB, Lyan E. Atrial fibrillation: Epidemiology, pathophysiology, and clinical complications (literature review). </w:t>
        </w:r>
        <w:r>
          <w:rPr>
            <w:rFonts w:ascii="Times New Roman" w:hAnsi="Times New Roman"/>
            <w:b w:val="0"/>
            <w:i/>
            <w:color w:val="auto"/>
            <w:kern w:val="0"/>
            <w:sz w:val="26"/>
            <w:szCs w:val="24"/>
            <w:lang w:val="en-GB" w:eastAsia="zh-TW"/>
          </w:rPr>
          <w:t>J Cardiovasc Electrophysiol</w:t>
        </w:r>
        <w:r>
          <w:rPr>
            <w:rFonts w:ascii="Times New Roman" w:hAnsi="Times New Roman"/>
            <w:b w:val="0"/>
            <w:color w:val="auto"/>
            <w:kern w:val="0"/>
            <w:sz w:val="26"/>
            <w:szCs w:val="24"/>
            <w:lang w:val="en-GB" w:eastAsia="zh-TW"/>
          </w:rPr>
          <w:t>. 2023; 34: 153-165.</w:t>
        </w:r>
      </w:ins>
    </w:p>
    <w:p w14:paraId="120B3C9E" w14:textId="77777777" w:rsidR="0000401D" w:rsidRDefault="0000401D" w:rsidP="0000401D">
      <w:pPr>
        <w:pStyle w:val="MDPI21heading1"/>
        <w:tabs>
          <w:tab w:val="left" w:pos="560"/>
        </w:tabs>
        <w:ind w:left="540" w:hanging="540"/>
        <w:rPr>
          <w:ins w:id="415" w:author="Min Fan" w:date="2025-07-15T15:42:00Z" w16du:dateUtc="2025-07-15T07:42:00Z"/>
          <w:rFonts w:ascii="Arial" w:hAnsi="Arial"/>
          <w:b w:val="0"/>
          <w:color w:val="auto"/>
          <w:kern w:val="0"/>
          <w:sz w:val="26"/>
          <w:szCs w:val="24"/>
          <w:lang w:val="en-GB" w:eastAsia="zh-TW"/>
        </w:rPr>
      </w:pPr>
      <w:ins w:id="416" w:author="Min Fan" w:date="2025-07-15T15:42:00Z" w16du:dateUtc="2025-07-15T07:42:00Z">
        <w:r>
          <w:rPr>
            <w:rFonts w:ascii="Times New Roman" w:hAnsi="Times New Roman"/>
            <w:b w:val="0"/>
            <w:color w:val="auto"/>
            <w:kern w:val="0"/>
            <w:sz w:val="26"/>
            <w:szCs w:val="24"/>
            <w:lang w:val="en-GB" w:eastAsia="zh-TW"/>
          </w:rPr>
          <w:t>2.</w:t>
        </w:r>
        <w:r>
          <w:rPr>
            <w:rFonts w:ascii="Times New Roman" w:hAnsi="Times New Roman"/>
            <w:b w:val="0"/>
            <w:color w:val="auto"/>
            <w:kern w:val="0"/>
            <w:sz w:val="26"/>
            <w:szCs w:val="24"/>
            <w:lang w:val="en-GB" w:eastAsia="zh-TW"/>
          </w:rPr>
          <w:tab/>
          <w:t xml:space="preserve">Hindricks G, Potpara T, Dagres N et al. 2020 ESC Guidelines for the diagnosis and management of atrial fibrillation developed in collaboration with the European Association for Cardio-Thoracic Surgery (EACTS): The Task Force for the diagnosis and management of atrial fibrillation of the European Society of Cardiology (ESC) Developed with the special contribution of the European Heart Rhythm Association (EHRA) of the ESC. </w:t>
        </w:r>
        <w:r>
          <w:rPr>
            <w:rFonts w:ascii="Times New Roman" w:hAnsi="Times New Roman"/>
            <w:b w:val="0"/>
            <w:i/>
            <w:color w:val="auto"/>
            <w:kern w:val="0"/>
            <w:sz w:val="26"/>
            <w:szCs w:val="24"/>
            <w:lang w:val="en-GB" w:eastAsia="zh-TW"/>
          </w:rPr>
          <w:t>Eur Heart J</w:t>
        </w:r>
        <w:r>
          <w:rPr>
            <w:rFonts w:ascii="Times New Roman" w:hAnsi="Times New Roman"/>
            <w:b w:val="0"/>
            <w:color w:val="auto"/>
            <w:kern w:val="0"/>
            <w:sz w:val="26"/>
            <w:szCs w:val="24"/>
            <w:lang w:val="en-GB" w:eastAsia="zh-TW"/>
          </w:rPr>
          <w:t>. 2021; 42: 373-498.</w:t>
        </w:r>
      </w:ins>
    </w:p>
    <w:p w14:paraId="54212D06" w14:textId="77777777" w:rsidR="0000401D" w:rsidRDefault="0000401D" w:rsidP="0000401D">
      <w:pPr>
        <w:pStyle w:val="MDPI21heading1"/>
        <w:tabs>
          <w:tab w:val="left" w:pos="560"/>
        </w:tabs>
        <w:ind w:left="540" w:hanging="540"/>
        <w:rPr>
          <w:ins w:id="417" w:author="Min Fan" w:date="2025-07-15T15:42:00Z" w16du:dateUtc="2025-07-15T07:42:00Z"/>
          <w:rFonts w:ascii="Arial" w:hAnsi="Arial"/>
          <w:b w:val="0"/>
          <w:color w:val="auto"/>
          <w:kern w:val="0"/>
          <w:sz w:val="26"/>
          <w:szCs w:val="24"/>
          <w:lang w:val="en-GB" w:eastAsia="zh-TW"/>
        </w:rPr>
      </w:pPr>
      <w:ins w:id="418" w:author="Min Fan" w:date="2025-07-15T15:42:00Z" w16du:dateUtc="2025-07-15T07:42:00Z">
        <w:r>
          <w:rPr>
            <w:rFonts w:ascii="Times New Roman" w:hAnsi="Times New Roman"/>
            <w:b w:val="0"/>
            <w:color w:val="auto"/>
            <w:kern w:val="0"/>
            <w:sz w:val="26"/>
            <w:szCs w:val="24"/>
            <w:lang w:val="en-GB" w:eastAsia="zh-TW"/>
          </w:rPr>
          <w:t>3.</w:t>
        </w:r>
        <w:r>
          <w:rPr>
            <w:rFonts w:ascii="Times New Roman" w:hAnsi="Times New Roman"/>
            <w:b w:val="0"/>
            <w:color w:val="auto"/>
            <w:kern w:val="0"/>
            <w:sz w:val="26"/>
            <w:szCs w:val="24"/>
            <w:lang w:val="en-GB" w:eastAsia="zh-TW"/>
          </w:rPr>
          <w:tab/>
          <w:t xml:space="preserve">Joglar JA, Chung MK, Armbruster AL et al. 2023 ACC/AHA/ACCP/HRS Guideline for the Diagnosis and Management of Atrial Fibrillation: A Report of the American College of Cardiology/American Heart Association Joint Committee on Clinical Practice Guidelines. </w:t>
        </w:r>
        <w:r>
          <w:rPr>
            <w:rFonts w:ascii="Times New Roman" w:hAnsi="Times New Roman"/>
            <w:b w:val="0"/>
            <w:i/>
            <w:color w:val="auto"/>
            <w:kern w:val="0"/>
            <w:sz w:val="26"/>
            <w:szCs w:val="24"/>
            <w:lang w:val="en-GB" w:eastAsia="zh-TW"/>
          </w:rPr>
          <w:t>Circulation</w:t>
        </w:r>
        <w:r>
          <w:rPr>
            <w:rFonts w:ascii="Times New Roman" w:hAnsi="Times New Roman"/>
            <w:b w:val="0"/>
            <w:color w:val="auto"/>
            <w:kern w:val="0"/>
            <w:sz w:val="26"/>
            <w:szCs w:val="24"/>
            <w:lang w:val="en-GB" w:eastAsia="zh-TW"/>
          </w:rPr>
          <w:t>. 2024; 149: e1-e156.</w:t>
        </w:r>
      </w:ins>
    </w:p>
    <w:p w14:paraId="17C91ECA" w14:textId="77777777" w:rsidR="0000401D" w:rsidRDefault="0000401D" w:rsidP="0000401D">
      <w:pPr>
        <w:pStyle w:val="MDPI21heading1"/>
        <w:tabs>
          <w:tab w:val="left" w:pos="560"/>
        </w:tabs>
        <w:ind w:left="540" w:hanging="540"/>
        <w:rPr>
          <w:ins w:id="419" w:author="Min Fan" w:date="2025-07-15T15:42:00Z" w16du:dateUtc="2025-07-15T07:42:00Z"/>
          <w:rFonts w:ascii="Arial" w:hAnsi="Arial"/>
          <w:b w:val="0"/>
          <w:color w:val="auto"/>
          <w:kern w:val="0"/>
          <w:sz w:val="26"/>
          <w:szCs w:val="24"/>
          <w:lang w:val="en-GB" w:eastAsia="zh-TW"/>
        </w:rPr>
      </w:pPr>
      <w:ins w:id="420" w:author="Min Fan" w:date="2025-07-15T15:42:00Z" w16du:dateUtc="2025-07-15T07:42:00Z">
        <w:r>
          <w:rPr>
            <w:rFonts w:ascii="Times New Roman" w:hAnsi="Times New Roman"/>
            <w:b w:val="0"/>
            <w:color w:val="auto"/>
            <w:kern w:val="0"/>
            <w:sz w:val="26"/>
            <w:szCs w:val="24"/>
            <w:lang w:val="en-GB" w:eastAsia="zh-TW"/>
          </w:rPr>
          <w:t>4.</w:t>
        </w:r>
        <w:r>
          <w:rPr>
            <w:rFonts w:ascii="Times New Roman" w:hAnsi="Times New Roman"/>
            <w:b w:val="0"/>
            <w:color w:val="auto"/>
            <w:kern w:val="0"/>
            <w:sz w:val="26"/>
            <w:szCs w:val="24"/>
            <w:lang w:val="en-GB" w:eastAsia="zh-TW"/>
          </w:rPr>
          <w:tab/>
          <w:t xml:space="preserve">Zimmerman D, Sood MM, Rigatto C, Holden RM, Hiremath S, Clase CM. Systematic review and meta-analysis of incidence, prevalence and outcomes of atrial fibrillation in patients on dialysis. </w:t>
        </w:r>
        <w:r>
          <w:rPr>
            <w:rFonts w:ascii="Times New Roman" w:hAnsi="Times New Roman"/>
            <w:b w:val="0"/>
            <w:i/>
            <w:color w:val="auto"/>
            <w:kern w:val="0"/>
            <w:sz w:val="26"/>
            <w:szCs w:val="24"/>
            <w:lang w:val="en-GB" w:eastAsia="zh-TW"/>
          </w:rPr>
          <w:t>Nephrol Dial Transplant</w:t>
        </w:r>
        <w:r>
          <w:rPr>
            <w:rFonts w:ascii="Times New Roman" w:hAnsi="Times New Roman"/>
            <w:b w:val="0"/>
            <w:color w:val="auto"/>
            <w:kern w:val="0"/>
            <w:sz w:val="26"/>
            <w:szCs w:val="24"/>
            <w:lang w:val="en-GB" w:eastAsia="zh-TW"/>
          </w:rPr>
          <w:t>. 2012; 27: 3816-3822.</w:t>
        </w:r>
      </w:ins>
    </w:p>
    <w:p w14:paraId="19AEFC88" w14:textId="77777777" w:rsidR="0000401D" w:rsidRDefault="0000401D" w:rsidP="0000401D">
      <w:pPr>
        <w:pStyle w:val="MDPI21heading1"/>
        <w:tabs>
          <w:tab w:val="left" w:pos="560"/>
        </w:tabs>
        <w:ind w:left="540" w:hanging="540"/>
        <w:rPr>
          <w:ins w:id="421" w:author="Min Fan" w:date="2025-07-15T15:42:00Z" w16du:dateUtc="2025-07-15T07:42:00Z"/>
          <w:rFonts w:ascii="Arial" w:hAnsi="Arial"/>
          <w:b w:val="0"/>
          <w:color w:val="auto"/>
          <w:kern w:val="0"/>
          <w:sz w:val="26"/>
          <w:szCs w:val="24"/>
          <w:lang w:val="en-GB" w:eastAsia="zh-TW"/>
        </w:rPr>
      </w:pPr>
      <w:ins w:id="422" w:author="Min Fan" w:date="2025-07-15T15:42:00Z" w16du:dateUtc="2025-07-15T07:42:00Z">
        <w:r>
          <w:rPr>
            <w:rFonts w:ascii="Times New Roman" w:hAnsi="Times New Roman"/>
            <w:b w:val="0"/>
            <w:color w:val="auto"/>
            <w:kern w:val="0"/>
            <w:sz w:val="26"/>
            <w:szCs w:val="24"/>
            <w:lang w:val="en-GB" w:eastAsia="zh-TW"/>
          </w:rPr>
          <w:t>5.</w:t>
        </w:r>
        <w:r>
          <w:rPr>
            <w:rFonts w:ascii="Times New Roman" w:hAnsi="Times New Roman"/>
            <w:b w:val="0"/>
            <w:color w:val="auto"/>
            <w:kern w:val="0"/>
            <w:sz w:val="26"/>
            <w:szCs w:val="24"/>
            <w:lang w:val="en-GB" w:eastAsia="zh-TW"/>
          </w:rPr>
          <w:tab/>
          <w:t xml:space="preserve">Saran R, Robinson B, Abbott KC et al. US Renal Data System 2016 Annual Data Report: Epidemiology of Kidney Disease in the United States. </w:t>
        </w:r>
        <w:r>
          <w:rPr>
            <w:rFonts w:ascii="Times New Roman" w:hAnsi="Times New Roman"/>
            <w:b w:val="0"/>
            <w:i/>
            <w:color w:val="auto"/>
            <w:kern w:val="0"/>
            <w:sz w:val="26"/>
            <w:szCs w:val="24"/>
            <w:lang w:val="en-GB" w:eastAsia="zh-TW"/>
          </w:rPr>
          <w:t>Am J Kidney Dis</w:t>
        </w:r>
        <w:r>
          <w:rPr>
            <w:rFonts w:ascii="Times New Roman" w:hAnsi="Times New Roman"/>
            <w:b w:val="0"/>
            <w:color w:val="auto"/>
            <w:kern w:val="0"/>
            <w:sz w:val="26"/>
            <w:szCs w:val="24"/>
            <w:lang w:val="en-GB" w:eastAsia="zh-TW"/>
          </w:rPr>
          <w:t>. 2017; 69: A7-A8.</w:t>
        </w:r>
      </w:ins>
    </w:p>
    <w:p w14:paraId="691ABC61" w14:textId="77777777" w:rsidR="0000401D" w:rsidRDefault="0000401D" w:rsidP="0000401D">
      <w:pPr>
        <w:pStyle w:val="MDPI21heading1"/>
        <w:tabs>
          <w:tab w:val="left" w:pos="560"/>
        </w:tabs>
        <w:ind w:left="540" w:hanging="540"/>
        <w:rPr>
          <w:ins w:id="423" w:author="Min Fan" w:date="2025-07-15T15:42:00Z" w16du:dateUtc="2025-07-15T07:42:00Z"/>
          <w:rFonts w:ascii="Arial" w:hAnsi="Arial"/>
          <w:b w:val="0"/>
          <w:color w:val="auto"/>
          <w:kern w:val="0"/>
          <w:sz w:val="26"/>
          <w:szCs w:val="24"/>
          <w:lang w:val="en-GB" w:eastAsia="zh-TW"/>
        </w:rPr>
      </w:pPr>
      <w:ins w:id="424" w:author="Min Fan" w:date="2025-07-15T15:42:00Z" w16du:dateUtc="2025-07-15T07:42:00Z">
        <w:r>
          <w:rPr>
            <w:rFonts w:ascii="Times New Roman" w:hAnsi="Times New Roman"/>
            <w:b w:val="0"/>
            <w:color w:val="auto"/>
            <w:kern w:val="0"/>
            <w:sz w:val="26"/>
            <w:szCs w:val="24"/>
            <w:lang w:val="en-GB" w:eastAsia="zh-TW"/>
          </w:rPr>
          <w:t>6.</w:t>
        </w:r>
        <w:r>
          <w:rPr>
            <w:rFonts w:ascii="Times New Roman" w:hAnsi="Times New Roman"/>
            <w:b w:val="0"/>
            <w:color w:val="auto"/>
            <w:kern w:val="0"/>
            <w:sz w:val="26"/>
            <w:szCs w:val="24"/>
            <w:lang w:val="en-GB" w:eastAsia="zh-TW"/>
          </w:rPr>
          <w:tab/>
          <w:t xml:space="preserve">Go AS, Hylek EM, Phillips KA et al. Prevalence of diagnosed atrial fibrillation in adults: national implications for rhythm management and stroke prevention: the AnTicoagulation and Risk Factors in Atrial Fibrillation (ATRIA) Study. </w:t>
        </w:r>
        <w:r>
          <w:rPr>
            <w:rFonts w:ascii="Times New Roman" w:hAnsi="Times New Roman"/>
            <w:b w:val="0"/>
            <w:i/>
            <w:color w:val="auto"/>
            <w:kern w:val="0"/>
            <w:sz w:val="26"/>
            <w:szCs w:val="24"/>
            <w:lang w:val="en-GB" w:eastAsia="zh-TW"/>
          </w:rPr>
          <w:t>JAMA</w:t>
        </w:r>
        <w:r>
          <w:rPr>
            <w:rFonts w:ascii="Times New Roman" w:hAnsi="Times New Roman"/>
            <w:b w:val="0"/>
            <w:color w:val="auto"/>
            <w:kern w:val="0"/>
            <w:sz w:val="26"/>
            <w:szCs w:val="24"/>
            <w:lang w:val="en-GB" w:eastAsia="zh-TW"/>
          </w:rPr>
          <w:t>. 2001; 285: 2370-2375.</w:t>
        </w:r>
      </w:ins>
    </w:p>
    <w:p w14:paraId="41B9C050" w14:textId="77777777" w:rsidR="0000401D" w:rsidRDefault="0000401D" w:rsidP="0000401D">
      <w:pPr>
        <w:pStyle w:val="MDPI21heading1"/>
        <w:tabs>
          <w:tab w:val="left" w:pos="560"/>
        </w:tabs>
        <w:ind w:left="540" w:hanging="540"/>
        <w:rPr>
          <w:ins w:id="425" w:author="Min Fan" w:date="2025-07-15T15:42:00Z" w16du:dateUtc="2025-07-15T07:42:00Z"/>
          <w:rFonts w:ascii="Arial" w:hAnsi="Arial"/>
          <w:b w:val="0"/>
          <w:color w:val="auto"/>
          <w:kern w:val="0"/>
          <w:sz w:val="26"/>
          <w:szCs w:val="24"/>
          <w:lang w:val="en-GB" w:eastAsia="zh-TW"/>
        </w:rPr>
      </w:pPr>
      <w:ins w:id="426" w:author="Min Fan" w:date="2025-07-15T15:42:00Z" w16du:dateUtc="2025-07-15T07:42:00Z">
        <w:r>
          <w:rPr>
            <w:rFonts w:ascii="Times New Roman" w:hAnsi="Times New Roman"/>
            <w:b w:val="0"/>
            <w:color w:val="auto"/>
            <w:kern w:val="0"/>
            <w:sz w:val="26"/>
            <w:szCs w:val="24"/>
            <w:lang w:val="en-GB" w:eastAsia="zh-TW"/>
          </w:rPr>
          <w:t>7.</w:t>
        </w:r>
        <w:r>
          <w:rPr>
            <w:rFonts w:ascii="Times New Roman" w:hAnsi="Times New Roman"/>
            <w:b w:val="0"/>
            <w:color w:val="auto"/>
            <w:kern w:val="0"/>
            <w:sz w:val="26"/>
            <w:szCs w:val="24"/>
            <w:lang w:val="en-GB" w:eastAsia="zh-TW"/>
          </w:rPr>
          <w:tab/>
          <w:t xml:space="preserve">Bonde AN, Lip GYH, Kamper A-L et al. Net clinical benefit of antithrombotic therapy in patients with atrial fibrillation and chronic kidney disease: a nationwide observational cohort study. </w:t>
        </w:r>
        <w:r>
          <w:rPr>
            <w:rFonts w:ascii="Times New Roman" w:hAnsi="Times New Roman"/>
            <w:b w:val="0"/>
            <w:i/>
            <w:color w:val="auto"/>
            <w:kern w:val="0"/>
            <w:sz w:val="26"/>
            <w:szCs w:val="24"/>
            <w:lang w:val="en-GB" w:eastAsia="zh-TW"/>
          </w:rPr>
          <w:t>J Am Coll Cardiol</w:t>
        </w:r>
        <w:r>
          <w:rPr>
            <w:rFonts w:ascii="Times New Roman" w:hAnsi="Times New Roman"/>
            <w:b w:val="0"/>
            <w:color w:val="auto"/>
            <w:kern w:val="0"/>
            <w:sz w:val="26"/>
            <w:szCs w:val="24"/>
            <w:lang w:val="en-GB" w:eastAsia="zh-TW"/>
          </w:rPr>
          <w:t>. 2014; 64: 2471-2482.</w:t>
        </w:r>
      </w:ins>
    </w:p>
    <w:p w14:paraId="0E138632" w14:textId="77777777" w:rsidR="0000401D" w:rsidRDefault="0000401D" w:rsidP="0000401D">
      <w:pPr>
        <w:pStyle w:val="MDPI21heading1"/>
        <w:tabs>
          <w:tab w:val="left" w:pos="560"/>
        </w:tabs>
        <w:ind w:left="540" w:hanging="540"/>
        <w:rPr>
          <w:ins w:id="427" w:author="Min Fan" w:date="2025-07-15T15:42:00Z" w16du:dateUtc="2025-07-15T07:42:00Z"/>
          <w:rFonts w:ascii="Arial" w:hAnsi="Arial"/>
          <w:b w:val="0"/>
          <w:color w:val="auto"/>
          <w:kern w:val="0"/>
          <w:sz w:val="26"/>
          <w:szCs w:val="24"/>
          <w:lang w:val="en-GB" w:eastAsia="zh-TW"/>
        </w:rPr>
      </w:pPr>
      <w:ins w:id="428" w:author="Min Fan" w:date="2025-07-15T15:42:00Z" w16du:dateUtc="2025-07-15T07:42:00Z">
        <w:r>
          <w:rPr>
            <w:rFonts w:ascii="Times New Roman" w:hAnsi="Times New Roman"/>
            <w:b w:val="0"/>
            <w:color w:val="auto"/>
            <w:kern w:val="0"/>
            <w:sz w:val="26"/>
            <w:szCs w:val="24"/>
            <w:lang w:val="en-GB" w:eastAsia="zh-TW"/>
          </w:rPr>
          <w:t>8.</w:t>
        </w:r>
        <w:r>
          <w:rPr>
            <w:rFonts w:ascii="Times New Roman" w:hAnsi="Times New Roman"/>
            <w:b w:val="0"/>
            <w:color w:val="auto"/>
            <w:kern w:val="0"/>
            <w:sz w:val="26"/>
            <w:szCs w:val="24"/>
            <w:lang w:val="en-GB" w:eastAsia="zh-TW"/>
          </w:rPr>
          <w:tab/>
          <w:t xml:space="preserve">Olesen JB, Lip GYH, Kamper A-L et al. Stroke and bleeding in atrial fibrillation with chronic kidney disease. </w:t>
        </w:r>
        <w:r>
          <w:rPr>
            <w:rFonts w:ascii="Times New Roman" w:hAnsi="Times New Roman"/>
            <w:b w:val="0"/>
            <w:i/>
            <w:color w:val="auto"/>
            <w:kern w:val="0"/>
            <w:sz w:val="26"/>
            <w:szCs w:val="24"/>
            <w:lang w:val="en-GB" w:eastAsia="zh-TW"/>
          </w:rPr>
          <w:t>N Engl J Med</w:t>
        </w:r>
        <w:r>
          <w:rPr>
            <w:rFonts w:ascii="Times New Roman" w:hAnsi="Times New Roman"/>
            <w:b w:val="0"/>
            <w:color w:val="auto"/>
            <w:kern w:val="0"/>
            <w:sz w:val="26"/>
            <w:szCs w:val="24"/>
            <w:lang w:val="en-GB" w:eastAsia="zh-TW"/>
          </w:rPr>
          <w:t>. 2012; 367: 625-635.</w:t>
        </w:r>
      </w:ins>
    </w:p>
    <w:p w14:paraId="1E0FEA6F" w14:textId="77777777" w:rsidR="0000401D" w:rsidRDefault="0000401D" w:rsidP="0000401D">
      <w:pPr>
        <w:pStyle w:val="MDPI21heading1"/>
        <w:tabs>
          <w:tab w:val="left" w:pos="560"/>
        </w:tabs>
        <w:ind w:left="540" w:hanging="540"/>
        <w:rPr>
          <w:ins w:id="429" w:author="Min Fan" w:date="2025-07-15T15:42:00Z" w16du:dateUtc="2025-07-15T07:42:00Z"/>
          <w:rFonts w:ascii="Arial" w:hAnsi="Arial"/>
          <w:b w:val="0"/>
          <w:color w:val="auto"/>
          <w:kern w:val="0"/>
          <w:sz w:val="26"/>
          <w:szCs w:val="24"/>
          <w:lang w:val="en-GB" w:eastAsia="zh-TW"/>
        </w:rPr>
      </w:pPr>
      <w:ins w:id="430" w:author="Min Fan" w:date="2025-07-15T15:42:00Z" w16du:dateUtc="2025-07-15T07:42:00Z">
        <w:r>
          <w:rPr>
            <w:rFonts w:ascii="Times New Roman" w:hAnsi="Times New Roman"/>
            <w:b w:val="0"/>
            <w:color w:val="auto"/>
            <w:kern w:val="0"/>
            <w:sz w:val="26"/>
            <w:szCs w:val="24"/>
            <w:lang w:val="en-GB" w:eastAsia="zh-TW"/>
          </w:rPr>
          <w:t>9.</w:t>
        </w:r>
        <w:r>
          <w:rPr>
            <w:rFonts w:ascii="Times New Roman" w:hAnsi="Times New Roman"/>
            <w:b w:val="0"/>
            <w:color w:val="auto"/>
            <w:kern w:val="0"/>
            <w:sz w:val="26"/>
            <w:szCs w:val="24"/>
            <w:lang w:val="en-GB" w:eastAsia="zh-TW"/>
          </w:rPr>
          <w:tab/>
          <w:t xml:space="preserve">Kyriakoulis I, Adamou A, Stamatiou I et al. Efficacy and safety of direct oral anticoagulants vs vitamin K antagonists in patients with atrial fibrillation and end-stage renal disease on hemodialysis: A systematic review and meta-analysis. </w:t>
        </w:r>
        <w:r>
          <w:rPr>
            <w:rFonts w:ascii="Times New Roman" w:hAnsi="Times New Roman"/>
            <w:b w:val="0"/>
            <w:i/>
            <w:color w:val="auto"/>
            <w:kern w:val="0"/>
            <w:sz w:val="26"/>
            <w:szCs w:val="24"/>
            <w:lang w:val="en-GB" w:eastAsia="zh-TW"/>
          </w:rPr>
          <w:t>Eur J Intern Med</w:t>
        </w:r>
        <w:r>
          <w:rPr>
            <w:rFonts w:ascii="Times New Roman" w:hAnsi="Times New Roman"/>
            <w:b w:val="0"/>
            <w:color w:val="auto"/>
            <w:kern w:val="0"/>
            <w:sz w:val="26"/>
            <w:szCs w:val="24"/>
            <w:lang w:val="en-GB" w:eastAsia="zh-TW"/>
          </w:rPr>
          <w:t>. 2024; 119: 45-52.</w:t>
        </w:r>
      </w:ins>
    </w:p>
    <w:p w14:paraId="63A155A0" w14:textId="77777777" w:rsidR="0000401D" w:rsidRDefault="0000401D" w:rsidP="0000401D">
      <w:pPr>
        <w:pStyle w:val="MDPI21heading1"/>
        <w:tabs>
          <w:tab w:val="left" w:pos="560"/>
        </w:tabs>
        <w:ind w:left="540" w:hanging="540"/>
        <w:rPr>
          <w:ins w:id="431" w:author="Min Fan" w:date="2025-07-15T15:42:00Z" w16du:dateUtc="2025-07-15T07:42:00Z"/>
          <w:rFonts w:ascii="Arial" w:hAnsi="Arial"/>
          <w:b w:val="0"/>
          <w:color w:val="auto"/>
          <w:kern w:val="0"/>
          <w:sz w:val="26"/>
          <w:szCs w:val="24"/>
          <w:lang w:val="en-GB" w:eastAsia="zh-TW"/>
        </w:rPr>
      </w:pPr>
      <w:ins w:id="432" w:author="Min Fan" w:date="2025-07-15T15:42:00Z" w16du:dateUtc="2025-07-15T07:42:00Z">
        <w:r>
          <w:rPr>
            <w:rFonts w:ascii="Times New Roman" w:hAnsi="Times New Roman"/>
            <w:b w:val="0"/>
            <w:color w:val="auto"/>
            <w:kern w:val="0"/>
            <w:sz w:val="26"/>
            <w:szCs w:val="24"/>
            <w:lang w:val="en-GB" w:eastAsia="zh-TW"/>
          </w:rPr>
          <w:t>10.</w:t>
        </w:r>
        <w:r>
          <w:rPr>
            <w:rFonts w:ascii="Times New Roman" w:hAnsi="Times New Roman"/>
            <w:b w:val="0"/>
            <w:color w:val="auto"/>
            <w:kern w:val="0"/>
            <w:sz w:val="26"/>
            <w:szCs w:val="24"/>
            <w:lang w:val="en-GB" w:eastAsia="zh-TW"/>
          </w:rPr>
          <w:tab/>
          <w:t xml:space="preserve">Zaman JAB, Bhandari AK. Oral Anticoagulants in Patients With Atrial Fibrillation and End-Stage Renal Disease. </w:t>
        </w:r>
        <w:r>
          <w:rPr>
            <w:rFonts w:ascii="Times New Roman" w:hAnsi="Times New Roman"/>
            <w:b w:val="0"/>
            <w:i/>
            <w:color w:val="auto"/>
            <w:kern w:val="0"/>
            <w:sz w:val="26"/>
            <w:szCs w:val="24"/>
            <w:lang w:val="en-GB" w:eastAsia="zh-TW"/>
          </w:rPr>
          <w:t>J Cardiovasc Pharmacol Ther</w:t>
        </w:r>
        <w:r>
          <w:rPr>
            <w:rFonts w:ascii="Times New Roman" w:hAnsi="Times New Roman"/>
            <w:b w:val="0"/>
            <w:color w:val="auto"/>
            <w:kern w:val="0"/>
            <w:sz w:val="26"/>
            <w:szCs w:val="24"/>
            <w:lang w:val="en-GB" w:eastAsia="zh-TW"/>
          </w:rPr>
          <w:t>. 2019; 24: 499-508.</w:t>
        </w:r>
      </w:ins>
    </w:p>
    <w:p w14:paraId="3F5EC8E5" w14:textId="77777777" w:rsidR="0000401D" w:rsidRDefault="0000401D" w:rsidP="0000401D">
      <w:pPr>
        <w:pStyle w:val="MDPI21heading1"/>
        <w:tabs>
          <w:tab w:val="left" w:pos="560"/>
        </w:tabs>
        <w:ind w:left="540" w:hanging="540"/>
        <w:rPr>
          <w:ins w:id="433" w:author="Min Fan" w:date="2025-07-15T15:42:00Z" w16du:dateUtc="2025-07-15T07:42:00Z"/>
          <w:rFonts w:ascii="Arial" w:hAnsi="Arial"/>
          <w:b w:val="0"/>
          <w:color w:val="auto"/>
          <w:kern w:val="0"/>
          <w:sz w:val="26"/>
          <w:szCs w:val="24"/>
          <w:lang w:val="en-GB" w:eastAsia="zh-TW"/>
        </w:rPr>
      </w:pPr>
      <w:ins w:id="434" w:author="Min Fan" w:date="2025-07-15T15:42:00Z" w16du:dateUtc="2025-07-15T07:42:00Z">
        <w:r>
          <w:rPr>
            <w:rFonts w:ascii="Times New Roman" w:hAnsi="Times New Roman"/>
            <w:b w:val="0"/>
            <w:color w:val="auto"/>
            <w:kern w:val="0"/>
            <w:sz w:val="26"/>
            <w:szCs w:val="24"/>
            <w:lang w:val="en-GB" w:eastAsia="zh-TW"/>
          </w:rPr>
          <w:t>11.</w:t>
        </w:r>
        <w:r>
          <w:rPr>
            <w:rFonts w:ascii="Times New Roman" w:hAnsi="Times New Roman"/>
            <w:b w:val="0"/>
            <w:color w:val="auto"/>
            <w:kern w:val="0"/>
            <w:sz w:val="26"/>
            <w:szCs w:val="24"/>
            <w:lang w:val="en-GB" w:eastAsia="zh-TW"/>
          </w:rPr>
          <w:tab/>
          <w:t xml:space="preserve">De Vriese AS, Caluwé R, Raggi P. The atrial fibrillation conundrum in dialysis patients. </w:t>
        </w:r>
        <w:r>
          <w:rPr>
            <w:rFonts w:ascii="Times New Roman" w:hAnsi="Times New Roman"/>
            <w:b w:val="0"/>
            <w:i/>
            <w:color w:val="auto"/>
            <w:kern w:val="0"/>
            <w:sz w:val="26"/>
            <w:szCs w:val="24"/>
            <w:lang w:val="en-GB" w:eastAsia="zh-TW"/>
          </w:rPr>
          <w:t>Am Heart J</w:t>
        </w:r>
        <w:r>
          <w:rPr>
            <w:rFonts w:ascii="Times New Roman" w:hAnsi="Times New Roman"/>
            <w:b w:val="0"/>
            <w:color w:val="auto"/>
            <w:kern w:val="0"/>
            <w:sz w:val="26"/>
            <w:szCs w:val="24"/>
            <w:lang w:val="en-GB" w:eastAsia="zh-TW"/>
          </w:rPr>
          <w:t>. 2016; 174: 111-119.</w:t>
        </w:r>
      </w:ins>
    </w:p>
    <w:p w14:paraId="324DD701" w14:textId="77777777" w:rsidR="0000401D" w:rsidRDefault="0000401D" w:rsidP="0000401D">
      <w:pPr>
        <w:pStyle w:val="MDPI21heading1"/>
        <w:tabs>
          <w:tab w:val="left" w:pos="560"/>
        </w:tabs>
        <w:ind w:left="540" w:hanging="540"/>
        <w:rPr>
          <w:ins w:id="435" w:author="Min Fan" w:date="2025-07-15T15:42:00Z" w16du:dateUtc="2025-07-15T07:42:00Z"/>
          <w:rFonts w:ascii="Arial" w:hAnsi="Arial"/>
          <w:b w:val="0"/>
          <w:color w:val="auto"/>
          <w:kern w:val="0"/>
          <w:sz w:val="26"/>
          <w:szCs w:val="24"/>
          <w:lang w:val="en-GB" w:eastAsia="zh-TW"/>
        </w:rPr>
      </w:pPr>
      <w:ins w:id="436" w:author="Min Fan" w:date="2025-07-15T15:42:00Z" w16du:dateUtc="2025-07-15T07:42:00Z">
        <w:r>
          <w:rPr>
            <w:rFonts w:ascii="Times New Roman" w:hAnsi="Times New Roman"/>
            <w:b w:val="0"/>
            <w:color w:val="auto"/>
            <w:kern w:val="0"/>
            <w:sz w:val="26"/>
            <w:szCs w:val="24"/>
            <w:lang w:val="en-GB" w:eastAsia="zh-TW"/>
          </w:rPr>
          <w:lastRenderedPageBreak/>
          <w:t>12.</w:t>
        </w:r>
        <w:r>
          <w:rPr>
            <w:rFonts w:ascii="Times New Roman" w:hAnsi="Times New Roman"/>
            <w:b w:val="0"/>
            <w:color w:val="auto"/>
            <w:kern w:val="0"/>
            <w:sz w:val="26"/>
            <w:szCs w:val="24"/>
            <w:lang w:val="en-GB" w:eastAsia="zh-TW"/>
          </w:rPr>
          <w:tab/>
          <w:t xml:space="preserve">Wanner C, Herzog CA, Turakhia MP. Chronic kidney disease and arrhythmias: highlights from a Kidney Disease: Improving Global Outcomes (KDIGO) Controversies Conference. </w:t>
        </w:r>
        <w:r>
          <w:rPr>
            <w:rFonts w:ascii="Times New Roman" w:hAnsi="Times New Roman"/>
            <w:b w:val="0"/>
            <w:i/>
            <w:color w:val="auto"/>
            <w:kern w:val="0"/>
            <w:sz w:val="26"/>
            <w:szCs w:val="24"/>
            <w:lang w:val="en-GB" w:eastAsia="zh-TW"/>
          </w:rPr>
          <w:t>Kidney Int</w:t>
        </w:r>
        <w:r>
          <w:rPr>
            <w:rFonts w:ascii="Times New Roman" w:hAnsi="Times New Roman"/>
            <w:b w:val="0"/>
            <w:color w:val="auto"/>
            <w:kern w:val="0"/>
            <w:sz w:val="26"/>
            <w:szCs w:val="24"/>
            <w:lang w:val="en-GB" w:eastAsia="zh-TW"/>
          </w:rPr>
          <w:t>. 2018; 94: 231-234.</w:t>
        </w:r>
      </w:ins>
    </w:p>
    <w:p w14:paraId="6F3E04B9" w14:textId="77777777" w:rsidR="0000401D" w:rsidRDefault="0000401D" w:rsidP="0000401D">
      <w:pPr>
        <w:pStyle w:val="MDPI21heading1"/>
        <w:tabs>
          <w:tab w:val="left" w:pos="560"/>
        </w:tabs>
        <w:ind w:left="540" w:hanging="540"/>
        <w:rPr>
          <w:ins w:id="437" w:author="Min Fan" w:date="2025-07-15T15:42:00Z" w16du:dateUtc="2025-07-15T07:42:00Z"/>
          <w:rFonts w:ascii="Arial" w:hAnsi="Arial"/>
          <w:b w:val="0"/>
          <w:color w:val="auto"/>
          <w:kern w:val="0"/>
          <w:sz w:val="26"/>
          <w:szCs w:val="24"/>
          <w:lang w:val="en-GB" w:eastAsia="zh-TW"/>
        </w:rPr>
      </w:pPr>
      <w:ins w:id="438" w:author="Min Fan" w:date="2025-07-15T15:42:00Z" w16du:dateUtc="2025-07-15T07:42:00Z">
        <w:r>
          <w:rPr>
            <w:rFonts w:ascii="Times New Roman" w:hAnsi="Times New Roman"/>
            <w:b w:val="0"/>
            <w:color w:val="auto"/>
            <w:kern w:val="0"/>
            <w:sz w:val="26"/>
            <w:szCs w:val="24"/>
            <w:lang w:val="en-GB" w:eastAsia="zh-TW"/>
          </w:rPr>
          <w:t>13.</w:t>
        </w:r>
        <w:r>
          <w:rPr>
            <w:rFonts w:ascii="Times New Roman" w:hAnsi="Times New Roman"/>
            <w:b w:val="0"/>
            <w:color w:val="auto"/>
            <w:kern w:val="0"/>
            <w:sz w:val="26"/>
            <w:szCs w:val="24"/>
            <w:lang w:val="en-GB" w:eastAsia="zh-TW"/>
          </w:rPr>
          <w:tab/>
          <w:t xml:space="preserve">Amani A, Fellers CM, Eyebe A, Hall A, Howard ML. Safety and Efficacy of Apixaban Use in Peritoneal Dialysis: A Review of the Literature. </w:t>
        </w:r>
        <w:r>
          <w:rPr>
            <w:rFonts w:ascii="Times New Roman" w:hAnsi="Times New Roman"/>
            <w:b w:val="0"/>
            <w:i/>
            <w:color w:val="auto"/>
            <w:kern w:val="0"/>
            <w:sz w:val="26"/>
            <w:szCs w:val="24"/>
            <w:lang w:val="en-GB" w:eastAsia="zh-TW"/>
          </w:rPr>
          <w:t>J Pharm Technol</w:t>
        </w:r>
        <w:r>
          <w:rPr>
            <w:rFonts w:ascii="Times New Roman" w:hAnsi="Times New Roman"/>
            <w:b w:val="0"/>
            <w:color w:val="auto"/>
            <w:kern w:val="0"/>
            <w:sz w:val="26"/>
            <w:szCs w:val="24"/>
            <w:lang w:val="en-GB" w:eastAsia="zh-TW"/>
          </w:rPr>
          <w:t>. 2021; 37: 147-151.</w:t>
        </w:r>
      </w:ins>
    </w:p>
    <w:p w14:paraId="3948125C" w14:textId="77777777" w:rsidR="0000401D" w:rsidRDefault="0000401D" w:rsidP="0000401D">
      <w:pPr>
        <w:pStyle w:val="MDPI21heading1"/>
        <w:tabs>
          <w:tab w:val="left" w:pos="560"/>
        </w:tabs>
        <w:ind w:left="540" w:hanging="540"/>
        <w:rPr>
          <w:ins w:id="439" w:author="Min Fan" w:date="2025-07-15T15:42:00Z" w16du:dateUtc="2025-07-15T07:42:00Z"/>
          <w:rFonts w:ascii="Arial" w:hAnsi="Arial"/>
          <w:b w:val="0"/>
          <w:color w:val="auto"/>
          <w:kern w:val="0"/>
          <w:sz w:val="26"/>
          <w:szCs w:val="24"/>
          <w:lang w:val="en-GB" w:eastAsia="zh-TW"/>
        </w:rPr>
      </w:pPr>
      <w:ins w:id="440" w:author="Min Fan" w:date="2025-07-15T15:42:00Z" w16du:dateUtc="2025-07-15T07:42:00Z">
        <w:r>
          <w:rPr>
            <w:rFonts w:ascii="Times New Roman" w:hAnsi="Times New Roman"/>
            <w:b w:val="0"/>
            <w:color w:val="auto"/>
            <w:kern w:val="0"/>
            <w:sz w:val="26"/>
            <w:szCs w:val="24"/>
            <w:lang w:val="en-GB" w:eastAsia="zh-TW"/>
          </w:rPr>
          <w:t>14.</w:t>
        </w:r>
        <w:r>
          <w:rPr>
            <w:rFonts w:ascii="Times New Roman" w:hAnsi="Times New Roman"/>
            <w:b w:val="0"/>
            <w:color w:val="auto"/>
            <w:kern w:val="0"/>
            <w:sz w:val="26"/>
            <w:szCs w:val="24"/>
            <w:lang w:val="en-GB" w:eastAsia="zh-TW"/>
          </w:rPr>
          <w:tab/>
          <w:t xml:space="preserve">Chan KE, Lazarus JM, Thadhani R, Hakim RM. Warfarin use associates with increased risk for stroke in hemodialysis patients with atrial fibrillation. </w:t>
        </w:r>
        <w:r>
          <w:rPr>
            <w:rFonts w:ascii="Times New Roman" w:hAnsi="Times New Roman"/>
            <w:b w:val="0"/>
            <w:i/>
            <w:color w:val="auto"/>
            <w:kern w:val="0"/>
            <w:sz w:val="26"/>
            <w:szCs w:val="24"/>
            <w:lang w:val="en-GB" w:eastAsia="zh-TW"/>
          </w:rPr>
          <w:t>J Am Soc Nephrol</w:t>
        </w:r>
        <w:r>
          <w:rPr>
            <w:rFonts w:ascii="Times New Roman" w:hAnsi="Times New Roman"/>
            <w:b w:val="0"/>
            <w:color w:val="auto"/>
            <w:kern w:val="0"/>
            <w:sz w:val="26"/>
            <w:szCs w:val="24"/>
            <w:lang w:val="en-GB" w:eastAsia="zh-TW"/>
          </w:rPr>
          <w:t>. 2009; 20: 2223-2233.</w:t>
        </w:r>
      </w:ins>
    </w:p>
    <w:p w14:paraId="1CF535A8" w14:textId="77777777" w:rsidR="0000401D" w:rsidRDefault="0000401D" w:rsidP="0000401D">
      <w:pPr>
        <w:pStyle w:val="MDPI21heading1"/>
        <w:tabs>
          <w:tab w:val="left" w:pos="560"/>
        </w:tabs>
        <w:ind w:left="540" w:hanging="540"/>
        <w:rPr>
          <w:ins w:id="441" w:author="Min Fan" w:date="2025-07-15T15:42:00Z" w16du:dateUtc="2025-07-15T07:42:00Z"/>
          <w:rFonts w:ascii="Arial" w:hAnsi="Arial"/>
          <w:b w:val="0"/>
          <w:color w:val="auto"/>
          <w:kern w:val="0"/>
          <w:sz w:val="26"/>
          <w:szCs w:val="24"/>
          <w:lang w:val="en-GB" w:eastAsia="zh-TW"/>
        </w:rPr>
      </w:pPr>
      <w:ins w:id="442" w:author="Min Fan" w:date="2025-07-15T15:42:00Z" w16du:dateUtc="2025-07-15T07:42:00Z">
        <w:r>
          <w:rPr>
            <w:rFonts w:ascii="Times New Roman" w:hAnsi="Times New Roman"/>
            <w:b w:val="0"/>
            <w:color w:val="auto"/>
            <w:kern w:val="0"/>
            <w:sz w:val="26"/>
            <w:szCs w:val="24"/>
            <w:lang w:val="en-GB" w:eastAsia="zh-TW"/>
          </w:rPr>
          <w:t>15.</w:t>
        </w:r>
        <w:r>
          <w:rPr>
            <w:rFonts w:ascii="Times New Roman" w:hAnsi="Times New Roman"/>
            <w:b w:val="0"/>
            <w:color w:val="auto"/>
            <w:kern w:val="0"/>
            <w:sz w:val="26"/>
            <w:szCs w:val="24"/>
            <w:lang w:val="en-GB" w:eastAsia="zh-TW"/>
          </w:rPr>
          <w:tab/>
          <w:t xml:space="preserve">Kim D-G, Kim SH, Park SY et al. Anticoagulation in patients with end-stage kidney disease and atrial fibrillation: a national population-based study. </w:t>
        </w:r>
        <w:r>
          <w:rPr>
            <w:rFonts w:ascii="Times New Roman" w:hAnsi="Times New Roman"/>
            <w:b w:val="0"/>
            <w:i/>
            <w:color w:val="auto"/>
            <w:kern w:val="0"/>
            <w:sz w:val="26"/>
            <w:szCs w:val="24"/>
            <w:lang w:val="en-GB" w:eastAsia="zh-TW"/>
          </w:rPr>
          <w:t>Clin Kidney J</w:t>
        </w:r>
        <w:r>
          <w:rPr>
            <w:rFonts w:ascii="Times New Roman" w:hAnsi="Times New Roman"/>
            <w:b w:val="0"/>
            <w:color w:val="auto"/>
            <w:kern w:val="0"/>
            <w:sz w:val="26"/>
            <w:szCs w:val="24"/>
            <w:lang w:val="en-GB" w:eastAsia="zh-TW"/>
          </w:rPr>
          <w:t>. 2024; 17: sfae029.</w:t>
        </w:r>
      </w:ins>
    </w:p>
    <w:p w14:paraId="06182688" w14:textId="77777777" w:rsidR="0000401D" w:rsidRDefault="0000401D" w:rsidP="0000401D">
      <w:pPr>
        <w:pStyle w:val="MDPI21heading1"/>
        <w:tabs>
          <w:tab w:val="left" w:pos="560"/>
        </w:tabs>
        <w:ind w:left="540" w:hanging="540"/>
        <w:rPr>
          <w:ins w:id="443" w:author="Min Fan" w:date="2025-07-15T15:42:00Z" w16du:dateUtc="2025-07-15T07:42:00Z"/>
          <w:rFonts w:ascii="Arial" w:hAnsi="Arial"/>
          <w:b w:val="0"/>
          <w:color w:val="auto"/>
          <w:kern w:val="0"/>
          <w:sz w:val="26"/>
          <w:szCs w:val="24"/>
          <w:lang w:val="en-GB" w:eastAsia="zh-TW"/>
        </w:rPr>
      </w:pPr>
      <w:ins w:id="444" w:author="Min Fan" w:date="2025-07-15T15:42:00Z" w16du:dateUtc="2025-07-15T07:42:00Z">
        <w:r>
          <w:rPr>
            <w:rFonts w:ascii="Times New Roman" w:hAnsi="Times New Roman"/>
            <w:b w:val="0"/>
            <w:color w:val="auto"/>
            <w:kern w:val="0"/>
            <w:sz w:val="26"/>
            <w:szCs w:val="24"/>
            <w:lang w:val="en-GB" w:eastAsia="zh-TW"/>
          </w:rPr>
          <w:t>16.</w:t>
        </w:r>
        <w:r>
          <w:rPr>
            <w:rFonts w:ascii="Times New Roman" w:hAnsi="Times New Roman"/>
            <w:b w:val="0"/>
            <w:color w:val="auto"/>
            <w:kern w:val="0"/>
            <w:sz w:val="26"/>
            <w:szCs w:val="24"/>
            <w:lang w:val="en-GB" w:eastAsia="zh-TW"/>
          </w:rPr>
          <w:tab/>
          <w:t xml:space="preserve">Wakasugi M, Kazama JJ, Tokumoto A et al. Association between warfarin use and incidence of ischemic stroke in Japanese hemodialysis patients with chronic sustained atrial fibrillation: a prospective cohort study. </w:t>
        </w:r>
        <w:r>
          <w:rPr>
            <w:rFonts w:ascii="Times New Roman" w:hAnsi="Times New Roman"/>
            <w:b w:val="0"/>
            <w:i/>
            <w:color w:val="auto"/>
            <w:kern w:val="0"/>
            <w:sz w:val="26"/>
            <w:szCs w:val="24"/>
            <w:lang w:val="en-GB" w:eastAsia="zh-TW"/>
          </w:rPr>
          <w:t>Clin Exp Nephrol</w:t>
        </w:r>
        <w:r>
          <w:rPr>
            <w:rFonts w:ascii="Times New Roman" w:hAnsi="Times New Roman"/>
            <w:b w:val="0"/>
            <w:color w:val="auto"/>
            <w:kern w:val="0"/>
            <w:sz w:val="26"/>
            <w:szCs w:val="24"/>
            <w:lang w:val="en-GB" w:eastAsia="zh-TW"/>
          </w:rPr>
          <w:t>. 2014; 18: 662-669.</w:t>
        </w:r>
      </w:ins>
    </w:p>
    <w:p w14:paraId="678AE13B" w14:textId="77777777" w:rsidR="0000401D" w:rsidRDefault="0000401D" w:rsidP="0000401D">
      <w:pPr>
        <w:pStyle w:val="MDPI21heading1"/>
        <w:tabs>
          <w:tab w:val="left" w:pos="560"/>
        </w:tabs>
        <w:ind w:left="540" w:hanging="540"/>
        <w:rPr>
          <w:ins w:id="445" w:author="Min Fan" w:date="2025-07-15T15:42:00Z" w16du:dateUtc="2025-07-15T07:42:00Z"/>
          <w:rFonts w:ascii="Arial" w:hAnsi="Arial"/>
          <w:b w:val="0"/>
          <w:color w:val="auto"/>
          <w:kern w:val="0"/>
          <w:sz w:val="26"/>
          <w:szCs w:val="24"/>
          <w:lang w:val="en-GB" w:eastAsia="zh-TW"/>
        </w:rPr>
      </w:pPr>
      <w:ins w:id="446" w:author="Min Fan" w:date="2025-07-15T15:42:00Z" w16du:dateUtc="2025-07-15T07:42:00Z">
        <w:r>
          <w:rPr>
            <w:rFonts w:ascii="Times New Roman" w:hAnsi="Times New Roman"/>
            <w:b w:val="0"/>
            <w:color w:val="auto"/>
            <w:kern w:val="0"/>
            <w:sz w:val="26"/>
            <w:szCs w:val="24"/>
            <w:lang w:val="en-GB" w:eastAsia="zh-TW"/>
          </w:rPr>
          <w:t>17.</w:t>
        </w:r>
        <w:r>
          <w:rPr>
            <w:rFonts w:ascii="Times New Roman" w:hAnsi="Times New Roman"/>
            <w:b w:val="0"/>
            <w:color w:val="auto"/>
            <w:kern w:val="0"/>
            <w:sz w:val="26"/>
            <w:szCs w:val="24"/>
            <w:lang w:val="en-GB" w:eastAsia="zh-TW"/>
          </w:rPr>
          <w:tab/>
          <w:t xml:space="preserve">Liu G, Long M, Hu X et al. Effectiveness and Safety of Warfarin in Dialysis Patients With Atrial Fibrillation: A Meta-Analysis of Observational Studies. </w:t>
        </w:r>
        <w:r>
          <w:rPr>
            <w:rFonts w:ascii="Times New Roman" w:hAnsi="Times New Roman"/>
            <w:b w:val="0"/>
            <w:i/>
            <w:color w:val="auto"/>
            <w:kern w:val="0"/>
            <w:sz w:val="26"/>
            <w:szCs w:val="24"/>
            <w:lang w:val="en-GB" w:eastAsia="zh-TW"/>
          </w:rPr>
          <w:t>Medicine (Baltimore)</w:t>
        </w:r>
        <w:r>
          <w:rPr>
            <w:rFonts w:ascii="Times New Roman" w:hAnsi="Times New Roman"/>
            <w:b w:val="0"/>
            <w:color w:val="auto"/>
            <w:kern w:val="0"/>
            <w:sz w:val="26"/>
            <w:szCs w:val="24"/>
            <w:lang w:val="en-GB" w:eastAsia="zh-TW"/>
          </w:rPr>
          <w:t>. 2015; 94: e2233.</w:t>
        </w:r>
      </w:ins>
    </w:p>
    <w:p w14:paraId="55EF8C9E" w14:textId="77777777" w:rsidR="0000401D" w:rsidRDefault="0000401D" w:rsidP="0000401D">
      <w:pPr>
        <w:pStyle w:val="MDPI21heading1"/>
        <w:tabs>
          <w:tab w:val="left" w:pos="560"/>
        </w:tabs>
        <w:ind w:left="540" w:hanging="540"/>
        <w:rPr>
          <w:ins w:id="447" w:author="Min Fan" w:date="2025-07-15T15:42:00Z" w16du:dateUtc="2025-07-15T07:42:00Z"/>
          <w:rFonts w:ascii="Arial" w:hAnsi="Arial"/>
          <w:b w:val="0"/>
          <w:color w:val="auto"/>
          <w:kern w:val="0"/>
          <w:sz w:val="26"/>
          <w:szCs w:val="24"/>
          <w:lang w:val="en-GB" w:eastAsia="zh-TW"/>
        </w:rPr>
      </w:pPr>
      <w:ins w:id="448" w:author="Min Fan" w:date="2025-07-15T15:42:00Z" w16du:dateUtc="2025-07-15T07:42:00Z">
        <w:r>
          <w:rPr>
            <w:rFonts w:ascii="Times New Roman" w:hAnsi="Times New Roman"/>
            <w:b w:val="0"/>
            <w:color w:val="auto"/>
            <w:kern w:val="0"/>
            <w:sz w:val="26"/>
            <w:szCs w:val="24"/>
            <w:lang w:val="en-GB" w:eastAsia="zh-TW"/>
          </w:rPr>
          <w:t>18.</w:t>
        </w:r>
        <w:r>
          <w:rPr>
            <w:rFonts w:ascii="Times New Roman" w:hAnsi="Times New Roman"/>
            <w:b w:val="0"/>
            <w:color w:val="auto"/>
            <w:kern w:val="0"/>
            <w:sz w:val="26"/>
            <w:szCs w:val="24"/>
            <w:lang w:val="en-GB" w:eastAsia="zh-TW"/>
          </w:rPr>
          <w:tab/>
          <w:t xml:space="preserve">Shen X-F, Zhang C, Hu J, Zhang T, Ma B. Anticoagulant drugs for patients with atrial fibrillation on dialysis: a systematic analysis and network meta-analysis. </w:t>
        </w:r>
        <w:r>
          <w:rPr>
            <w:rFonts w:ascii="Times New Roman" w:hAnsi="Times New Roman"/>
            <w:b w:val="0"/>
            <w:i/>
            <w:color w:val="auto"/>
            <w:kern w:val="0"/>
            <w:sz w:val="26"/>
            <w:szCs w:val="24"/>
            <w:lang w:val="en-GB" w:eastAsia="zh-TW"/>
          </w:rPr>
          <w:t>Front Pharmacol</w:t>
        </w:r>
        <w:r>
          <w:rPr>
            <w:rFonts w:ascii="Times New Roman" w:hAnsi="Times New Roman"/>
            <w:b w:val="0"/>
            <w:color w:val="auto"/>
            <w:kern w:val="0"/>
            <w:sz w:val="26"/>
            <w:szCs w:val="24"/>
            <w:lang w:val="en-GB" w:eastAsia="zh-TW"/>
          </w:rPr>
          <w:t>. 2023; 14: 1320939.</w:t>
        </w:r>
      </w:ins>
    </w:p>
    <w:p w14:paraId="61F270B9" w14:textId="77777777" w:rsidR="0000401D" w:rsidRDefault="0000401D" w:rsidP="0000401D">
      <w:pPr>
        <w:pStyle w:val="MDPI21heading1"/>
        <w:tabs>
          <w:tab w:val="left" w:pos="560"/>
        </w:tabs>
        <w:ind w:left="540" w:hanging="540"/>
        <w:rPr>
          <w:ins w:id="449" w:author="Min Fan" w:date="2025-07-15T15:42:00Z" w16du:dateUtc="2025-07-15T07:42:00Z"/>
          <w:rFonts w:ascii="Arial" w:hAnsi="Arial"/>
          <w:b w:val="0"/>
          <w:color w:val="auto"/>
          <w:kern w:val="0"/>
          <w:sz w:val="26"/>
          <w:szCs w:val="24"/>
          <w:lang w:val="en-GB" w:eastAsia="zh-TW"/>
        </w:rPr>
      </w:pPr>
      <w:ins w:id="450" w:author="Min Fan" w:date="2025-07-15T15:42:00Z" w16du:dateUtc="2025-07-15T07:42:00Z">
        <w:r>
          <w:rPr>
            <w:rFonts w:ascii="Times New Roman" w:hAnsi="Times New Roman"/>
            <w:b w:val="0"/>
            <w:color w:val="auto"/>
            <w:kern w:val="0"/>
            <w:sz w:val="26"/>
            <w:szCs w:val="24"/>
            <w:lang w:val="en-GB" w:eastAsia="zh-TW"/>
          </w:rPr>
          <w:t>19.</w:t>
        </w:r>
        <w:r>
          <w:rPr>
            <w:rFonts w:ascii="Times New Roman" w:hAnsi="Times New Roman"/>
            <w:b w:val="0"/>
            <w:color w:val="auto"/>
            <w:kern w:val="0"/>
            <w:sz w:val="26"/>
            <w:szCs w:val="24"/>
            <w:lang w:val="en-GB" w:eastAsia="zh-TW"/>
          </w:rPr>
          <w:tab/>
          <w:t xml:space="preserve">Lee M, Saver JL, Hong K-S et al. Warfarin Use and Risk of Stroke in Patients With Atrial Fibrillation Undergoing Hemodialysis: A Meta-Analysis. </w:t>
        </w:r>
        <w:r>
          <w:rPr>
            <w:rFonts w:ascii="Times New Roman" w:hAnsi="Times New Roman"/>
            <w:b w:val="0"/>
            <w:i/>
            <w:color w:val="auto"/>
            <w:kern w:val="0"/>
            <w:sz w:val="26"/>
            <w:szCs w:val="24"/>
            <w:lang w:val="en-GB" w:eastAsia="zh-TW"/>
          </w:rPr>
          <w:t>Medicine (Baltimore)</w:t>
        </w:r>
        <w:r>
          <w:rPr>
            <w:rFonts w:ascii="Times New Roman" w:hAnsi="Times New Roman"/>
            <w:b w:val="0"/>
            <w:color w:val="auto"/>
            <w:kern w:val="0"/>
            <w:sz w:val="26"/>
            <w:szCs w:val="24"/>
            <w:lang w:val="en-GB" w:eastAsia="zh-TW"/>
          </w:rPr>
          <w:t>. 2016; 95: e2741.</w:t>
        </w:r>
      </w:ins>
    </w:p>
    <w:p w14:paraId="2CDB558E" w14:textId="77777777" w:rsidR="0000401D" w:rsidRDefault="0000401D" w:rsidP="0000401D">
      <w:pPr>
        <w:pStyle w:val="MDPI21heading1"/>
        <w:tabs>
          <w:tab w:val="left" w:pos="560"/>
        </w:tabs>
        <w:ind w:left="540" w:hanging="540"/>
        <w:rPr>
          <w:ins w:id="451" w:author="Min Fan" w:date="2025-07-15T15:42:00Z" w16du:dateUtc="2025-07-15T07:42:00Z"/>
          <w:rFonts w:ascii="Arial" w:hAnsi="Arial"/>
          <w:b w:val="0"/>
          <w:color w:val="auto"/>
          <w:kern w:val="0"/>
          <w:sz w:val="26"/>
          <w:szCs w:val="24"/>
          <w:lang w:val="en-GB" w:eastAsia="zh-TW"/>
        </w:rPr>
      </w:pPr>
      <w:ins w:id="452" w:author="Min Fan" w:date="2025-07-15T15:42:00Z" w16du:dateUtc="2025-07-15T07:42:00Z">
        <w:r>
          <w:rPr>
            <w:rFonts w:ascii="Times New Roman" w:hAnsi="Times New Roman"/>
            <w:b w:val="0"/>
            <w:color w:val="auto"/>
            <w:kern w:val="0"/>
            <w:sz w:val="26"/>
            <w:szCs w:val="24"/>
            <w:lang w:val="en-GB" w:eastAsia="zh-TW"/>
          </w:rPr>
          <w:t>20.</w:t>
        </w:r>
        <w:r>
          <w:rPr>
            <w:rFonts w:ascii="Times New Roman" w:hAnsi="Times New Roman"/>
            <w:b w:val="0"/>
            <w:color w:val="auto"/>
            <w:kern w:val="0"/>
            <w:sz w:val="26"/>
            <w:szCs w:val="24"/>
            <w:lang w:val="en-GB" w:eastAsia="zh-TW"/>
          </w:rPr>
          <w:tab/>
          <w:t xml:space="preserve">Tan J, Bae S, Segal JB et al. Warfarin use and the risk of stroke, bleeding, and mortality in older adults on dialysis with incident atrial fibrillation. </w:t>
        </w:r>
        <w:r>
          <w:rPr>
            <w:rFonts w:ascii="Times New Roman" w:hAnsi="Times New Roman"/>
            <w:b w:val="0"/>
            <w:i/>
            <w:color w:val="auto"/>
            <w:kern w:val="0"/>
            <w:sz w:val="26"/>
            <w:szCs w:val="24"/>
            <w:lang w:val="en-GB" w:eastAsia="zh-TW"/>
          </w:rPr>
          <w:t>Nephrology (Carlton)</w:t>
        </w:r>
        <w:r>
          <w:rPr>
            <w:rFonts w:ascii="Times New Roman" w:hAnsi="Times New Roman"/>
            <w:b w:val="0"/>
            <w:color w:val="auto"/>
            <w:kern w:val="0"/>
            <w:sz w:val="26"/>
            <w:szCs w:val="24"/>
            <w:lang w:val="en-GB" w:eastAsia="zh-TW"/>
          </w:rPr>
          <w:t>. 2019; 24: 234-244.</w:t>
        </w:r>
      </w:ins>
    </w:p>
    <w:p w14:paraId="756DF516" w14:textId="77777777" w:rsidR="0000401D" w:rsidRDefault="0000401D" w:rsidP="0000401D">
      <w:pPr>
        <w:pStyle w:val="MDPI21heading1"/>
        <w:tabs>
          <w:tab w:val="left" w:pos="560"/>
        </w:tabs>
        <w:ind w:left="540" w:hanging="540"/>
        <w:rPr>
          <w:ins w:id="453" w:author="Min Fan" w:date="2025-07-15T15:42:00Z" w16du:dateUtc="2025-07-15T07:42:00Z"/>
          <w:rFonts w:ascii="Arial" w:hAnsi="Arial"/>
          <w:b w:val="0"/>
          <w:color w:val="auto"/>
          <w:kern w:val="0"/>
          <w:sz w:val="26"/>
          <w:szCs w:val="24"/>
          <w:lang w:val="en-GB" w:eastAsia="zh-TW"/>
        </w:rPr>
      </w:pPr>
      <w:ins w:id="454" w:author="Min Fan" w:date="2025-07-15T15:42:00Z" w16du:dateUtc="2025-07-15T07:42:00Z">
        <w:r>
          <w:rPr>
            <w:rFonts w:ascii="Times New Roman" w:hAnsi="Times New Roman"/>
            <w:b w:val="0"/>
            <w:color w:val="auto"/>
            <w:kern w:val="0"/>
            <w:sz w:val="26"/>
            <w:szCs w:val="24"/>
            <w:lang w:val="en-GB" w:eastAsia="zh-TW"/>
          </w:rPr>
          <w:t>21.</w:t>
        </w:r>
        <w:r>
          <w:rPr>
            <w:rFonts w:ascii="Times New Roman" w:hAnsi="Times New Roman"/>
            <w:b w:val="0"/>
            <w:color w:val="auto"/>
            <w:kern w:val="0"/>
            <w:sz w:val="26"/>
            <w:szCs w:val="24"/>
            <w:lang w:val="en-GB" w:eastAsia="zh-TW"/>
          </w:rPr>
          <w:tab/>
          <w:t xml:space="preserve">Wong CX, Odutayo A, Emdin CA, Kinnear NJ, Sun MT. Meta-Analysis of Anticoagulation Use, Stroke, Thromboembolism, Bleeding, and Mortality in Patients With Atrial Fibrillation on Dialysis. </w:t>
        </w:r>
        <w:r>
          <w:rPr>
            <w:rFonts w:ascii="Times New Roman" w:hAnsi="Times New Roman"/>
            <w:b w:val="0"/>
            <w:i/>
            <w:color w:val="auto"/>
            <w:kern w:val="0"/>
            <w:sz w:val="26"/>
            <w:szCs w:val="24"/>
            <w:lang w:val="en-GB" w:eastAsia="zh-TW"/>
          </w:rPr>
          <w:t>Am J Cardiol</w:t>
        </w:r>
        <w:r>
          <w:rPr>
            <w:rFonts w:ascii="Times New Roman" w:hAnsi="Times New Roman"/>
            <w:b w:val="0"/>
            <w:color w:val="auto"/>
            <w:kern w:val="0"/>
            <w:sz w:val="26"/>
            <w:szCs w:val="24"/>
            <w:lang w:val="en-GB" w:eastAsia="zh-TW"/>
          </w:rPr>
          <w:t>. 2016; 117: 1934-1941.</w:t>
        </w:r>
      </w:ins>
    </w:p>
    <w:p w14:paraId="1660384B" w14:textId="77777777" w:rsidR="0000401D" w:rsidRDefault="0000401D" w:rsidP="0000401D">
      <w:pPr>
        <w:pStyle w:val="MDPI21heading1"/>
        <w:tabs>
          <w:tab w:val="left" w:pos="560"/>
        </w:tabs>
        <w:ind w:left="540" w:hanging="540"/>
        <w:rPr>
          <w:ins w:id="455" w:author="Min Fan" w:date="2025-07-15T15:42:00Z" w16du:dateUtc="2025-07-15T07:42:00Z"/>
          <w:rFonts w:ascii="Arial" w:hAnsi="Arial"/>
          <w:b w:val="0"/>
          <w:color w:val="auto"/>
          <w:kern w:val="0"/>
          <w:sz w:val="26"/>
          <w:szCs w:val="24"/>
          <w:lang w:val="en-GB" w:eastAsia="zh-TW"/>
        </w:rPr>
      </w:pPr>
      <w:ins w:id="456" w:author="Min Fan" w:date="2025-07-15T15:42:00Z" w16du:dateUtc="2025-07-15T07:42:00Z">
        <w:r>
          <w:rPr>
            <w:rFonts w:ascii="Times New Roman" w:hAnsi="Times New Roman"/>
            <w:b w:val="0"/>
            <w:color w:val="auto"/>
            <w:kern w:val="0"/>
            <w:sz w:val="26"/>
            <w:szCs w:val="24"/>
            <w:lang w:val="en-GB" w:eastAsia="zh-TW"/>
          </w:rPr>
          <w:t>22.</w:t>
        </w:r>
        <w:r>
          <w:rPr>
            <w:rFonts w:ascii="Times New Roman" w:hAnsi="Times New Roman"/>
            <w:b w:val="0"/>
            <w:color w:val="auto"/>
            <w:kern w:val="0"/>
            <w:sz w:val="26"/>
            <w:szCs w:val="24"/>
            <w:lang w:val="en-GB" w:eastAsia="zh-TW"/>
          </w:rPr>
          <w:tab/>
          <w:t xml:space="preserve">Pokorney SD, Black-Maier E, Hellkamp AS et al. Oral Anticoagulation and Cardiovascular Outcomes in Patients With Atrial Fibrillation and End-Stage Renal Disease. </w:t>
        </w:r>
        <w:r>
          <w:rPr>
            <w:rFonts w:ascii="Times New Roman" w:hAnsi="Times New Roman"/>
            <w:b w:val="0"/>
            <w:i/>
            <w:color w:val="auto"/>
            <w:kern w:val="0"/>
            <w:sz w:val="26"/>
            <w:szCs w:val="24"/>
            <w:lang w:val="en-GB" w:eastAsia="zh-TW"/>
          </w:rPr>
          <w:t>J Am Coll Cardiol</w:t>
        </w:r>
        <w:r>
          <w:rPr>
            <w:rFonts w:ascii="Times New Roman" w:hAnsi="Times New Roman"/>
            <w:b w:val="0"/>
            <w:color w:val="auto"/>
            <w:kern w:val="0"/>
            <w:sz w:val="26"/>
            <w:szCs w:val="24"/>
            <w:lang w:val="en-GB" w:eastAsia="zh-TW"/>
          </w:rPr>
          <w:t>. 2020; 75: 1299-1308.</w:t>
        </w:r>
      </w:ins>
    </w:p>
    <w:p w14:paraId="045C4CEC" w14:textId="77777777" w:rsidR="0000401D" w:rsidRDefault="0000401D" w:rsidP="0000401D">
      <w:pPr>
        <w:pStyle w:val="MDPI21heading1"/>
        <w:tabs>
          <w:tab w:val="left" w:pos="560"/>
        </w:tabs>
        <w:ind w:left="540" w:hanging="540"/>
        <w:rPr>
          <w:ins w:id="457" w:author="Min Fan" w:date="2025-07-15T15:42:00Z" w16du:dateUtc="2025-07-15T07:42:00Z"/>
          <w:rFonts w:ascii="Arial" w:hAnsi="Arial"/>
          <w:b w:val="0"/>
          <w:color w:val="auto"/>
          <w:kern w:val="0"/>
          <w:sz w:val="26"/>
          <w:szCs w:val="24"/>
          <w:lang w:val="en-GB" w:eastAsia="zh-TW"/>
        </w:rPr>
      </w:pPr>
      <w:ins w:id="458" w:author="Min Fan" w:date="2025-07-15T15:42:00Z" w16du:dateUtc="2025-07-15T07:42:00Z">
        <w:r>
          <w:rPr>
            <w:rFonts w:ascii="Times New Roman" w:hAnsi="Times New Roman"/>
            <w:b w:val="0"/>
            <w:color w:val="auto"/>
            <w:kern w:val="0"/>
            <w:sz w:val="26"/>
            <w:szCs w:val="24"/>
            <w:lang w:val="en-GB" w:eastAsia="zh-TW"/>
          </w:rPr>
          <w:t>23.</w:t>
        </w:r>
        <w:r>
          <w:rPr>
            <w:rFonts w:ascii="Times New Roman" w:hAnsi="Times New Roman"/>
            <w:b w:val="0"/>
            <w:color w:val="auto"/>
            <w:kern w:val="0"/>
            <w:sz w:val="26"/>
            <w:szCs w:val="24"/>
            <w:lang w:val="en-GB" w:eastAsia="zh-TW"/>
          </w:rPr>
          <w:tab/>
          <w:t xml:space="preserve">See L-C, Lee H-F, Chao T-F et al. Effectiveness and Safety of Direct Oral Anticoagulants in an Asian Population with Atrial Fibrillation Undergoing Dialysis: A Population-Based Cohort Study and Meta-Analysis. </w:t>
        </w:r>
        <w:r>
          <w:rPr>
            <w:rFonts w:ascii="Times New Roman" w:hAnsi="Times New Roman"/>
            <w:b w:val="0"/>
            <w:i/>
            <w:color w:val="auto"/>
            <w:kern w:val="0"/>
            <w:sz w:val="26"/>
            <w:szCs w:val="24"/>
            <w:lang w:val="en-GB" w:eastAsia="zh-TW"/>
          </w:rPr>
          <w:t>Cardiovasc Drugs Ther</w:t>
        </w:r>
        <w:r>
          <w:rPr>
            <w:rFonts w:ascii="Times New Roman" w:hAnsi="Times New Roman"/>
            <w:b w:val="0"/>
            <w:color w:val="auto"/>
            <w:kern w:val="0"/>
            <w:sz w:val="26"/>
            <w:szCs w:val="24"/>
            <w:lang w:val="en-GB" w:eastAsia="zh-TW"/>
          </w:rPr>
          <w:t>. 2021; 35: 975-986.</w:t>
        </w:r>
      </w:ins>
    </w:p>
    <w:p w14:paraId="63FFABA2" w14:textId="77777777" w:rsidR="0000401D" w:rsidRDefault="0000401D" w:rsidP="0000401D">
      <w:pPr>
        <w:pStyle w:val="MDPI21heading1"/>
        <w:tabs>
          <w:tab w:val="left" w:pos="560"/>
        </w:tabs>
        <w:ind w:left="540" w:hanging="540"/>
        <w:rPr>
          <w:ins w:id="459" w:author="Min Fan" w:date="2025-07-15T15:42:00Z" w16du:dateUtc="2025-07-15T07:42:00Z"/>
          <w:rFonts w:ascii="Arial" w:hAnsi="Arial"/>
          <w:b w:val="0"/>
          <w:color w:val="auto"/>
          <w:kern w:val="0"/>
          <w:sz w:val="26"/>
          <w:szCs w:val="24"/>
          <w:lang w:val="en-GB" w:eastAsia="zh-TW"/>
        </w:rPr>
      </w:pPr>
      <w:ins w:id="460" w:author="Min Fan" w:date="2025-07-15T15:42:00Z" w16du:dateUtc="2025-07-15T07:42:00Z">
        <w:r>
          <w:rPr>
            <w:rFonts w:ascii="Times New Roman" w:hAnsi="Times New Roman"/>
            <w:b w:val="0"/>
            <w:color w:val="auto"/>
            <w:kern w:val="0"/>
            <w:sz w:val="26"/>
            <w:szCs w:val="24"/>
            <w:lang w:val="en-GB" w:eastAsia="zh-TW"/>
          </w:rPr>
          <w:lastRenderedPageBreak/>
          <w:t>24.</w:t>
        </w:r>
        <w:r>
          <w:rPr>
            <w:rFonts w:ascii="Times New Roman" w:hAnsi="Times New Roman"/>
            <w:b w:val="0"/>
            <w:color w:val="auto"/>
            <w:kern w:val="0"/>
            <w:sz w:val="26"/>
            <w:szCs w:val="24"/>
            <w:lang w:val="en-GB" w:eastAsia="zh-TW"/>
          </w:rPr>
          <w:tab/>
          <w:t xml:space="preserve">Fung WW-S, Cheng PM-S, Ng JK-C et al. Pharmacokinetics of Apixaban Among Peritoneal Dialysis Patients. </w:t>
        </w:r>
        <w:r>
          <w:rPr>
            <w:rFonts w:ascii="Times New Roman" w:hAnsi="Times New Roman"/>
            <w:b w:val="0"/>
            <w:i/>
            <w:color w:val="auto"/>
            <w:kern w:val="0"/>
            <w:sz w:val="26"/>
            <w:szCs w:val="24"/>
            <w:lang w:val="en-GB" w:eastAsia="zh-TW"/>
          </w:rPr>
          <w:t>Kidney Med</w:t>
        </w:r>
        <w:r>
          <w:rPr>
            <w:rFonts w:ascii="Times New Roman" w:hAnsi="Times New Roman"/>
            <w:b w:val="0"/>
            <w:color w:val="auto"/>
            <w:kern w:val="0"/>
            <w:sz w:val="26"/>
            <w:szCs w:val="24"/>
            <w:lang w:val="en-GB" w:eastAsia="zh-TW"/>
          </w:rPr>
          <w:t>. 2023; 5: 100646.</w:t>
        </w:r>
      </w:ins>
    </w:p>
    <w:p w14:paraId="62686501" w14:textId="77777777" w:rsidR="0000401D" w:rsidRDefault="0000401D" w:rsidP="0000401D">
      <w:pPr>
        <w:pStyle w:val="MDPI21heading1"/>
        <w:tabs>
          <w:tab w:val="left" w:pos="560"/>
        </w:tabs>
        <w:ind w:left="540" w:hanging="540"/>
        <w:rPr>
          <w:ins w:id="461" w:author="Min Fan" w:date="2025-07-15T15:42:00Z" w16du:dateUtc="2025-07-15T07:42:00Z"/>
          <w:rFonts w:ascii="Arial" w:hAnsi="Arial"/>
          <w:b w:val="0"/>
          <w:color w:val="auto"/>
          <w:kern w:val="0"/>
          <w:sz w:val="26"/>
          <w:szCs w:val="24"/>
          <w:lang w:val="en-GB" w:eastAsia="zh-TW"/>
        </w:rPr>
      </w:pPr>
      <w:ins w:id="462" w:author="Min Fan" w:date="2025-07-15T15:42:00Z" w16du:dateUtc="2025-07-15T07:42:00Z">
        <w:r>
          <w:rPr>
            <w:rFonts w:ascii="Times New Roman" w:hAnsi="Times New Roman"/>
            <w:b w:val="0"/>
            <w:color w:val="auto"/>
            <w:kern w:val="0"/>
            <w:sz w:val="26"/>
            <w:szCs w:val="24"/>
            <w:lang w:val="en-GB" w:eastAsia="zh-TW"/>
          </w:rPr>
          <w:t>25.</w:t>
        </w:r>
        <w:r>
          <w:rPr>
            <w:rFonts w:ascii="Times New Roman" w:hAnsi="Times New Roman"/>
            <w:b w:val="0"/>
            <w:color w:val="auto"/>
            <w:kern w:val="0"/>
            <w:sz w:val="26"/>
            <w:szCs w:val="24"/>
            <w:lang w:val="en-GB" w:eastAsia="zh-TW"/>
          </w:rPr>
          <w:tab/>
          <w:t xml:space="preserve">Niehues P, Wolfes J, Wegner FK, Ellermann C, Rath B, Eckardt L. Use of direct oral anticoagulants in patients on chronic hemodialysis: Contemporary appraisal on the role for patients with atrial fibrillation. </w:t>
        </w:r>
        <w:r>
          <w:rPr>
            <w:rFonts w:ascii="Times New Roman" w:hAnsi="Times New Roman"/>
            <w:b w:val="0"/>
            <w:i/>
            <w:color w:val="auto"/>
            <w:kern w:val="0"/>
            <w:sz w:val="26"/>
            <w:szCs w:val="24"/>
            <w:lang w:val="en-GB" w:eastAsia="zh-TW"/>
          </w:rPr>
          <w:t>Trends Cardiovasc Med</w:t>
        </w:r>
        <w:r>
          <w:rPr>
            <w:rFonts w:ascii="Times New Roman" w:hAnsi="Times New Roman"/>
            <w:b w:val="0"/>
            <w:color w:val="auto"/>
            <w:kern w:val="0"/>
            <w:sz w:val="26"/>
            <w:szCs w:val="24"/>
            <w:lang w:val="en-GB" w:eastAsia="zh-TW"/>
          </w:rPr>
          <w:t>. 2024; 34: 446-450.</w:t>
        </w:r>
      </w:ins>
    </w:p>
    <w:p w14:paraId="59F7BA91" w14:textId="77777777" w:rsidR="0000401D" w:rsidRDefault="0000401D" w:rsidP="0000401D">
      <w:pPr>
        <w:pStyle w:val="MDPI21heading1"/>
        <w:tabs>
          <w:tab w:val="left" w:pos="560"/>
        </w:tabs>
        <w:ind w:left="540" w:hanging="540"/>
        <w:rPr>
          <w:ins w:id="463" w:author="Min Fan" w:date="2025-07-15T15:42:00Z" w16du:dateUtc="2025-07-15T07:42:00Z"/>
          <w:rFonts w:ascii="Arial" w:hAnsi="Arial"/>
          <w:b w:val="0"/>
          <w:color w:val="auto"/>
          <w:kern w:val="0"/>
          <w:sz w:val="26"/>
          <w:szCs w:val="24"/>
          <w:lang w:val="en-GB" w:eastAsia="zh-TW"/>
        </w:rPr>
      </w:pPr>
      <w:ins w:id="464" w:author="Min Fan" w:date="2025-07-15T15:42:00Z" w16du:dateUtc="2025-07-15T07:42:00Z">
        <w:r>
          <w:rPr>
            <w:rFonts w:ascii="Times New Roman" w:hAnsi="Times New Roman"/>
            <w:b w:val="0"/>
            <w:color w:val="auto"/>
            <w:kern w:val="0"/>
            <w:sz w:val="26"/>
            <w:szCs w:val="24"/>
            <w:lang w:val="en-GB" w:eastAsia="zh-TW"/>
          </w:rPr>
          <w:t>26.</w:t>
        </w:r>
        <w:r>
          <w:rPr>
            <w:rFonts w:ascii="Times New Roman" w:hAnsi="Times New Roman"/>
            <w:b w:val="0"/>
            <w:color w:val="auto"/>
            <w:kern w:val="0"/>
            <w:sz w:val="26"/>
            <w:szCs w:val="24"/>
            <w:lang w:val="en-GB" w:eastAsia="zh-TW"/>
          </w:rPr>
          <w:tab/>
          <w:t xml:space="preserve">Weber J, Olyaei A, Shatzel J. The efficacy and safety of direct oral anticoagulants in patients with chronic renal insufficiency: A review of the literature. </w:t>
        </w:r>
        <w:r>
          <w:rPr>
            <w:rFonts w:ascii="Times New Roman" w:hAnsi="Times New Roman"/>
            <w:b w:val="0"/>
            <w:i/>
            <w:color w:val="auto"/>
            <w:kern w:val="0"/>
            <w:sz w:val="26"/>
            <w:szCs w:val="24"/>
            <w:lang w:val="en-GB" w:eastAsia="zh-TW"/>
          </w:rPr>
          <w:t>Eur J Haematol</w:t>
        </w:r>
        <w:r>
          <w:rPr>
            <w:rFonts w:ascii="Times New Roman" w:hAnsi="Times New Roman"/>
            <w:b w:val="0"/>
            <w:color w:val="auto"/>
            <w:kern w:val="0"/>
            <w:sz w:val="26"/>
            <w:szCs w:val="24"/>
            <w:lang w:val="en-GB" w:eastAsia="zh-TW"/>
          </w:rPr>
          <w:t>. 2019; 102: 312-318.</w:t>
        </w:r>
      </w:ins>
    </w:p>
    <w:p w14:paraId="0FBD3966" w14:textId="77777777" w:rsidR="0000401D" w:rsidRDefault="0000401D" w:rsidP="0000401D">
      <w:pPr>
        <w:pStyle w:val="MDPI21heading1"/>
        <w:tabs>
          <w:tab w:val="left" w:pos="560"/>
        </w:tabs>
        <w:ind w:left="540" w:hanging="540"/>
        <w:rPr>
          <w:ins w:id="465" w:author="Min Fan" w:date="2025-07-15T15:42:00Z" w16du:dateUtc="2025-07-15T07:42:00Z"/>
          <w:rFonts w:ascii="Arial" w:hAnsi="Arial"/>
          <w:b w:val="0"/>
          <w:color w:val="auto"/>
          <w:kern w:val="0"/>
          <w:sz w:val="26"/>
          <w:szCs w:val="24"/>
          <w:lang w:val="en-GB" w:eastAsia="zh-TW"/>
        </w:rPr>
      </w:pPr>
      <w:ins w:id="466" w:author="Min Fan" w:date="2025-07-15T15:42:00Z" w16du:dateUtc="2025-07-15T07:42:00Z">
        <w:r>
          <w:rPr>
            <w:rFonts w:ascii="Times New Roman" w:hAnsi="Times New Roman"/>
            <w:b w:val="0"/>
            <w:color w:val="auto"/>
            <w:kern w:val="0"/>
            <w:sz w:val="26"/>
            <w:szCs w:val="24"/>
            <w:lang w:val="en-GB" w:eastAsia="zh-TW"/>
          </w:rPr>
          <w:t>27.</w:t>
        </w:r>
        <w:r>
          <w:rPr>
            <w:rFonts w:ascii="Times New Roman" w:hAnsi="Times New Roman"/>
            <w:b w:val="0"/>
            <w:color w:val="auto"/>
            <w:kern w:val="0"/>
            <w:sz w:val="26"/>
            <w:szCs w:val="24"/>
            <w:lang w:val="en-GB" w:eastAsia="zh-TW"/>
          </w:rPr>
          <w:tab/>
          <w:t xml:space="preserve">Wong AY, Root A, Douglas IJ et al. Cardiovascular outcomes associated with use of clarithromycin: population based study. </w:t>
        </w:r>
        <w:r>
          <w:rPr>
            <w:rFonts w:ascii="Times New Roman" w:hAnsi="Times New Roman"/>
            <w:b w:val="0"/>
            <w:i/>
            <w:color w:val="auto"/>
            <w:kern w:val="0"/>
            <w:sz w:val="26"/>
            <w:szCs w:val="24"/>
            <w:lang w:val="en-GB" w:eastAsia="zh-TW"/>
          </w:rPr>
          <w:t>BMJ</w:t>
        </w:r>
        <w:r>
          <w:rPr>
            <w:rFonts w:ascii="Times New Roman" w:hAnsi="Times New Roman"/>
            <w:b w:val="0"/>
            <w:color w:val="auto"/>
            <w:kern w:val="0"/>
            <w:sz w:val="26"/>
            <w:szCs w:val="24"/>
            <w:lang w:val="en-GB" w:eastAsia="zh-TW"/>
          </w:rPr>
          <w:t>. 2016; 352: h6926.</w:t>
        </w:r>
      </w:ins>
    </w:p>
    <w:p w14:paraId="694FC708" w14:textId="77777777" w:rsidR="0000401D" w:rsidRDefault="0000401D" w:rsidP="0000401D">
      <w:pPr>
        <w:pStyle w:val="MDPI21heading1"/>
        <w:tabs>
          <w:tab w:val="left" w:pos="560"/>
        </w:tabs>
        <w:ind w:left="540" w:hanging="540"/>
        <w:rPr>
          <w:ins w:id="467" w:author="Min Fan" w:date="2025-07-15T15:42:00Z" w16du:dateUtc="2025-07-15T07:42:00Z"/>
          <w:rFonts w:ascii="Arial" w:hAnsi="Arial"/>
          <w:b w:val="0"/>
          <w:color w:val="auto"/>
          <w:kern w:val="0"/>
          <w:sz w:val="26"/>
          <w:szCs w:val="24"/>
          <w:lang w:val="en-GB" w:eastAsia="zh-TW"/>
        </w:rPr>
      </w:pPr>
      <w:ins w:id="468" w:author="Min Fan" w:date="2025-07-15T15:42:00Z" w16du:dateUtc="2025-07-15T07:42:00Z">
        <w:r>
          <w:rPr>
            <w:rFonts w:ascii="Times New Roman" w:hAnsi="Times New Roman"/>
            <w:b w:val="0"/>
            <w:color w:val="auto"/>
            <w:kern w:val="0"/>
            <w:sz w:val="26"/>
            <w:szCs w:val="24"/>
            <w:lang w:val="en-GB" w:eastAsia="zh-TW"/>
          </w:rPr>
          <w:t>28.</w:t>
        </w:r>
        <w:r>
          <w:rPr>
            <w:rFonts w:ascii="Times New Roman" w:hAnsi="Times New Roman"/>
            <w:b w:val="0"/>
            <w:color w:val="auto"/>
            <w:kern w:val="0"/>
            <w:sz w:val="26"/>
            <w:szCs w:val="24"/>
            <w:lang w:val="en-GB" w:eastAsia="zh-TW"/>
          </w:rPr>
          <w:tab/>
          <w:t xml:space="preserve">Man KKC, Coghill D, Chan EW et al. Association of Risk of Suicide Attempts With Methylphenidate Treatment. </w:t>
        </w:r>
        <w:r>
          <w:rPr>
            <w:rFonts w:ascii="Times New Roman" w:hAnsi="Times New Roman"/>
            <w:b w:val="0"/>
            <w:i/>
            <w:color w:val="auto"/>
            <w:kern w:val="0"/>
            <w:sz w:val="26"/>
            <w:szCs w:val="24"/>
            <w:lang w:val="en-GB" w:eastAsia="zh-TW"/>
          </w:rPr>
          <w:t>JAMA Psychiatry</w:t>
        </w:r>
        <w:r>
          <w:rPr>
            <w:rFonts w:ascii="Times New Roman" w:hAnsi="Times New Roman"/>
            <w:b w:val="0"/>
            <w:color w:val="auto"/>
            <w:kern w:val="0"/>
            <w:sz w:val="26"/>
            <w:szCs w:val="24"/>
            <w:lang w:val="en-GB" w:eastAsia="zh-TW"/>
          </w:rPr>
          <w:t>. 2017; 74: 1048-1055.</w:t>
        </w:r>
      </w:ins>
    </w:p>
    <w:p w14:paraId="0B965A94" w14:textId="34937AF6" w:rsidR="00CF0AF4" w:rsidRPr="00CF0AF4" w:rsidRDefault="0000401D" w:rsidP="0000401D">
      <w:pPr>
        <w:rPr>
          <w:b/>
          <w:bCs/>
          <w:sz w:val="24"/>
          <w:szCs w:val="24"/>
        </w:rPr>
      </w:pPr>
      <w:ins w:id="469" w:author="Min Fan" w:date="2025-07-15T15:42:00Z" w16du:dateUtc="2025-07-15T07:42:00Z">
        <w:r>
          <w:fldChar w:fldCharType="end"/>
        </w:r>
      </w:ins>
    </w:p>
    <w:p w14:paraId="0BF72311" w14:textId="77777777" w:rsidR="00652F4B" w:rsidRDefault="00652F4B">
      <w:pPr>
        <w:rPr>
          <w:b/>
          <w:bCs/>
          <w:sz w:val="24"/>
          <w:szCs w:val="24"/>
        </w:rPr>
      </w:pPr>
      <w:r>
        <w:rPr>
          <w:b/>
          <w:bCs/>
          <w:sz w:val="24"/>
          <w:szCs w:val="24"/>
        </w:rPr>
        <w:br w:type="page"/>
      </w:r>
    </w:p>
    <w:p w14:paraId="07C6A747" w14:textId="77777777" w:rsidR="00652F4B" w:rsidRDefault="00652F4B">
      <w:pPr>
        <w:rPr>
          <w:b/>
          <w:bCs/>
          <w:sz w:val="24"/>
          <w:szCs w:val="24"/>
        </w:rPr>
        <w:sectPr w:rsidR="00652F4B" w:rsidSect="00652F4B">
          <w:pgSz w:w="11906" w:h="16838"/>
          <w:pgMar w:top="1440" w:right="1440" w:bottom="1440" w:left="1440" w:header="708" w:footer="708" w:gutter="0"/>
          <w:cols w:space="708"/>
          <w:docGrid w:linePitch="360"/>
        </w:sectPr>
      </w:pPr>
    </w:p>
    <w:p w14:paraId="623C537D" w14:textId="66E57645" w:rsidR="00CF0AF4" w:rsidRPr="00CF0AF4" w:rsidRDefault="00CF0AF4">
      <w:pPr>
        <w:rPr>
          <w:b/>
          <w:bCs/>
          <w:sz w:val="24"/>
          <w:szCs w:val="24"/>
        </w:rPr>
      </w:pPr>
      <w:r w:rsidRPr="00CF0AF4">
        <w:rPr>
          <w:b/>
          <w:bCs/>
          <w:sz w:val="24"/>
          <w:szCs w:val="24"/>
        </w:rPr>
        <w:lastRenderedPageBreak/>
        <w:t>Tables</w:t>
      </w:r>
      <w:r w:rsidR="00D0734D">
        <w:rPr>
          <w:b/>
          <w:bCs/>
          <w:sz w:val="24"/>
          <w:szCs w:val="24"/>
        </w:rPr>
        <w:t xml:space="preserve"> + table legends:</w:t>
      </w:r>
    </w:p>
    <w:p w14:paraId="494A1BB0" w14:textId="77777777" w:rsidR="00652F4B" w:rsidRDefault="00652F4B" w:rsidP="00652F4B">
      <w:pPr>
        <w:pStyle w:val="MDPI41tablecaption"/>
        <w:rPr>
          <w:rFonts w:eastAsia="DengXian"/>
          <w:lang w:eastAsia="zh-CN"/>
        </w:rPr>
      </w:pPr>
      <w:r>
        <w:t xml:space="preserve">Table </w:t>
      </w:r>
      <w:r>
        <w:fldChar w:fldCharType="begin"/>
      </w:r>
      <w:r>
        <w:instrText xml:space="preserve"> SEQ Table \* ARABIC </w:instrText>
      </w:r>
      <w:r>
        <w:fldChar w:fldCharType="separate"/>
      </w:r>
      <w:r>
        <w:rPr>
          <w:noProof/>
        </w:rPr>
        <w:t>1</w:t>
      </w:r>
      <w:r>
        <w:fldChar w:fldCharType="end"/>
      </w:r>
      <w:r>
        <w:rPr>
          <w:rFonts w:eastAsia="DengXian"/>
          <w:lang w:eastAsia="zh-CN"/>
        </w:rPr>
        <w:t xml:space="preserve"> Demographic information before and after the propensity score matching</w:t>
      </w:r>
    </w:p>
    <w:tbl>
      <w:tblPr>
        <w:tblStyle w:val="MDPI41threelinetable"/>
        <w:tblW w:w="15817" w:type="dxa"/>
        <w:tblLook w:val="04A0" w:firstRow="1" w:lastRow="0" w:firstColumn="1" w:lastColumn="0" w:noHBand="0" w:noVBand="1"/>
        <w:tblPrChange w:id="470" w:author="Min Fan" w:date="2025-07-18T16:20:00Z" w16du:dateUtc="2025-07-18T08:20:00Z">
          <w:tblPr>
            <w:tblStyle w:val="MDPI41threelinetable"/>
            <w:tblW w:w="15367" w:type="dxa"/>
            <w:tblLook w:val="04A0" w:firstRow="1" w:lastRow="0" w:firstColumn="1" w:lastColumn="0" w:noHBand="0" w:noVBand="1"/>
          </w:tblPr>
        </w:tblPrChange>
      </w:tblPr>
      <w:tblGrid>
        <w:gridCol w:w="4820"/>
        <w:gridCol w:w="2268"/>
        <w:gridCol w:w="2268"/>
        <w:gridCol w:w="770"/>
        <w:gridCol w:w="2200"/>
        <w:gridCol w:w="2275"/>
        <w:gridCol w:w="1216"/>
        <w:tblGridChange w:id="471">
          <w:tblGrid>
            <w:gridCol w:w="4820"/>
            <w:gridCol w:w="2268"/>
            <w:gridCol w:w="2268"/>
            <w:gridCol w:w="770"/>
            <w:gridCol w:w="2200"/>
            <w:gridCol w:w="2275"/>
            <w:gridCol w:w="766"/>
            <w:gridCol w:w="450"/>
          </w:tblGrid>
        </w:tblGridChange>
      </w:tblGrid>
      <w:tr w:rsidR="00652F4B" w:rsidRPr="0044085D" w14:paraId="79CAC730" w14:textId="77777777" w:rsidTr="00222018">
        <w:trPr>
          <w:cnfStyle w:val="100000000000" w:firstRow="1" w:lastRow="0" w:firstColumn="0" w:lastColumn="0" w:oddVBand="0" w:evenVBand="0" w:oddHBand="0" w:evenHBand="0" w:firstRowFirstColumn="0" w:firstRowLastColumn="0" w:lastRowFirstColumn="0" w:lastRowLastColumn="0"/>
          <w:trHeight w:val="300"/>
          <w:trPrChange w:id="472" w:author="Min Fan" w:date="2025-07-18T16:20:00Z" w16du:dateUtc="2025-07-18T08:20:00Z">
            <w:trPr>
              <w:trHeight w:val="300"/>
            </w:trPr>
          </w:trPrChange>
        </w:trPr>
        <w:tc>
          <w:tcPr>
            <w:tcW w:w="0" w:type="dxa"/>
            <w:vMerge w:val="restart"/>
            <w:tcBorders>
              <w:top w:val="single" w:sz="8" w:space="0" w:color="auto"/>
            </w:tcBorders>
            <w:noWrap/>
            <w:tcPrChange w:id="473" w:author="Min Fan" w:date="2025-07-18T16:20:00Z" w16du:dateUtc="2025-07-18T08:20:00Z">
              <w:tcPr>
                <w:tcW w:w="4820" w:type="dxa"/>
                <w:vMerge w:val="restart"/>
                <w:tcBorders>
                  <w:top w:val="single" w:sz="8" w:space="0" w:color="auto"/>
                </w:tcBorders>
                <w:noWrap/>
              </w:tcPr>
            </w:tcPrChange>
          </w:tcPr>
          <w:p w14:paraId="3B150BA0" w14:textId="77777777" w:rsidR="00652F4B" w:rsidRDefault="00652F4B" w:rsidP="00F769D4">
            <w:pPr>
              <w:pStyle w:val="MDPI42tablebody"/>
              <w:cnfStyle w:val="100000000000" w:firstRow="1" w:lastRow="0" w:firstColumn="0" w:lastColumn="0" w:oddVBand="0" w:evenVBand="0" w:oddHBand="0" w:evenHBand="0" w:firstRowFirstColumn="0" w:firstRowLastColumn="0" w:lastRowFirstColumn="0" w:lastRowLastColumn="0"/>
              <w:rPr>
                <w:rFonts w:eastAsia="DengXian"/>
                <w:lang w:eastAsia="zh-CN"/>
              </w:rPr>
            </w:pPr>
            <w:r>
              <w:rPr>
                <w:rFonts w:eastAsia="DengXian"/>
                <w:lang w:eastAsia="zh-CN"/>
              </w:rPr>
              <w:t>Variables, n (%)</w:t>
            </w:r>
          </w:p>
        </w:tc>
        <w:tc>
          <w:tcPr>
            <w:tcW w:w="0" w:type="dxa"/>
            <w:gridSpan w:val="3"/>
            <w:tcBorders>
              <w:top w:val="single" w:sz="8" w:space="0" w:color="auto"/>
              <w:right w:val="nil"/>
            </w:tcBorders>
            <w:noWrap/>
            <w:tcPrChange w:id="474" w:author="Min Fan" w:date="2025-07-18T16:20:00Z" w16du:dateUtc="2025-07-18T08:20:00Z">
              <w:tcPr>
                <w:tcW w:w="5306" w:type="dxa"/>
                <w:gridSpan w:val="3"/>
                <w:tcBorders>
                  <w:top w:val="single" w:sz="8" w:space="0" w:color="auto"/>
                  <w:right w:val="nil"/>
                </w:tcBorders>
                <w:noWrap/>
              </w:tcPr>
            </w:tcPrChange>
          </w:tcPr>
          <w:p w14:paraId="316BC70D" w14:textId="77777777" w:rsidR="00652F4B" w:rsidRPr="0044085D" w:rsidRDefault="00652F4B" w:rsidP="00F769D4">
            <w:pPr>
              <w:pStyle w:val="MDPI42tablebody"/>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DengXian"/>
                <w:lang w:eastAsia="zh-CN"/>
              </w:rPr>
              <w:t>Before matching</w:t>
            </w:r>
          </w:p>
        </w:tc>
        <w:tc>
          <w:tcPr>
            <w:tcW w:w="5691" w:type="dxa"/>
            <w:gridSpan w:val="3"/>
            <w:tcBorders>
              <w:top w:val="single" w:sz="8" w:space="0" w:color="auto"/>
              <w:left w:val="nil"/>
            </w:tcBorders>
            <w:noWrap/>
            <w:tcPrChange w:id="475" w:author="Min Fan" w:date="2025-07-18T16:20:00Z" w16du:dateUtc="2025-07-18T08:20:00Z">
              <w:tcPr>
                <w:tcW w:w="5241" w:type="dxa"/>
                <w:gridSpan w:val="4"/>
                <w:tcBorders>
                  <w:top w:val="single" w:sz="8" w:space="0" w:color="auto"/>
                  <w:left w:val="nil"/>
                </w:tcBorders>
                <w:noWrap/>
              </w:tcPr>
            </w:tcPrChange>
          </w:tcPr>
          <w:p w14:paraId="0EC013F8" w14:textId="77777777" w:rsidR="00652F4B" w:rsidRPr="0044085D" w:rsidRDefault="00652F4B" w:rsidP="00F769D4">
            <w:pPr>
              <w:pStyle w:val="MDPI42tablebody"/>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DengXian"/>
                <w:lang w:eastAsia="zh-CN"/>
              </w:rPr>
              <w:t>After matching</w:t>
            </w:r>
          </w:p>
        </w:tc>
      </w:tr>
      <w:tr w:rsidR="00652F4B" w:rsidRPr="0044085D" w14:paraId="278DEA04" w14:textId="77777777" w:rsidTr="00222018">
        <w:trPr>
          <w:trHeight w:val="300"/>
          <w:trPrChange w:id="476" w:author="Min Fan" w:date="2025-07-18T16:20:00Z" w16du:dateUtc="2025-07-18T08:20:00Z">
            <w:trPr>
              <w:trHeight w:val="300"/>
            </w:trPr>
          </w:trPrChange>
        </w:trPr>
        <w:tc>
          <w:tcPr>
            <w:tcW w:w="0" w:type="dxa"/>
            <w:vMerge/>
            <w:tcBorders>
              <w:bottom w:val="single" w:sz="4" w:space="0" w:color="auto"/>
            </w:tcBorders>
            <w:noWrap/>
            <w:hideMark/>
            <w:tcPrChange w:id="477" w:author="Min Fan" w:date="2025-07-18T16:20:00Z" w16du:dateUtc="2025-07-18T08:20:00Z">
              <w:tcPr>
                <w:tcW w:w="4820" w:type="dxa"/>
                <w:vMerge/>
                <w:tcBorders>
                  <w:bottom w:val="single" w:sz="4" w:space="0" w:color="auto"/>
                </w:tcBorders>
                <w:noWrap/>
                <w:hideMark/>
              </w:tcPr>
            </w:tcPrChange>
          </w:tcPr>
          <w:p w14:paraId="7348822F" w14:textId="77777777" w:rsidR="00652F4B" w:rsidRPr="0044085D" w:rsidRDefault="00652F4B" w:rsidP="00F769D4">
            <w:pPr>
              <w:pStyle w:val="MDPI42tablebody"/>
              <w:jc w:val="left"/>
              <w:rPr>
                <w:rFonts w:eastAsia="DengXian"/>
                <w:lang w:eastAsia="zh-CN"/>
              </w:rPr>
            </w:pPr>
          </w:p>
        </w:tc>
        <w:tc>
          <w:tcPr>
            <w:tcW w:w="0" w:type="dxa"/>
            <w:tcBorders>
              <w:top w:val="single" w:sz="4" w:space="0" w:color="auto"/>
              <w:bottom w:val="single" w:sz="4" w:space="0" w:color="auto"/>
            </w:tcBorders>
            <w:noWrap/>
            <w:hideMark/>
            <w:tcPrChange w:id="478" w:author="Min Fan" w:date="2025-07-18T16:20:00Z" w16du:dateUtc="2025-07-18T08:20:00Z">
              <w:tcPr>
                <w:tcW w:w="2268" w:type="dxa"/>
                <w:tcBorders>
                  <w:top w:val="single" w:sz="4" w:space="0" w:color="auto"/>
                  <w:bottom w:val="single" w:sz="4" w:space="0" w:color="auto"/>
                </w:tcBorders>
                <w:noWrap/>
                <w:hideMark/>
              </w:tcPr>
            </w:tcPrChange>
          </w:tcPr>
          <w:p w14:paraId="3FB727C1" w14:textId="77777777" w:rsidR="00652F4B" w:rsidRDefault="00652F4B" w:rsidP="00F769D4">
            <w:pPr>
              <w:pStyle w:val="MDPI42tablebody"/>
              <w:jc w:val="right"/>
              <w:rPr>
                <w:rFonts w:eastAsia="DengXian"/>
                <w:b/>
                <w:bCs/>
                <w:lang w:eastAsia="zh-CN"/>
              </w:rPr>
            </w:pPr>
            <w:r w:rsidRPr="0044085D">
              <w:rPr>
                <w:rFonts w:eastAsia="DengXian"/>
                <w:b/>
                <w:bCs/>
                <w:lang w:eastAsia="zh-CN"/>
              </w:rPr>
              <w:t>Non-users</w:t>
            </w:r>
            <w:r>
              <w:rPr>
                <w:rFonts w:eastAsia="DengXian"/>
                <w:b/>
                <w:bCs/>
                <w:lang w:eastAsia="zh-CN"/>
              </w:rPr>
              <w:t xml:space="preserve"> </w:t>
            </w:r>
          </w:p>
          <w:p w14:paraId="707CF97E" w14:textId="77777777" w:rsidR="00652F4B" w:rsidRPr="0044085D" w:rsidRDefault="00652F4B" w:rsidP="00F769D4">
            <w:pPr>
              <w:pStyle w:val="MDPI42tablebody"/>
              <w:jc w:val="right"/>
              <w:rPr>
                <w:rFonts w:eastAsia="DengXian"/>
                <w:b/>
                <w:bCs/>
                <w:lang w:eastAsia="zh-CN"/>
              </w:rPr>
            </w:pPr>
            <w:r>
              <w:rPr>
                <w:rFonts w:eastAsia="DengXian"/>
                <w:lang w:eastAsia="zh-CN"/>
              </w:rPr>
              <w:t>(N =</w:t>
            </w:r>
            <w:r w:rsidRPr="0044085D">
              <w:rPr>
                <w:rFonts w:eastAsiaTheme="minorEastAsia"/>
              </w:rPr>
              <w:t xml:space="preserve"> </w:t>
            </w:r>
            <w:r>
              <w:rPr>
                <w:rFonts w:eastAsia="DengXian"/>
                <w:lang w:eastAsia="zh-CN"/>
              </w:rPr>
              <w:t>8149)</w:t>
            </w:r>
          </w:p>
        </w:tc>
        <w:tc>
          <w:tcPr>
            <w:tcW w:w="0" w:type="dxa"/>
            <w:tcBorders>
              <w:top w:val="single" w:sz="4" w:space="0" w:color="auto"/>
              <w:bottom w:val="single" w:sz="4" w:space="0" w:color="auto"/>
            </w:tcBorders>
            <w:noWrap/>
            <w:hideMark/>
            <w:tcPrChange w:id="479" w:author="Min Fan" w:date="2025-07-18T16:20:00Z" w16du:dateUtc="2025-07-18T08:20:00Z">
              <w:tcPr>
                <w:tcW w:w="2268" w:type="dxa"/>
                <w:tcBorders>
                  <w:top w:val="single" w:sz="4" w:space="0" w:color="auto"/>
                  <w:bottom w:val="single" w:sz="4" w:space="0" w:color="auto"/>
                </w:tcBorders>
                <w:noWrap/>
                <w:hideMark/>
              </w:tcPr>
            </w:tcPrChange>
          </w:tcPr>
          <w:p w14:paraId="057C4393" w14:textId="77777777" w:rsidR="00652F4B" w:rsidRDefault="00652F4B" w:rsidP="00F769D4">
            <w:pPr>
              <w:pStyle w:val="MDPI42tablebody"/>
              <w:jc w:val="right"/>
              <w:rPr>
                <w:rFonts w:eastAsia="DengXian"/>
                <w:b/>
                <w:bCs/>
                <w:lang w:eastAsia="zh-CN"/>
              </w:rPr>
            </w:pPr>
            <w:r w:rsidRPr="0044085D">
              <w:rPr>
                <w:rFonts w:eastAsia="DengXian"/>
                <w:b/>
                <w:bCs/>
                <w:lang w:eastAsia="zh-CN"/>
              </w:rPr>
              <w:t>Users</w:t>
            </w:r>
          </w:p>
          <w:p w14:paraId="0B3907FE" w14:textId="77777777" w:rsidR="00652F4B" w:rsidRPr="0044085D" w:rsidRDefault="00652F4B" w:rsidP="00F769D4">
            <w:pPr>
              <w:pStyle w:val="MDPI42tablebody"/>
              <w:jc w:val="right"/>
              <w:rPr>
                <w:rFonts w:eastAsia="DengXian"/>
                <w:b/>
                <w:bCs/>
                <w:lang w:eastAsia="zh-CN"/>
              </w:rPr>
            </w:pPr>
            <w:r>
              <w:rPr>
                <w:rFonts w:eastAsia="DengXian"/>
                <w:b/>
                <w:bCs/>
                <w:lang w:eastAsia="zh-CN"/>
              </w:rPr>
              <w:t>(</w:t>
            </w:r>
            <w:r>
              <w:rPr>
                <w:rFonts w:eastAsia="DengXian"/>
                <w:lang w:eastAsia="zh-CN"/>
              </w:rPr>
              <w:t xml:space="preserve">N </w:t>
            </w:r>
            <w:proofErr w:type="gramStart"/>
            <w:r>
              <w:rPr>
                <w:rFonts w:eastAsia="DengXian"/>
                <w:lang w:eastAsia="zh-CN"/>
              </w:rPr>
              <w:t>=</w:t>
            </w:r>
            <w:r w:rsidRPr="0044085D">
              <w:rPr>
                <w:rFonts w:eastAsiaTheme="minorEastAsia"/>
              </w:rPr>
              <w:t xml:space="preserve">  </w:t>
            </w:r>
            <w:r>
              <w:rPr>
                <w:rFonts w:eastAsia="DengXian"/>
                <w:lang w:eastAsia="zh-CN"/>
              </w:rPr>
              <w:t>81</w:t>
            </w:r>
            <w:proofErr w:type="gramEnd"/>
            <w:r>
              <w:rPr>
                <w:rFonts w:eastAsia="DengXian"/>
                <w:b/>
                <w:bCs/>
                <w:lang w:eastAsia="zh-CN"/>
              </w:rPr>
              <w:t>)</w:t>
            </w:r>
          </w:p>
        </w:tc>
        <w:tc>
          <w:tcPr>
            <w:tcW w:w="0" w:type="dxa"/>
            <w:tcBorders>
              <w:top w:val="single" w:sz="4" w:space="0" w:color="auto"/>
              <w:bottom w:val="single" w:sz="4" w:space="0" w:color="auto"/>
            </w:tcBorders>
            <w:noWrap/>
            <w:hideMark/>
            <w:tcPrChange w:id="480" w:author="Min Fan" w:date="2025-07-18T16:20:00Z" w16du:dateUtc="2025-07-18T08:20:00Z">
              <w:tcPr>
                <w:tcW w:w="770" w:type="dxa"/>
                <w:tcBorders>
                  <w:top w:val="single" w:sz="4" w:space="0" w:color="auto"/>
                  <w:bottom w:val="single" w:sz="4" w:space="0" w:color="auto"/>
                </w:tcBorders>
                <w:noWrap/>
                <w:hideMark/>
              </w:tcPr>
            </w:tcPrChange>
          </w:tcPr>
          <w:p w14:paraId="25F4477C" w14:textId="77777777" w:rsidR="00652F4B" w:rsidRPr="0044085D" w:rsidRDefault="00652F4B" w:rsidP="00F769D4">
            <w:pPr>
              <w:pStyle w:val="MDPI42tablebody"/>
              <w:jc w:val="right"/>
              <w:rPr>
                <w:rFonts w:eastAsiaTheme="minorEastAsia"/>
                <w:b/>
                <w:bCs/>
              </w:rPr>
            </w:pPr>
            <w:r w:rsidRPr="0044085D">
              <w:rPr>
                <w:rFonts w:eastAsiaTheme="minorEastAsia"/>
                <w:b/>
                <w:bCs/>
              </w:rPr>
              <w:t>SMD</w:t>
            </w:r>
          </w:p>
        </w:tc>
        <w:tc>
          <w:tcPr>
            <w:tcW w:w="0" w:type="dxa"/>
            <w:tcBorders>
              <w:top w:val="single" w:sz="4" w:space="0" w:color="auto"/>
              <w:bottom w:val="single" w:sz="4" w:space="0" w:color="auto"/>
            </w:tcBorders>
            <w:noWrap/>
            <w:hideMark/>
            <w:tcPrChange w:id="481" w:author="Min Fan" w:date="2025-07-18T16:20:00Z" w16du:dateUtc="2025-07-18T08:20:00Z">
              <w:tcPr>
                <w:tcW w:w="2200" w:type="dxa"/>
                <w:tcBorders>
                  <w:top w:val="single" w:sz="4" w:space="0" w:color="auto"/>
                  <w:bottom w:val="single" w:sz="4" w:space="0" w:color="auto"/>
                </w:tcBorders>
                <w:noWrap/>
                <w:hideMark/>
              </w:tcPr>
            </w:tcPrChange>
          </w:tcPr>
          <w:p w14:paraId="276719F8" w14:textId="77777777" w:rsidR="00652F4B" w:rsidRDefault="00652F4B" w:rsidP="00F769D4">
            <w:pPr>
              <w:pStyle w:val="MDPI42tablebody"/>
              <w:jc w:val="right"/>
              <w:rPr>
                <w:rFonts w:eastAsia="DengXian"/>
                <w:b/>
                <w:bCs/>
                <w:lang w:eastAsia="zh-CN"/>
              </w:rPr>
            </w:pPr>
            <w:r w:rsidRPr="0044085D">
              <w:rPr>
                <w:rFonts w:eastAsia="DengXian"/>
                <w:b/>
                <w:bCs/>
                <w:lang w:eastAsia="zh-CN"/>
              </w:rPr>
              <w:t>Non-users</w:t>
            </w:r>
          </w:p>
          <w:p w14:paraId="395C023B" w14:textId="77777777" w:rsidR="00652F4B" w:rsidRPr="0044085D" w:rsidRDefault="00652F4B" w:rsidP="00F769D4">
            <w:pPr>
              <w:pStyle w:val="MDPI42tablebody"/>
              <w:jc w:val="right"/>
              <w:rPr>
                <w:rFonts w:eastAsia="DengXian"/>
                <w:b/>
                <w:bCs/>
                <w:lang w:eastAsia="zh-CN"/>
              </w:rPr>
            </w:pPr>
            <w:r>
              <w:rPr>
                <w:rFonts w:eastAsia="DengXian"/>
                <w:b/>
                <w:bCs/>
                <w:lang w:eastAsia="zh-CN"/>
              </w:rPr>
              <w:t>(</w:t>
            </w:r>
            <w:r>
              <w:rPr>
                <w:rFonts w:eastAsia="DengXian"/>
                <w:lang w:eastAsia="zh-CN"/>
              </w:rPr>
              <w:t xml:space="preserve">N </w:t>
            </w:r>
            <w:proofErr w:type="gramStart"/>
            <w:r>
              <w:rPr>
                <w:rFonts w:eastAsia="DengXian"/>
                <w:lang w:eastAsia="zh-CN"/>
              </w:rPr>
              <w:t>=</w:t>
            </w:r>
            <w:r w:rsidRPr="0044085D">
              <w:rPr>
                <w:rFonts w:eastAsiaTheme="minorEastAsia"/>
              </w:rPr>
              <w:t xml:space="preserve">  </w:t>
            </w:r>
            <w:r>
              <w:rPr>
                <w:rFonts w:eastAsia="DengXian"/>
                <w:lang w:eastAsia="zh-CN"/>
              </w:rPr>
              <w:t>806</w:t>
            </w:r>
            <w:proofErr w:type="gramEnd"/>
            <w:r>
              <w:rPr>
                <w:rFonts w:eastAsia="DengXian"/>
                <w:b/>
                <w:bCs/>
                <w:lang w:eastAsia="zh-CN"/>
              </w:rPr>
              <w:t>)</w:t>
            </w:r>
          </w:p>
        </w:tc>
        <w:tc>
          <w:tcPr>
            <w:tcW w:w="0" w:type="dxa"/>
            <w:tcBorders>
              <w:top w:val="single" w:sz="4" w:space="0" w:color="auto"/>
              <w:bottom w:val="single" w:sz="4" w:space="0" w:color="auto"/>
            </w:tcBorders>
            <w:noWrap/>
            <w:hideMark/>
            <w:tcPrChange w:id="482" w:author="Min Fan" w:date="2025-07-18T16:20:00Z" w16du:dateUtc="2025-07-18T08:20:00Z">
              <w:tcPr>
                <w:tcW w:w="2275" w:type="dxa"/>
                <w:tcBorders>
                  <w:top w:val="single" w:sz="4" w:space="0" w:color="auto"/>
                  <w:bottom w:val="single" w:sz="4" w:space="0" w:color="auto"/>
                </w:tcBorders>
                <w:noWrap/>
                <w:hideMark/>
              </w:tcPr>
            </w:tcPrChange>
          </w:tcPr>
          <w:p w14:paraId="19CE61AF" w14:textId="77777777" w:rsidR="00652F4B" w:rsidRDefault="00652F4B" w:rsidP="00F769D4">
            <w:pPr>
              <w:pStyle w:val="MDPI42tablebody"/>
              <w:jc w:val="right"/>
              <w:rPr>
                <w:rFonts w:eastAsia="DengXian"/>
                <w:b/>
                <w:bCs/>
                <w:lang w:eastAsia="zh-CN"/>
              </w:rPr>
            </w:pPr>
            <w:r w:rsidRPr="0044085D">
              <w:rPr>
                <w:rFonts w:eastAsia="DengXian"/>
                <w:b/>
                <w:bCs/>
                <w:lang w:eastAsia="zh-CN"/>
              </w:rPr>
              <w:t>Users</w:t>
            </w:r>
          </w:p>
          <w:p w14:paraId="1D863EA8" w14:textId="77777777" w:rsidR="00652F4B" w:rsidRPr="0044085D" w:rsidRDefault="00652F4B" w:rsidP="00F769D4">
            <w:pPr>
              <w:pStyle w:val="MDPI42tablebody"/>
              <w:jc w:val="right"/>
              <w:rPr>
                <w:rFonts w:eastAsia="DengXian"/>
                <w:b/>
                <w:bCs/>
                <w:lang w:eastAsia="zh-CN"/>
              </w:rPr>
            </w:pPr>
            <w:r>
              <w:rPr>
                <w:rFonts w:eastAsia="DengXian"/>
                <w:b/>
                <w:bCs/>
                <w:lang w:eastAsia="zh-CN"/>
              </w:rPr>
              <w:t>(</w:t>
            </w:r>
            <w:r>
              <w:rPr>
                <w:rFonts w:eastAsia="DengXian"/>
                <w:lang w:eastAsia="zh-CN"/>
              </w:rPr>
              <w:t xml:space="preserve">N </w:t>
            </w:r>
            <w:proofErr w:type="gramStart"/>
            <w:r>
              <w:rPr>
                <w:rFonts w:eastAsia="DengXian"/>
                <w:lang w:eastAsia="zh-CN"/>
              </w:rPr>
              <w:t>=</w:t>
            </w:r>
            <w:r w:rsidRPr="0044085D">
              <w:rPr>
                <w:rFonts w:eastAsiaTheme="minorEastAsia"/>
              </w:rPr>
              <w:t xml:space="preserve">  </w:t>
            </w:r>
            <w:r>
              <w:rPr>
                <w:rFonts w:eastAsia="DengXian"/>
                <w:lang w:eastAsia="zh-CN"/>
              </w:rPr>
              <w:t>81</w:t>
            </w:r>
            <w:proofErr w:type="gramEnd"/>
            <w:r>
              <w:rPr>
                <w:rFonts w:eastAsia="DengXian"/>
                <w:b/>
                <w:bCs/>
                <w:lang w:eastAsia="zh-CN"/>
              </w:rPr>
              <w:t>)</w:t>
            </w:r>
          </w:p>
        </w:tc>
        <w:tc>
          <w:tcPr>
            <w:tcW w:w="1216" w:type="dxa"/>
            <w:tcBorders>
              <w:top w:val="single" w:sz="4" w:space="0" w:color="auto"/>
              <w:bottom w:val="single" w:sz="4" w:space="0" w:color="auto"/>
            </w:tcBorders>
            <w:noWrap/>
            <w:hideMark/>
            <w:tcPrChange w:id="483" w:author="Min Fan" w:date="2025-07-18T16:20:00Z" w16du:dateUtc="2025-07-18T08:20:00Z">
              <w:tcPr>
                <w:tcW w:w="766" w:type="dxa"/>
                <w:gridSpan w:val="2"/>
                <w:tcBorders>
                  <w:top w:val="single" w:sz="4" w:space="0" w:color="auto"/>
                  <w:bottom w:val="single" w:sz="4" w:space="0" w:color="auto"/>
                </w:tcBorders>
                <w:noWrap/>
                <w:hideMark/>
              </w:tcPr>
            </w:tcPrChange>
          </w:tcPr>
          <w:p w14:paraId="421E82D5" w14:textId="77777777" w:rsidR="00652F4B" w:rsidRPr="0044085D" w:rsidRDefault="00652F4B" w:rsidP="00F769D4">
            <w:pPr>
              <w:pStyle w:val="MDPI42tablebody"/>
              <w:jc w:val="right"/>
              <w:rPr>
                <w:rFonts w:eastAsiaTheme="minorEastAsia"/>
                <w:b/>
                <w:bCs/>
              </w:rPr>
            </w:pPr>
            <w:r w:rsidRPr="0044085D">
              <w:rPr>
                <w:rFonts w:eastAsiaTheme="minorEastAsia"/>
                <w:b/>
                <w:bCs/>
              </w:rPr>
              <w:t>SMD</w:t>
            </w:r>
          </w:p>
        </w:tc>
      </w:tr>
      <w:tr w:rsidR="00222018" w:rsidRPr="0044085D" w14:paraId="1FBBE7C0" w14:textId="77777777" w:rsidTr="00222018">
        <w:trPr>
          <w:trHeight w:val="300"/>
          <w:trPrChange w:id="484" w:author="Min Fan" w:date="2025-07-18T16:20:00Z" w16du:dateUtc="2025-07-18T08:20:00Z">
            <w:trPr>
              <w:gridAfter w:val="0"/>
              <w:trHeight w:val="300"/>
            </w:trPr>
          </w:trPrChange>
        </w:trPr>
        <w:tc>
          <w:tcPr>
            <w:tcW w:w="0" w:type="dxa"/>
            <w:tcBorders>
              <w:top w:val="single" w:sz="4" w:space="0" w:color="auto"/>
            </w:tcBorders>
            <w:noWrap/>
            <w:hideMark/>
            <w:tcPrChange w:id="485" w:author="Min Fan" w:date="2025-07-18T16:20:00Z" w16du:dateUtc="2025-07-18T08:20:00Z">
              <w:tcPr>
                <w:tcW w:w="4820" w:type="dxa"/>
                <w:tcBorders>
                  <w:top w:val="single" w:sz="4" w:space="0" w:color="auto"/>
                </w:tcBorders>
                <w:noWrap/>
                <w:hideMark/>
              </w:tcPr>
            </w:tcPrChange>
          </w:tcPr>
          <w:p w14:paraId="0A575D9E" w14:textId="77777777" w:rsidR="00222018" w:rsidRPr="0044085D" w:rsidRDefault="00222018" w:rsidP="00222018">
            <w:pPr>
              <w:pStyle w:val="MDPI42tablebody"/>
              <w:jc w:val="left"/>
              <w:rPr>
                <w:rFonts w:eastAsiaTheme="minorEastAsia"/>
              </w:rPr>
            </w:pPr>
            <w:r w:rsidRPr="0044085D">
              <w:rPr>
                <w:rFonts w:eastAsiaTheme="minorEastAsia"/>
              </w:rPr>
              <w:t>Follow-up period (median [IQR])</w:t>
            </w:r>
          </w:p>
        </w:tc>
        <w:tc>
          <w:tcPr>
            <w:tcW w:w="0" w:type="dxa"/>
            <w:tcBorders>
              <w:top w:val="single" w:sz="4" w:space="0" w:color="auto"/>
            </w:tcBorders>
            <w:noWrap/>
            <w:vAlign w:val="top"/>
            <w:hideMark/>
            <w:tcPrChange w:id="486" w:author="Min Fan" w:date="2025-07-18T16:20:00Z" w16du:dateUtc="2025-07-18T08:20:00Z">
              <w:tcPr>
                <w:tcW w:w="2268" w:type="dxa"/>
                <w:tcBorders>
                  <w:top w:val="single" w:sz="4" w:space="0" w:color="auto"/>
                </w:tcBorders>
                <w:noWrap/>
                <w:hideMark/>
              </w:tcPr>
            </w:tcPrChange>
          </w:tcPr>
          <w:p w14:paraId="54AF38C9" w14:textId="6757CCC2" w:rsidR="00222018" w:rsidRPr="00222018" w:rsidRDefault="00222018" w:rsidP="00222018">
            <w:pPr>
              <w:pStyle w:val="MDPI42tablebody"/>
              <w:jc w:val="right"/>
              <w:rPr>
                <w:rFonts w:eastAsia="DengXian"/>
                <w:lang w:eastAsia="zh-CN"/>
                <w:rPrChange w:id="487" w:author="Min Fan" w:date="2025-07-18T16:18:00Z" w16du:dateUtc="2025-07-18T08:18:00Z">
                  <w:rPr>
                    <w:rFonts w:eastAsiaTheme="minorEastAsia"/>
                  </w:rPr>
                </w:rPrChange>
              </w:rPr>
            </w:pPr>
            <w:ins w:id="488" w:author="Min Fan" w:date="2025-07-18T16:18:00Z" w16du:dateUtc="2025-07-18T08:18:00Z">
              <w:r w:rsidRPr="00222018">
                <w:rPr>
                  <w:rFonts w:eastAsia="DengXian"/>
                  <w:lang w:eastAsia="zh-CN"/>
                  <w:rPrChange w:id="489" w:author="Min Fan" w:date="2025-07-18T16:18:00Z" w16du:dateUtc="2025-07-18T08:18:00Z">
                    <w:rPr>
                      <w:rFonts w:ascii="Aptos Narrow" w:hAnsi="Aptos Narrow" w:cs="Aptos Narrow"/>
                      <w:sz w:val="24"/>
                      <w:szCs w:val="24"/>
                      <w:lang w:val="en-GB"/>
                    </w:rPr>
                  </w:rPrChange>
                </w:rPr>
                <w:t>384.00 [162.00, 776.00]</w:t>
              </w:r>
            </w:ins>
            <w:del w:id="490" w:author="Min Fan" w:date="2025-07-18T16:18:00Z" w16du:dateUtc="2025-07-18T08:18:00Z">
              <w:r w:rsidRPr="00222018" w:rsidDel="00B95C26">
                <w:rPr>
                  <w:rFonts w:eastAsia="DengXian"/>
                  <w:lang w:eastAsia="zh-CN"/>
                  <w:rPrChange w:id="491" w:author="Min Fan" w:date="2025-07-18T16:18:00Z" w16du:dateUtc="2025-07-18T08:18:00Z">
                    <w:rPr>
                      <w:rFonts w:eastAsiaTheme="minorEastAsia"/>
                    </w:rPr>
                  </w:rPrChange>
                </w:rPr>
                <w:delText>384.00 [162.00, 776.00]</w:delText>
              </w:r>
            </w:del>
          </w:p>
        </w:tc>
        <w:tc>
          <w:tcPr>
            <w:tcW w:w="0" w:type="dxa"/>
            <w:tcBorders>
              <w:top w:val="single" w:sz="4" w:space="0" w:color="auto"/>
            </w:tcBorders>
            <w:noWrap/>
            <w:vAlign w:val="top"/>
            <w:hideMark/>
            <w:tcPrChange w:id="492" w:author="Min Fan" w:date="2025-07-18T16:20:00Z" w16du:dateUtc="2025-07-18T08:20:00Z">
              <w:tcPr>
                <w:tcW w:w="2268" w:type="dxa"/>
                <w:tcBorders>
                  <w:top w:val="single" w:sz="4" w:space="0" w:color="auto"/>
                </w:tcBorders>
                <w:noWrap/>
                <w:hideMark/>
              </w:tcPr>
            </w:tcPrChange>
          </w:tcPr>
          <w:p w14:paraId="61224E4F" w14:textId="5F567586" w:rsidR="00222018" w:rsidRPr="00222018" w:rsidRDefault="00222018" w:rsidP="00222018">
            <w:pPr>
              <w:pStyle w:val="MDPI42tablebody"/>
              <w:jc w:val="right"/>
              <w:rPr>
                <w:rFonts w:eastAsia="DengXian"/>
                <w:lang w:eastAsia="zh-CN"/>
                <w:rPrChange w:id="493" w:author="Min Fan" w:date="2025-07-18T16:18:00Z" w16du:dateUtc="2025-07-18T08:18:00Z">
                  <w:rPr>
                    <w:rFonts w:eastAsiaTheme="minorEastAsia"/>
                  </w:rPr>
                </w:rPrChange>
              </w:rPr>
            </w:pPr>
            <w:ins w:id="494" w:author="Min Fan" w:date="2025-07-18T16:18:00Z" w16du:dateUtc="2025-07-18T08:18:00Z">
              <w:r w:rsidRPr="00222018">
                <w:rPr>
                  <w:rFonts w:eastAsia="DengXian"/>
                  <w:lang w:eastAsia="zh-CN"/>
                  <w:rPrChange w:id="495" w:author="Min Fan" w:date="2025-07-18T16:18:00Z" w16du:dateUtc="2025-07-18T08:18:00Z">
                    <w:rPr>
                      <w:rFonts w:ascii="Aptos Narrow" w:hAnsi="Aptos Narrow" w:cs="Aptos Narrow"/>
                      <w:sz w:val="24"/>
                      <w:szCs w:val="24"/>
                      <w:lang w:val="en-GB"/>
                    </w:rPr>
                  </w:rPrChange>
                </w:rPr>
                <w:t>336.00 [157.00, 754.00]</w:t>
              </w:r>
            </w:ins>
            <w:del w:id="496" w:author="Min Fan" w:date="2025-07-18T16:18:00Z" w16du:dateUtc="2025-07-18T08:18:00Z">
              <w:r w:rsidRPr="00222018" w:rsidDel="00B95C26">
                <w:rPr>
                  <w:rFonts w:eastAsia="DengXian"/>
                  <w:lang w:eastAsia="zh-CN"/>
                  <w:rPrChange w:id="497" w:author="Min Fan" w:date="2025-07-18T16:18:00Z" w16du:dateUtc="2025-07-18T08:18:00Z">
                    <w:rPr>
                      <w:rFonts w:eastAsiaTheme="minorEastAsia"/>
                    </w:rPr>
                  </w:rPrChange>
                </w:rPr>
                <w:delText>336.00 [157.00, 754.00]</w:delText>
              </w:r>
            </w:del>
          </w:p>
        </w:tc>
        <w:tc>
          <w:tcPr>
            <w:tcW w:w="0" w:type="dxa"/>
            <w:tcBorders>
              <w:top w:val="single" w:sz="4" w:space="0" w:color="auto"/>
            </w:tcBorders>
            <w:noWrap/>
            <w:vAlign w:val="top"/>
            <w:hideMark/>
            <w:tcPrChange w:id="498" w:author="Min Fan" w:date="2025-07-18T16:20:00Z" w16du:dateUtc="2025-07-18T08:20:00Z">
              <w:tcPr>
                <w:tcW w:w="770" w:type="dxa"/>
                <w:tcBorders>
                  <w:top w:val="single" w:sz="4" w:space="0" w:color="auto"/>
                </w:tcBorders>
                <w:noWrap/>
                <w:hideMark/>
              </w:tcPr>
            </w:tcPrChange>
          </w:tcPr>
          <w:p w14:paraId="7C231DFD" w14:textId="545A8B3A" w:rsidR="00222018" w:rsidRPr="00222018" w:rsidRDefault="00222018" w:rsidP="00222018">
            <w:pPr>
              <w:pStyle w:val="MDPI42tablebody"/>
              <w:jc w:val="right"/>
              <w:rPr>
                <w:rFonts w:eastAsia="DengXian"/>
                <w:lang w:eastAsia="zh-CN"/>
                <w:rPrChange w:id="499" w:author="Min Fan" w:date="2025-07-18T16:18:00Z" w16du:dateUtc="2025-07-18T08:18:00Z">
                  <w:rPr>
                    <w:rFonts w:eastAsiaTheme="minorEastAsia"/>
                  </w:rPr>
                </w:rPrChange>
              </w:rPr>
            </w:pPr>
            <w:ins w:id="500" w:author="Min Fan" w:date="2025-07-18T16:18:00Z" w16du:dateUtc="2025-07-18T08:18:00Z">
              <w:r w:rsidRPr="00222018">
                <w:rPr>
                  <w:rFonts w:eastAsia="DengXian"/>
                  <w:lang w:eastAsia="zh-CN"/>
                  <w:rPrChange w:id="501" w:author="Min Fan" w:date="2025-07-18T16:18:00Z" w16du:dateUtc="2025-07-18T08:18:00Z">
                    <w:rPr>
                      <w:rFonts w:ascii="Aptos Narrow" w:hAnsi="Aptos Narrow" w:cs="Aptos Narrow"/>
                      <w:sz w:val="24"/>
                      <w:szCs w:val="24"/>
                      <w:lang w:val="en-GB"/>
                    </w:rPr>
                  </w:rPrChange>
                </w:rPr>
                <w:t xml:space="preserve"> 0.054</w:t>
              </w:r>
            </w:ins>
            <w:del w:id="502" w:author="Min Fan" w:date="2025-07-18T16:18:00Z" w16du:dateUtc="2025-07-18T08:18:00Z">
              <w:r w:rsidRPr="00222018" w:rsidDel="00B95C26">
                <w:rPr>
                  <w:rFonts w:eastAsia="DengXian"/>
                  <w:lang w:eastAsia="zh-CN"/>
                  <w:rPrChange w:id="503" w:author="Min Fan" w:date="2025-07-18T16:18:00Z" w16du:dateUtc="2025-07-18T08:18:00Z">
                    <w:rPr>
                      <w:rFonts w:eastAsiaTheme="minorEastAsia"/>
                    </w:rPr>
                  </w:rPrChange>
                </w:rPr>
                <w:delText xml:space="preserve"> 0.068</w:delText>
              </w:r>
            </w:del>
          </w:p>
        </w:tc>
        <w:tc>
          <w:tcPr>
            <w:tcW w:w="0" w:type="dxa"/>
            <w:noWrap/>
            <w:vAlign w:val="top"/>
            <w:hideMark/>
            <w:tcPrChange w:id="504" w:author="Min Fan" w:date="2025-07-18T16:20:00Z" w16du:dateUtc="2025-07-18T08:20:00Z">
              <w:tcPr>
                <w:tcW w:w="2200" w:type="dxa"/>
                <w:noWrap/>
                <w:hideMark/>
              </w:tcPr>
            </w:tcPrChange>
          </w:tcPr>
          <w:p w14:paraId="6A426553" w14:textId="70541D5C" w:rsidR="00222018" w:rsidRPr="00222018" w:rsidRDefault="00222018" w:rsidP="00222018">
            <w:pPr>
              <w:pStyle w:val="MDPI42tablebody"/>
              <w:jc w:val="right"/>
              <w:rPr>
                <w:rFonts w:eastAsia="DengXian"/>
                <w:lang w:eastAsia="zh-CN"/>
                <w:rPrChange w:id="505" w:author="Min Fan" w:date="2025-07-18T16:18:00Z" w16du:dateUtc="2025-07-18T08:18:00Z">
                  <w:rPr>
                    <w:rFonts w:eastAsiaTheme="minorEastAsia"/>
                  </w:rPr>
                </w:rPrChange>
              </w:rPr>
            </w:pPr>
            <w:ins w:id="506" w:author="Min Fan" w:date="2025-07-18T16:18:00Z" w16du:dateUtc="2025-07-18T08:18:00Z">
              <w:r w:rsidRPr="00222018">
                <w:rPr>
                  <w:rFonts w:eastAsia="DengXian"/>
                  <w:lang w:eastAsia="zh-CN"/>
                  <w:rPrChange w:id="507" w:author="Min Fan" w:date="2025-07-18T16:18:00Z" w16du:dateUtc="2025-07-18T08:18:00Z">
                    <w:rPr>
                      <w:rFonts w:ascii="Aptos Narrow" w:hAnsi="Aptos Narrow" w:cs="Aptos Narrow"/>
                      <w:sz w:val="24"/>
                      <w:szCs w:val="24"/>
                      <w:lang w:val="en-GB"/>
                    </w:rPr>
                  </w:rPrChange>
                </w:rPr>
                <w:t>364.00 [141.50, 671.75]</w:t>
              </w:r>
            </w:ins>
            <w:del w:id="508" w:author="Min Fan" w:date="2025-07-18T16:18:00Z" w16du:dateUtc="2025-07-18T08:18:00Z">
              <w:r w:rsidRPr="00222018" w:rsidDel="00B95C26">
                <w:rPr>
                  <w:rFonts w:eastAsia="DengXian"/>
                  <w:lang w:eastAsia="zh-CN"/>
                  <w:rPrChange w:id="509" w:author="Min Fan" w:date="2025-07-18T16:18:00Z" w16du:dateUtc="2025-07-18T08:18:00Z">
                    <w:rPr>
                      <w:rFonts w:eastAsiaTheme="minorEastAsia"/>
                    </w:rPr>
                  </w:rPrChange>
                </w:rPr>
                <w:delText>364.00 [141.50, 671.75]</w:delText>
              </w:r>
            </w:del>
          </w:p>
        </w:tc>
        <w:tc>
          <w:tcPr>
            <w:tcW w:w="0" w:type="dxa"/>
            <w:noWrap/>
            <w:vAlign w:val="top"/>
            <w:hideMark/>
            <w:tcPrChange w:id="510" w:author="Min Fan" w:date="2025-07-18T16:20:00Z" w16du:dateUtc="2025-07-18T08:20:00Z">
              <w:tcPr>
                <w:tcW w:w="2275" w:type="dxa"/>
                <w:noWrap/>
                <w:hideMark/>
              </w:tcPr>
            </w:tcPrChange>
          </w:tcPr>
          <w:p w14:paraId="10360915" w14:textId="5CE18D98" w:rsidR="00222018" w:rsidRPr="00222018" w:rsidRDefault="00222018" w:rsidP="00222018">
            <w:pPr>
              <w:pStyle w:val="MDPI42tablebody"/>
              <w:jc w:val="right"/>
              <w:rPr>
                <w:rFonts w:eastAsia="DengXian"/>
                <w:lang w:eastAsia="zh-CN"/>
                <w:rPrChange w:id="511" w:author="Min Fan" w:date="2025-07-18T16:18:00Z" w16du:dateUtc="2025-07-18T08:18:00Z">
                  <w:rPr>
                    <w:rFonts w:eastAsiaTheme="minorEastAsia"/>
                  </w:rPr>
                </w:rPrChange>
              </w:rPr>
            </w:pPr>
            <w:ins w:id="512" w:author="Min Fan" w:date="2025-07-18T16:18:00Z" w16du:dateUtc="2025-07-18T08:18:00Z">
              <w:r w:rsidRPr="00222018">
                <w:rPr>
                  <w:rFonts w:eastAsia="DengXian"/>
                  <w:lang w:eastAsia="zh-CN"/>
                  <w:rPrChange w:id="513" w:author="Min Fan" w:date="2025-07-18T16:18:00Z" w16du:dateUtc="2025-07-18T08:18:00Z">
                    <w:rPr>
                      <w:rFonts w:ascii="Aptos Narrow" w:hAnsi="Aptos Narrow" w:cs="Aptos Narrow"/>
                      <w:sz w:val="24"/>
                      <w:szCs w:val="24"/>
                      <w:lang w:val="en-GB"/>
                    </w:rPr>
                  </w:rPrChange>
                </w:rPr>
                <w:t>336.00 [157.00, 754.00]</w:t>
              </w:r>
            </w:ins>
            <w:del w:id="514" w:author="Min Fan" w:date="2025-07-18T16:18:00Z" w16du:dateUtc="2025-07-18T08:18:00Z">
              <w:r w:rsidRPr="00222018" w:rsidDel="00B95C26">
                <w:rPr>
                  <w:rFonts w:eastAsia="DengXian"/>
                  <w:lang w:eastAsia="zh-CN"/>
                  <w:rPrChange w:id="515" w:author="Min Fan" w:date="2025-07-18T16:18:00Z" w16du:dateUtc="2025-07-18T08:18:00Z">
                    <w:rPr>
                      <w:rFonts w:eastAsiaTheme="minorEastAsia"/>
                    </w:rPr>
                  </w:rPrChange>
                </w:rPr>
                <w:delText>336.00 [157.00, 754.00]</w:delText>
              </w:r>
            </w:del>
          </w:p>
        </w:tc>
        <w:tc>
          <w:tcPr>
            <w:tcW w:w="1216" w:type="dxa"/>
            <w:noWrap/>
            <w:vAlign w:val="top"/>
            <w:hideMark/>
            <w:tcPrChange w:id="516" w:author="Min Fan" w:date="2025-07-18T16:20:00Z" w16du:dateUtc="2025-07-18T08:20:00Z">
              <w:tcPr>
                <w:tcW w:w="766" w:type="dxa"/>
                <w:noWrap/>
                <w:hideMark/>
              </w:tcPr>
            </w:tcPrChange>
          </w:tcPr>
          <w:p w14:paraId="04071BA3" w14:textId="67C94F97" w:rsidR="00222018" w:rsidRPr="00222018" w:rsidRDefault="00222018" w:rsidP="00222018">
            <w:pPr>
              <w:pStyle w:val="MDPI42tablebody"/>
              <w:jc w:val="right"/>
              <w:rPr>
                <w:rFonts w:eastAsia="DengXian"/>
                <w:lang w:eastAsia="zh-CN"/>
                <w:rPrChange w:id="517" w:author="Min Fan" w:date="2025-07-18T16:18:00Z" w16du:dateUtc="2025-07-18T08:18:00Z">
                  <w:rPr>
                    <w:rFonts w:eastAsiaTheme="minorEastAsia"/>
                  </w:rPr>
                </w:rPrChange>
              </w:rPr>
            </w:pPr>
            <w:ins w:id="518" w:author="Min Fan" w:date="2025-07-18T16:18:00Z" w16du:dateUtc="2025-07-18T08:18:00Z">
              <w:r w:rsidRPr="00222018">
                <w:rPr>
                  <w:rFonts w:eastAsia="DengXian"/>
                  <w:lang w:eastAsia="zh-CN"/>
                  <w:rPrChange w:id="519" w:author="Min Fan" w:date="2025-07-18T16:18:00Z" w16du:dateUtc="2025-07-18T08:18:00Z">
                    <w:rPr>
                      <w:rFonts w:ascii="Aptos Narrow" w:hAnsi="Aptos Narrow" w:cs="Aptos Narrow"/>
                      <w:sz w:val="24"/>
                      <w:szCs w:val="24"/>
                      <w:lang w:val="en-GB"/>
                    </w:rPr>
                  </w:rPrChange>
                </w:rPr>
                <w:t xml:space="preserve"> 0.061</w:t>
              </w:r>
            </w:ins>
            <w:del w:id="520" w:author="Min Fan" w:date="2025-07-18T16:18:00Z" w16du:dateUtc="2025-07-18T08:18:00Z">
              <w:r w:rsidRPr="00222018" w:rsidDel="00B95C26">
                <w:rPr>
                  <w:rFonts w:eastAsia="DengXian"/>
                  <w:lang w:eastAsia="zh-CN"/>
                  <w:rPrChange w:id="521" w:author="Min Fan" w:date="2025-07-18T16:18:00Z" w16du:dateUtc="2025-07-18T08:18:00Z">
                    <w:rPr>
                      <w:rFonts w:eastAsiaTheme="minorEastAsia"/>
                    </w:rPr>
                  </w:rPrChange>
                </w:rPr>
                <w:delText xml:space="preserve"> 0.061</w:delText>
              </w:r>
            </w:del>
          </w:p>
        </w:tc>
      </w:tr>
      <w:tr w:rsidR="00222018" w:rsidRPr="0044085D" w14:paraId="228BB42C" w14:textId="77777777" w:rsidTr="00222018">
        <w:trPr>
          <w:trHeight w:val="300"/>
          <w:trPrChange w:id="522" w:author="Min Fan" w:date="2025-07-18T16:20:00Z" w16du:dateUtc="2025-07-18T08:20:00Z">
            <w:trPr>
              <w:gridAfter w:val="0"/>
              <w:trHeight w:val="300"/>
            </w:trPr>
          </w:trPrChange>
        </w:trPr>
        <w:tc>
          <w:tcPr>
            <w:tcW w:w="0" w:type="dxa"/>
            <w:noWrap/>
            <w:hideMark/>
            <w:tcPrChange w:id="523" w:author="Min Fan" w:date="2025-07-18T16:20:00Z" w16du:dateUtc="2025-07-18T08:20:00Z">
              <w:tcPr>
                <w:tcW w:w="4820" w:type="dxa"/>
                <w:noWrap/>
                <w:hideMark/>
              </w:tcPr>
            </w:tcPrChange>
          </w:tcPr>
          <w:p w14:paraId="06B678AF" w14:textId="77777777" w:rsidR="00222018" w:rsidRPr="0044085D" w:rsidRDefault="00222018" w:rsidP="00222018">
            <w:pPr>
              <w:pStyle w:val="MDPI42tablebody"/>
              <w:jc w:val="left"/>
              <w:rPr>
                <w:rFonts w:eastAsiaTheme="minorEastAsia"/>
              </w:rPr>
            </w:pPr>
            <w:r w:rsidRPr="0044085D">
              <w:rPr>
                <w:rFonts w:eastAsiaTheme="minorEastAsia"/>
              </w:rPr>
              <w:t>Sex</w:t>
            </w:r>
            <w:r>
              <w:rPr>
                <w:rFonts w:eastAsia="DengXian"/>
                <w:lang w:eastAsia="zh-CN"/>
              </w:rPr>
              <w:t>,</w:t>
            </w:r>
            <w:r w:rsidRPr="0044085D">
              <w:rPr>
                <w:rFonts w:eastAsiaTheme="minorEastAsia"/>
              </w:rPr>
              <w:t xml:space="preserve"> M</w:t>
            </w:r>
            <w:r>
              <w:rPr>
                <w:rFonts w:eastAsia="DengXian"/>
                <w:lang w:eastAsia="zh-CN"/>
              </w:rPr>
              <w:t>ale</w:t>
            </w:r>
            <w:r w:rsidRPr="0044085D">
              <w:rPr>
                <w:rFonts w:eastAsiaTheme="minorEastAsia"/>
              </w:rPr>
              <w:t xml:space="preserve"> (%)</w:t>
            </w:r>
          </w:p>
        </w:tc>
        <w:tc>
          <w:tcPr>
            <w:tcW w:w="0" w:type="dxa"/>
            <w:noWrap/>
            <w:vAlign w:val="top"/>
            <w:hideMark/>
            <w:tcPrChange w:id="524" w:author="Min Fan" w:date="2025-07-18T16:20:00Z" w16du:dateUtc="2025-07-18T08:20:00Z">
              <w:tcPr>
                <w:tcW w:w="2268" w:type="dxa"/>
                <w:noWrap/>
                <w:hideMark/>
              </w:tcPr>
            </w:tcPrChange>
          </w:tcPr>
          <w:p w14:paraId="21409370" w14:textId="4CF28483" w:rsidR="00222018" w:rsidRPr="00222018" w:rsidRDefault="00222018" w:rsidP="00222018">
            <w:pPr>
              <w:pStyle w:val="MDPI42tablebody"/>
              <w:jc w:val="right"/>
              <w:rPr>
                <w:rFonts w:eastAsia="DengXian"/>
                <w:lang w:eastAsia="zh-CN"/>
                <w:rPrChange w:id="525" w:author="Min Fan" w:date="2025-07-18T16:18:00Z" w16du:dateUtc="2025-07-18T08:18:00Z">
                  <w:rPr>
                    <w:rFonts w:eastAsiaTheme="minorEastAsia"/>
                  </w:rPr>
                </w:rPrChange>
              </w:rPr>
            </w:pPr>
            <w:ins w:id="526" w:author="Min Fan" w:date="2025-07-18T16:18:00Z" w16du:dateUtc="2025-07-18T08:18:00Z">
              <w:r w:rsidRPr="00222018">
                <w:rPr>
                  <w:rFonts w:eastAsia="DengXian"/>
                  <w:lang w:eastAsia="zh-CN"/>
                  <w:rPrChange w:id="527" w:author="Min Fan" w:date="2025-07-18T16:18:00Z" w16du:dateUtc="2025-07-18T08:18:00Z">
                    <w:rPr>
                      <w:rFonts w:ascii="Aptos Narrow" w:hAnsi="Aptos Narrow" w:cs="Aptos Narrow"/>
                      <w:sz w:val="24"/>
                      <w:szCs w:val="24"/>
                      <w:lang w:val="en-GB"/>
                    </w:rPr>
                  </w:rPrChange>
                </w:rPr>
                <w:t xml:space="preserve">  4192 </w:t>
              </w:r>
              <w:proofErr w:type="gramStart"/>
              <w:r w:rsidRPr="00222018">
                <w:rPr>
                  <w:rFonts w:eastAsia="DengXian"/>
                  <w:lang w:eastAsia="zh-CN"/>
                  <w:rPrChange w:id="528" w:author="Min Fan" w:date="2025-07-18T16:18:00Z" w16du:dateUtc="2025-07-18T08:18:00Z">
                    <w:rPr>
                      <w:rFonts w:ascii="Aptos Narrow" w:hAnsi="Aptos Narrow" w:cs="Aptos Narrow"/>
                      <w:sz w:val="24"/>
                      <w:szCs w:val="24"/>
                      <w:lang w:val="en-GB"/>
                    </w:rPr>
                  </w:rPrChange>
                </w:rPr>
                <w:t>( 51.4</w:t>
              </w:r>
              <w:proofErr w:type="gramEnd"/>
              <w:r w:rsidRPr="00222018">
                <w:rPr>
                  <w:rFonts w:eastAsia="DengXian"/>
                  <w:lang w:eastAsia="zh-CN"/>
                  <w:rPrChange w:id="529" w:author="Min Fan" w:date="2025-07-18T16:18:00Z" w16du:dateUtc="2025-07-18T08:18:00Z">
                    <w:rPr>
                      <w:rFonts w:ascii="Aptos Narrow" w:hAnsi="Aptos Narrow" w:cs="Aptos Narrow"/>
                      <w:sz w:val="24"/>
                      <w:szCs w:val="24"/>
                      <w:lang w:val="en-GB"/>
                    </w:rPr>
                  </w:rPrChange>
                </w:rPr>
                <w:t xml:space="preserve">) </w:t>
              </w:r>
            </w:ins>
            <w:del w:id="530" w:author="Min Fan" w:date="2025-07-18T16:18:00Z" w16du:dateUtc="2025-07-18T08:18:00Z">
              <w:r w:rsidRPr="00222018" w:rsidDel="00B95C26">
                <w:rPr>
                  <w:rFonts w:eastAsia="DengXian"/>
                  <w:lang w:eastAsia="zh-CN"/>
                  <w:rPrChange w:id="531" w:author="Min Fan" w:date="2025-07-18T16:18:00Z" w16du:dateUtc="2025-07-18T08:18:00Z">
                    <w:rPr>
                      <w:rFonts w:eastAsiaTheme="minorEastAsia"/>
                    </w:rPr>
                  </w:rPrChange>
                </w:rPr>
                <w:delText xml:space="preserve">  4192 ( 51.4) </w:delText>
              </w:r>
            </w:del>
          </w:p>
        </w:tc>
        <w:tc>
          <w:tcPr>
            <w:tcW w:w="0" w:type="dxa"/>
            <w:noWrap/>
            <w:vAlign w:val="top"/>
            <w:hideMark/>
            <w:tcPrChange w:id="532" w:author="Min Fan" w:date="2025-07-18T16:20:00Z" w16du:dateUtc="2025-07-18T08:20:00Z">
              <w:tcPr>
                <w:tcW w:w="2268" w:type="dxa"/>
                <w:noWrap/>
                <w:hideMark/>
              </w:tcPr>
            </w:tcPrChange>
          </w:tcPr>
          <w:p w14:paraId="4564FC90" w14:textId="38B94FC4" w:rsidR="00222018" w:rsidRPr="00222018" w:rsidRDefault="00222018" w:rsidP="00222018">
            <w:pPr>
              <w:pStyle w:val="MDPI42tablebody"/>
              <w:jc w:val="right"/>
              <w:rPr>
                <w:rFonts w:eastAsia="DengXian"/>
                <w:lang w:eastAsia="zh-CN"/>
                <w:rPrChange w:id="533" w:author="Min Fan" w:date="2025-07-18T16:18:00Z" w16du:dateUtc="2025-07-18T08:18:00Z">
                  <w:rPr>
                    <w:rFonts w:eastAsiaTheme="minorEastAsia"/>
                  </w:rPr>
                </w:rPrChange>
              </w:rPr>
            </w:pPr>
            <w:ins w:id="534" w:author="Min Fan" w:date="2025-07-18T16:18:00Z" w16du:dateUtc="2025-07-18T08:18:00Z">
              <w:r w:rsidRPr="00222018">
                <w:rPr>
                  <w:rFonts w:eastAsia="DengXian"/>
                  <w:lang w:eastAsia="zh-CN"/>
                  <w:rPrChange w:id="535" w:author="Min Fan" w:date="2025-07-18T16:18:00Z" w16du:dateUtc="2025-07-18T08:18:00Z">
                    <w:rPr>
                      <w:rFonts w:ascii="Aptos Narrow" w:hAnsi="Aptos Narrow" w:cs="Aptos Narrow"/>
                      <w:sz w:val="24"/>
                      <w:szCs w:val="24"/>
                      <w:lang w:val="en-GB"/>
                    </w:rPr>
                  </w:rPrChange>
                </w:rPr>
                <w:t xml:space="preserve">    41 </w:t>
              </w:r>
              <w:proofErr w:type="gramStart"/>
              <w:r w:rsidRPr="00222018">
                <w:rPr>
                  <w:rFonts w:eastAsia="DengXian"/>
                  <w:lang w:eastAsia="zh-CN"/>
                  <w:rPrChange w:id="536" w:author="Min Fan" w:date="2025-07-18T16:18:00Z" w16du:dateUtc="2025-07-18T08:18:00Z">
                    <w:rPr>
                      <w:rFonts w:ascii="Aptos Narrow" w:hAnsi="Aptos Narrow" w:cs="Aptos Narrow"/>
                      <w:sz w:val="24"/>
                      <w:szCs w:val="24"/>
                      <w:lang w:val="en-GB"/>
                    </w:rPr>
                  </w:rPrChange>
                </w:rPr>
                <w:t>( 50.6</w:t>
              </w:r>
              <w:proofErr w:type="gramEnd"/>
              <w:r w:rsidRPr="00222018">
                <w:rPr>
                  <w:rFonts w:eastAsia="DengXian"/>
                  <w:lang w:eastAsia="zh-CN"/>
                  <w:rPrChange w:id="537" w:author="Min Fan" w:date="2025-07-18T16:18:00Z" w16du:dateUtc="2025-07-18T08:18:00Z">
                    <w:rPr>
                      <w:rFonts w:ascii="Aptos Narrow" w:hAnsi="Aptos Narrow" w:cs="Aptos Narrow"/>
                      <w:sz w:val="24"/>
                      <w:szCs w:val="24"/>
                      <w:lang w:val="en-GB"/>
                    </w:rPr>
                  </w:rPrChange>
                </w:rPr>
                <w:t xml:space="preserve">) </w:t>
              </w:r>
            </w:ins>
            <w:del w:id="538" w:author="Min Fan" w:date="2025-07-18T16:18:00Z" w16du:dateUtc="2025-07-18T08:18:00Z">
              <w:r w:rsidRPr="00222018" w:rsidDel="00B95C26">
                <w:rPr>
                  <w:rFonts w:eastAsia="DengXian"/>
                  <w:lang w:eastAsia="zh-CN"/>
                  <w:rPrChange w:id="539" w:author="Min Fan" w:date="2025-07-18T16:18:00Z" w16du:dateUtc="2025-07-18T08:18:00Z">
                    <w:rPr>
                      <w:rFonts w:eastAsiaTheme="minorEastAsia"/>
                    </w:rPr>
                  </w:rPrChange>
                </w:rPr>
                <w:delText xml:space="preserve">    41 ( 50.6) </w:delText>
              </w:r>
            </w:del>
          </w:p>
        </w:tc>
        <w:tc>
          <w:tcPr>
            <w:tcW w:w="0" w:type="dxa"/>
            <w:noWrap/>
            <w:vAlign w:val="top"/>
            <w:hideMark/>
            <w:tcPrChange w:id="540" w:author="Min Fan" w:date="2025-07-18T16:20:00Z" w16du:dateUtc="2025-07-18T08:20:00Z">
              <w:tcPr>
                <w:tcW w:w="770" w:type="dxa"/>
                <w:noWrap/>
                <w:hideMark/>
              </w:tcPr>
            </w:tcPrChange>
          </w:tcPr>
          <w:p w14:paraId="4E3A0816" w14:textId="0520B107" w:rsidR="00222018" w:rsidRPr="00222018" w:rsidRDefault="00222018" w:rsidP="00222018">
            <w:pPr>
              <w:pStyle w:val="MDPI42tablebody"/>
              <w:jc w:val="right"/>
              <w:rPr>
                <w:rFonts w:eastAsia="DengXian"/>
                <w:lang w:eastAsia="zh-CN"/>
                <w:rPrChange w:id="541" w:author="Min Fan" w:date="2025-07-18T16:18:00Z" w16du:dateUtc="2025-07-18T08:18:00Z">
                  <w:rPr>
                    <w:rFonts w:eastAsiaTheme="minorEastAsia"/>
                  </w:rPr>
                </w:rPrChange>
              </w:rPr>
            </w:pPr>
            <w:ins w:id="542" w:author="Min Fan" w:date="2025-07-18T16:18:00Z" w16du:dateUtc="2025-07-18T08:18:00Z">
              <w:r w:rsidRPr="00222018">
                <w:rPr>
                  <w:rFonts w:eastAsia="DengXian"/>
                  <w:lang w:eastAsia="zh-CN"/>
                  <w:rPrChange w:id="543" w:author="Min Fan" w:date="2025-07-18T16:18:00Z" w16du:dateUtc="2025-07-18T08:18:00Z">
                    <w:rPr>
                      <w:rFonts w:ascii="Aptos Narrow" w:hAnsi="Aptos Narrow" w:cs="Aptos Narrow"/>
                      <w:sz w:val="24"/>
                      <w:szCs w:val="24"/>
                      <w:lang w:val="en-GB"/>
                    </w:rPr>
                  </w:rPrChange>
                </w:rPr>
                <w:t xml:space="preserve"> 0.016</w:t>
              </w:r>
            </w:ins>
            <w:del w:id="544" w:author="Min Fan" w:date="2025-07-18T16:18:00Z" w16du:dateUtc="2025-07-18T08:18:00Z">
              <w:r w:rsidRPr="00222018" w:rsidDel="00B95C26">
                <w:rPr>
                  <w:rFonts w:eastAsia="DengXian"/>
                  <w:lang w:eastAsia="zh-CN"/>
                  <w:rPrChange w:id="545" w:author="Min Fan" w:date="2025-07-18T16:18:00Z" w16du:dateUtc="2025-07-18T08:18:00Z">
                    <w:rPr>
                      <w:rFonts w:eastAsiaTheme="minorEastAsia"/>
                    </w:rPr>
                  </w:rPrChange>
                </w:rPr>
                <w:delText xml:space="preserve"> 0.047</w:delText>
              </w:r>
            </w:del>
          </w:p>
        </w:tc>
        <w:tc>
          <w:tcPr>
            <w:tcW w:w="0" w:type="dxa"/>
            <w:noWrap/>
            <w:vAlign w:val="top"/>
            <w:hideMark/>
            <w:tcPrChange w:id="546" w:author="Min Fan" w:date="2025-07-18T16:20:00Z" w16du:dateUtc="2025-07-18T08:20:00Z">
              <w:tcPr>
                <w:tcW w:w="2200" w:type="dxa"/>
                <w:noWrap/>
                <w:hideMark/>
              </w:tcPr>
            </w:tcPrChange>
          </w:tcPr>
          <w:p w14:paraId="235523CA" w14:textId="340951CA" w:rsidR="00222018" w:rsidRPr="00222018" w:rsidRDefault="00222018" w:rsidP="00222018">
            <w:pPr>
              <w:pStyle w:val="MDPI42tablebody"/>
              <w:jc w:val="right"/>
              <w:rPr>
                <w:rFonts w:eastAsia="DengXian"/>
                <w:lang w:eastAsia="zh-CN"/>
                <w:rPrChange w:id="547" w:author="Min Fan" w:date="2025-07-18T16:18:00Z" w16du:dateUtc="2025-07-18T08:18:00Z">
                  <w:rPr>
                    <w:rFonts w:eastAsiaTheme="minorEastAsia"/>
                  </w:rPr>
                </w:rPrChange>
              </w:rPr>
            </w:pPr>
            <w:ins w:id="548" w:author="Min Fan" w:date="2025-07-18T16:18:00Z" w16du:dateUtc="2025-07-18T08:18:00Z">
              <w:r w:rsidRPr="00222018">
                <w:rPr>
                  <w:rFonts w:eastAsia="DengXian"/>
                  <w:lang w:eastAsia="zh-CN"/>
                  <w:rPrChange w:id="549" w:author="Min Fan" w:date="2025-07-18T16:18:00Z" w16du:dateUtc="2025-07-18T08:18:00Z">
                    <w:rPr>
                      <w:rFonts w:ascii="Aptos Narrow" w:hAnsi="Aptos Narrow" w:cs="Aptos Narrow"/>
                      <w:sz w:val="24"/>
                      <w:szCs w:val="24"/>
                      <w:lang w:val="en-GB"/>
                    </w:rPr>
                  </w:rPrChange>
                </w:rPr>
                <w:t xml:space="preserve">   407 </w:t>
              </w:r>
              <w:proofErr w:type="gramStart"/>
              <w:r w:rsidRPr="00222018">
                <w:rPr>
                  <w:rFonts w:eastAsia="DengXian"/>
                  <w:lang w:eastAsia="zh-CN"/>
                  <w:rPrChange w:id="550" w:author="Min Fan" w:date="2025-07-18T16:18:00Z" w16du:dateUtc="2025-07-18T08:18:00Z">
                    <w:rPr>
                      <w:rFonts w:ascii="Aptos Narrow" w:hAnsi="Aptos Narrow" w:cs="Aptos Narrow"/>
                      <w:sz w:val="24"/>
                      <w:szCs w:val="24"/>
                      <w:lang w:val="en-GB"/>
                    </w:rPr>
                  </w:rPrChange>
                </w:rPr>
                <w:t>( 50.5</w:t>
              </w:r>
              <w:proofErr w:type="gramEnd"/>
              <w:r w:rsidRPr="00222018">
                <w:rPr>
                  <w:rFonts w:eastAsia="DengXian"/>
                  <w:lang w:eastAsia="zh-CN"/>
                  <w:rPrChange w:id="551" w:author="Min Fan" w:date="2025-07-18T16:18:00Z" w16du:dateUtc="2025-07-18T08:18:00Z">
                    <w:rPr>
                      <w:rFonts w:ascii="Aptos Narrow" w:hAnsi="Aptos Narrow" w:cs="Aptos Narrow"/>
                      <w:sz w:val="24"/>
                      <w:szCs w:val="24"/>
                      <w:lang w:val="en-GB"/>
                    </w:rPr>
                  </w:rPrChange>
                </w:rPr>
                <w:t xml:space="preserve">) </w:t>
              </w:r>
            </w:ins>
            <w:del w:id="552" w:author="Min Fan" w:date="2025-07-18T16:18:00Z" w16du:dateUtc="2025-07-18T08:18:00Z">
              <w:r w:rsidRPr="00222018" w:rsidDel="00B95C26">
                <w:rPr>
                  <w:rFonts w:eastAsia="DengXian"/>
                  <w:lang w:eastAsia="zh-CN"/>
                  <w:rPrChange w:id="553" w:author="Min Fan" w:date="2025-07-18T16:18:00Z" w16du:dateUtc="2025-07-18T08:18:00Z">
                    <w:rPr>
                      <w:rFonts w:eastAsiaTheme="minorEastAsia"/>
                    </w:rPr>
                  </w:rPrChange>
                </w:rPr>
                <w:delText xml:space="preserve">   407 ( 50.5) </w:delText>
              </w:r>
            </w:del>
          </w:p>
        </w:tc>
        <w:tc>
          <w:tcPr>
            <w:tcW w:w="0" w:type="dxa"/>
            <w:noWrap/>
            <w:vAlign w:val="top"/>
            <w:hideMark/>
            <w:tcPrChange w:id="554" w:author="Min Fan" w:date="2025-07-18T16:20:00Z" w16du:dateUtc="2025-07-18T08:20:00Z">
              <w:tcPr>
                <w:tcW w:w="2275" w:type="dxa"/>
                <w:noWrap/>
                <w:hideMark/>
              </w:tcPr>
            </w:tcPrChange>
          </w:tcPr>
          <w:p w14:paraId="144AB029" w14:textId="086C3B6E" w:rsidR="00222018" w:rsidRPr="00222018" w:rsidRDefault="00222018" w:rsidP="00222018">
            <w:pPr>
              <w:pStyle w:val="MDPI42tablebody"/>
              <w:jc w:val="right"/>
              <w:rPr>
                <w:rFonts w:eastAsia="DengXian"/>
                <w:lang w:eastAsia="zh-CN"/>
                <w:rPrChange w:id="555" w:author="Min Fan" w:date="2025-07-18T16:18:00Z" w16du:dateUtc="2025-07-18T08:18:00Z">
                  <w:rPr>
                    <w:rFonts w:eastAsiaTheme="minorEastAsia"/>
                  </w:rPr>
                </w:rPrChange>
              </w:rPr>
            </w:pPr>
            <w:ins w:id="556" w:author="Min Fan" w:date="2025-07-18T16:18:00Z" w16du:dateUtc="2025-07-18T08:18:00Z">
              <w:r w:rsidRPr="00222018">
                <w:rPr>
                  <w:rFonts w:eastAsia="DengXian"/>
                  <w:lang w:eastAsia="zh-CN"/>
                  <w:rPrChange w:id="557" w:author="Min Fan" w:date="2025-07-18T16:18:00Z" w16du:dateUtc="2025-07-18T08:18:00Z">
                    <w:rPr>
                      <w:rFonts w:ascii="Aptos Narrow" w:hAnsi="Aptos Narrow" w:cs="Aptos Narrow"/>
                      <w:sz w:val="24"/>
                      <w:szCs w:val="24"/>
                      <w:lang w:val="en-GB"/>
                    </w:rPr>
                  </w:rPrChange>
                </w:rPr>
                <w:t xml:space="preserve">    41 </w:t>
              </w:r>
              <w:proofErr w:type="gramStart"/>
              <w:r w:rsidRPr="00222018">
                <w:rPr>
                  <w:rFonts w:eastAsia="DengXian"/>
                  <w:lang w:eastAsia="zh-CN"/>
                  <w:rPrChange w:id="558" w:author="Min Fan" w:date="2025-07-18T16:18:00Z" w16du:dateUtc="2025-07-18T08:18:00Z">
                    <w:rPr>
                      <w:rFonts w:ascii="Aptos Narrow" w:hAnsi="Aptos Narrow" w:cs="Aptos Narrow"/>
                      <w:sz w:val="24"/>
                      <w:szCs w:val="24"/>
                      <w:lang w:val="en-GB"/>
                    </w:rPr>
                  </w:rPrChange>
                </w:rPr>
                <w:t>( 50.6</w:t>
              </w:r>
              <w:proofErr w:type="gramEnd"/>
              <w:r w:rsidRPr="00222018">
                <w:rPr>
                  <w:rFonts w:eastAsia="DengXian"/>
                  <w:lang w:eastAsia="zh-CN"/>
                  <w:rPrChange w:id="559" w:author="Min Fan" w:date="2025-07-18T16:18:00Z" w16du:dateUtc="2025-07-18T08:18:00Z">
                    <w:rPr>
                      <w:rFonts w:ascii="Aptos Narrow" w:hAnsi="Aptos Narrow" w:cs="Aptos Narrow"/>
                      <w:sz w:val="24"/>
                      <w:szCs w:val="24"/>
                      <w:lang w:val="en-GB"/>
                    </w:rPr>
                  </w:rPrChange>
                </w:rPr>
                <w:t xml:space="preserve">) </w:t>
              </w:r>
            </w:ins>
            <w:del w:id="560" w:author="Min Fan" w:date="2025-07-18T16:18:00Z" w16du:dateUtc="2025-07-18T08:18:00Z">
              <w:r w:rsidRPr="00222018" w:rsidDel="00B95C26">
                <w:rPr>
                  <w:rFonts w:eastAsia="DengXian"/>
                  <w:lang w:eastAsia="zh-CN"/>
                  <w:rPrChange w:id="561" w:author="Min Fan" w:date="2025-07-18T16:18:00Z" w16du:dateUtc="2025-07-18T08:18:00Z">
                    <w:rPr>
                      <w:rFonts w:eastAsiaTheme="minorEastAsia"/>
                    </w:rPr>
                  </w:rPrChange>
                </w:rPr>
                <w:delText xml:space="preserve">    41 ( 50.6) </w:delText>
              </w:r>
            </w:del>
          </w:p>
        </w:tc>
        <w:tc>
          <w:tcPr>
            <w:tcW w:w="1216" w:type="dxa"/>
            <w:noWrap/>
            <w:vAlign w:val="top"/>
            <w:hideMark/>
            <w:tcPrChange w:id="562" w:author="Min Fan" w:date="2025-07-18T16:20:00Z" w16du:dateUtc="2025-07-18T08:20:00Z">
              <w:tcPr>
                <w:tcW w:w="766" w:type="dxa"/>
                <w:noWrap/>
                <w:hideMark/>
              </w:tcPr>
            </w:tcPrChange>
          </w:tcPr>
          <w:p w14:paraId="1054DC14" w14:textId="53CD99C3" w:rsidR="00222018" w:rsidRPr="00222018" w:rsidRDefault="00222018" w:rsidP="00222018">
            <w:pPr>
              <w:pStyle w:val="MDPI42tablebody"/>
              <w:jc w:val="right"/>
              <w:rPr>
                <w:rFonts w:eastAsia="DengXian"/>
                <w:lang w:eastAsia="zh-CN"/>
                <w:rPrChange w:id="563" w:author="Min Fan" w:date="2025-07-18T16:18:00Z" w16du:dateUtc="2025-07-18T08:18:00Z">
                  <w:rPr>
                    <w:rFonts w:eastAsiaTheme="minorEastAsia"/>
                  </w:rPr>
                </w:rPrChange>
              </w:rPr>
            </w:pPr>
            <w:ins w:id="564" w:author="Min Fan" w:date="2025-07-18T16:18:00Z" w16du:dateUtc="2025-07-18T08:18:00Z">
              <w:r w:rsidRPr="00222018">
                <w:rPr>
                  <w:rFonts w:eastAsia="DengXian"/>
                  <w:lang w:eastAsia="zh-CN"/>
                  <w:rPrChange w:id="565" w:author="Min Fan" w:date="2025-07-18T16:18:00Z" w16du:dateUtc="2025-07-18T08:18:00Z">
                    <w:rPr>
                      <w:rFonts w:ascii="Aptos Narrow" w:hAnsi="Aptos Narrow" w:cs="Aptos Narrow"/>
                      <w:sz w:val="24"/>
                      <w:szCs w:val="24"/>
                      <w:lang w:val="en-GB"/>
                    </w:rPr>
                  </w:rPrChange>
                </w:rPr>
                <w:t xml:space="preserve"> 0.002</w:t>
              </w:r>
            </w:ins>
            <w:del w:id="566" w:author="Min Fan" w:date="2025-07-18T16:18:00Z" w16du:dateUtc="2025-07-18T08:18:00Z">
              <w:r w:rsidRPr="00222018" w:rsidDel="00B95C26">
                <w:rPr>
                  <w:rFonts w:eastAsia="DengXian"/>
                  <w:lang w:eastAsia="zh-CN"/>
                  <w:rPrChange w:id="567" w:author="Min Fan" w:date="2025-07-18T16:18:00Z" w16du:dateUtc="2025-07-18T08:18:00Z">
                    <w:rPr>
                      <w:rFonts w:eastAsiaTheme="minorEastAsia"/>
                    </w:rPr>
                  </w:rPrChange>
                </w:rPr>
                <w:delText xml:space="preserve"> 0.002</w:delText>
              </w:r>
            </w:del>
          </w:p>
        </w:tc>
      </w:tr>
      <w:tr w:rsidR="00222018" w:rsidRPr="0044085D" w14:paraId="5FA0A418" w14:textId="77777777" w:rsidTr="00222018">
        <w:trPr>
          <w:trHeight w:val="300"/>
          <w:trPrChange w:id="568" w:author="Min Fan" w:date="2025-07-18T16:20:00Z" w16du:dateUtc="2025-07-18T08:20:00Z">
            <w:trPr>
              <w:gridAfter w:val="0"/>
              <w:trHeight w:val="300"/>
            </w:trPr>
          </w:trPrChange>
        </w:trPr>
        <w:tc>
          <w:tcPr>
            <w:tcW w:w="0" w:type="dxa"/>
            <w:noWrap/>
            <w:hideMark/>
            <w:tcPrChange w:id="569" w:author="Min Fan" w:date="2025-07-18T16:20:00Z" w16du:dateUtc="2025-07-18T08:20:00Z">
              <w:tcPr>
                <w:tcW w:w="4820" w:type="dxa"/>
                <w:noWrap/>
                <w:hideMark/>
              </w:tcPr>
            </w:tcPrChange>
          </w:tcPr>
          <w:p w14:paraId="648BCBB5" w14:textId="77777777" w:rsidR="00222018" w:rsidRPr="0044085D" w:rsidRDefault="00222018" w:rsidP="00222018">
            <w:pPr>
              <w:pStyle w:val="MDPI42tablebody"/>
              <w:jc w:val="left"/>
              <w:rPr>
                <w:rFonts w:eastAsiaTheme="minorEastAsia"/>
              </w:rPr>
            </w:pPr>
            <w:r w:rsidRPr="0044085D">
              <w:rPr>
                <w:rFonts w:eastAsiaTheme="minorEastAsia"/>
              </w:rPr>
              <w:t>Age at index date (Years) (median [IQR])</w:t>
            </w:r>
          </w:p>
        </w:tc>
        <w:tc>
          <w:tcPr>
            <w:tcW w:w="0" w:type="dxa"/>
            <w:noWrap/>
            <w:vAlign w:val="top"/>
            <w:hideMark/>
            <w:tcPrChange w:id="570" w:author="Min Fan" w:date="2025-07-18T16:20:00Z" w16du:dateUtc="2025-07-18T08:20:00Z">
              <w:tcPr>
                <w:tcW w:w="2268" w:type="dxa"/>
                <w:noWrap/>
                <w:hideMark/>
              </w:tcPr>
            </w:tcPrChange>
          </w:tcPr>
          <w:p w14:paraId="6212C2C8" w14:textId="786BCE20" w:rsidR="00222018" w:rsidRPr="00222018" w:rsidRDefault="00222018" w:rsidP="00222018">
            <w:pPr>
              <w:pStyle w:val="MDPI42tablebody"/>
              <w:jc w:val="right"/>
              <w:rPr>
                <w:rFonts w:eastAsia="DengXian"/>
                <w:lang w:eastAsia="zh-CN"/>
                <w:rPrChange w:id="571" w:author="Min Fan" w:date="2025-07-18T16:18:00Z" w16du:dateUtc="2025-07-18T08:18:00Z">
                  <w:rPr>
                    <w:rFonts w:eastAsiaTheme="minorEastAsia"/>
                  </w:rPr>
                </w:rPrChange>
              </w:rPr>
            </w:pPr>
            <w:ins w:id="572" w:author="Min Fan" w:date="2025-07-18T16:18:00Z" w16du:dateUtc="2025-07-18T08:18:00Z">
              <w:r w:rsidRPr="00222018">
                <w:rPr>
                  <w:rFonts w:eastAsia="DengXian"/>
                  <w:lang w:eastAsia="zh-CN"/>
                  <w:rPrChange w:id="573" w:author="Min Fan" w:date="2025-07-18T16:18:00Z" w16du:dateUtc="2025-07-18T08:18:00Z">
                    <w:rPr>
                      <w:rFonts w:ascii="Aptos Narrow" w:hAnsi="Aptos Narrow" w:cs="Aptos Narrow"/>
                      <w:sz w:val="24"/>
                      <w:szCs w:val="24"/>
                      <w:lang w:val="en-GB"/>
                    </w:rPr>
                  </w:rPrChange>
                </w:rPr>
                <w:t xml:space="preserve"> 68.13 [59.75, 75.75]</w:t>
              </w:r>
            </w:ins>
            <w:del w:id="574" w:author="Min Fan" w:date="2025-07-18T16:18:00Z" w16du:dateUtc="2025-07-18T08:18:00Z">
              <w:r w:rsidRPr="00222018" w:rsidDel="00B95C26">
                <w:rPr>
                  <w:rFonts w:eastAsia="DengXian"/>
                  <w:lang w:eastAsia="zh-CN"/>
                  <w:rPrChange w:id="575" w:author="Min Fan" w:date="2025-07-18T16:18:00Z" w16du:dateUtc="2025-07-18T08:18:00Z">
                    <w:rPr>
                      <w:rFonts w:eastAsiaTheme="minorEastAsia"/>
                    </w:rPr>
                  </w:rPrChange>
                </w:rPr>
                <w:delText xml:space="preserve"> 68.13 [59.75, 75.75]</w:delText>
              </w:r>
            </w:del>
          </w:p>
        </w:tc>
        <w:tc>
          <w:tcPr>
            <w:tcW w:w="0" w:type="dxa"/>
            <w:noWrap/>
            <w:vAlign w:val="top"/>
            <w:hideMark/>
            <w:tcPrChange w:id="576" w:author="Min Fan" w:date="2025-07-18T16:20:00Z" w16du:dateUtc="2025-07-18T08:20:00Z">
              <w:tcPr>
                <w:tcW w:w="2268" w:type="dxa"/>
                <w:noWrap/>
                <w:hideMark/>
              </w:tcPr>
            </w:tcPrChange>
          </w:tcPr>
          <w:p w14:paraId="04C75F4E" w14:textId="6A383711" w:rsidR="00222018" w:rsidRPr="00222018" w:rsidRDefault="00222018" w:rsidP="00222018">
            <w:pPr>
              <w:pStyle w:val="MDPI42tablebody"/>
              <w:jc w:val="right"/>
              <w:rPr>
                <w:rFonts w:eastAsia="DengXian"/>
                <w:lang w:eastAsia="zh-CN"/>
                <w:rPrChange w:id="577" w:author="Min Fan" w:date="2025-07-18T16:18:00Z" w16du:dateUtc="2025-07-18T08:18:00Z">
                  <w:rPr>
                    <w:rFonts w:eastAsiaTheme="minorEastAsia"/>
                  </w:rPr>
                </w:rPrChange>
              </w:rPr>
            </w:pPr>
            <w:ins w:id="578" w:author="Min Fan" w:date="2025-07-18T16:18:00Z" w16du:dateUtc="2025-07-18T08:18:00Z">
              <w:r w:rsidRPr="00222018">
                <w:rPr>
                  <w:rFonts w:eastAsia="DengXian"/>
                  <w:lang w:eastAsia="zh-CN"/>
                  <w:rPrChange w:id="579" w:author="Min Fan" w:date="2025-07-18T16:18:00Z" w16du:dateUtc="2025-07-18T08:18:00Z">
                    <w:rPr>
                      <w:rFonts w:ascii="Aptos Narrow" w:hAnsi="Aptos Narrow" w:cs="Aptos Narrow"/>
                      <w:sz w:val="24"/>
                      <w:szCs w:val="24"/>
                      <w:lang w:val="en-GB"/>
                    </w:rPr>
                  </w:rPrChange>
                </w:rPr>
                <w:t xml:space="preserve"> 66.06 [61.27, 73.08]</w:t>
              </w:r>
            </w:ins>
            <w:del w:id="580" w:author="Min Fan" w:date="2025-07-18T16:18:00Z" w16du:dateUtc="2025-07-18T08:18:00Z">
              <w:r w:rsidRPr="00222018" w:rsidDel="00B95C26">
                <w:rPr>
                  <w:rFonts w:eastAsia="DengXian"/>
                  <w:lang w:eastAsia="zh-CN"/>
                  <w:rPrChange w:id="581" w:author="Min Fan" w:date="2025-07-18T16:18:00Z" w16du:dateUtc="2025-07-18T08:18:00Z">
                    <w:rPr>
                      <w:rFonts w:eastAsiaTheme="minorEastAsia"/>
                    </w:rPr>
                  </w:rPrChange>
                </w:rPr>
                <w:delText xml:space="preserve"> 66.06 [61.27, 73.08]</w:delText>
              </w:r>
            </w:del>
          </w:p>
        </w:tc>
        <w:tc>
          <w:tcPr>
            <w:tcW w:w="0" w:type="dxa"/>
            <w:noWrap/>
            <w:vAlign w:val="top"/>
            <w:hideMark/>
            <w:tcPrChange w:id="582" w:author="Min Fan" w:date="2025-07-18T16:20:00Z" w16du:dateUtc="2025-07-18T08:20:00Z">
              <w:tcPr>
                <w:tcW w:w="770" w:type="dxa"/>
                <w:noWrap/>
                <w:hideMark/>
              </w:tcPr>
            </w:tcPrChange>
          </w:tcPr>
          <w:p w14:paraId="6F9FF558" w14:textId="2E7E0374" w:rsidR="00222018" w:rsidRPr="00222018" w:rsidRDefault="00222018" w:rsidP="00222018">
            <w:pPr>
              <w:pStyle w:val="MDPI42tablebody"/>
              <w:jc w:val="right"/>
              <w:rPr>
                <w:rFonts w:eastAsia="DengXian"/>
                <w:lang w:eastAsia="zh-CN"/>
                <w:rPrChange w:id="583" w:author="Min Fan" w:date="2025-07-18T16:18:00Z" w16du:dateUtc="2025-07-18T08:18:00Z">
                  <w:rPr>
                    <w:rFonts w:eastAsiaTheme="minorEastAsia"/>
                  </w:rPr>
                </w:rPrChange>
              </w:rPr>
            </w:pPr>
            <w:ins w:id="584" w:author="Min Fan" w:date="2025-07-18T16:18:00Z" w16du:dateUtc="2025-07-18T08:18:00Z">
              <w:r w:rsidRPr="00222018">
                <w:rPr>
                  <w:rFonts w:eastAsia="DengXian"/>
                  <w:lang w:eastAsia="zh-CN"/>
                  <w:rPrChange w:id="585" w:author="Min Fan" w:date="2025-07-18T16:18:00Z" w16du:dateUtc="2025-07-18T08:18:00Z">
                    <w:rPr>
                      <w:rFonts w:ascii="Aptos Narrow" w:hAnsi="Aptos Narrow" w:cs="Aptos Narrow"/>
                      <w:sz w:val="24"/>
                      <w:szCs w:val="24"/>
                      <w:lang w:val="en-GB"/>
                    </w:rPr>
                  </w:rPrChange>
                </w:rPr>
                <w:t xml:space="preserve"> 0.038</w:t>
              </w:r>
            </w:ins>
            <w:del w:id="586" w:author="Min Fan" w:date="2025-07-18T16:18:00Z" w16du:dateUtc="2025-07-18T08:18:00Z">
              <w:r w:rsidRPr="00222018" w:rsidDel="00B95C26">
                <w:rPr>
                  <w:rFonts w:eastAsia="DengXian"/>
                  <w:lang w:eastAsia="zh-CN"/>
                  <w:rPrChange w:id="587" w:author="Min Fan" w:date="2025-07-18T16:18:00Z" w16du:dateUtc="2025-07-18T08:18:00Z">
                    <w:rPr>
                      <w:rFonts w:eastAsiaTheme="minorEastAsia"/>
                    </w:rPr>
                  </w:rPrChange>
                </w:rPr>
                <w:delText xml:space="preserve"> 0.027</w:delText>
              </w:r>
            </w:del>
          </w:p>
        </w:tc>
        <w:tc>
          <w:tcPr>
            <w:tcW w:w="0" w:type="dxa"/>
            <w:noWrap/>
            <w:vAlign w:val="top"/>
            <w:hideMark/>
            <w:tcPrChange w:id="588" w:author="Min Fan" w:date="2025-07-18T16:20:00Z" w16du:dateUtc="2025-07-18T08:20:00Z">
              <w:tcPr>
                <w:tcW w:w="2200" w:type="dxa"/>
                <w:noWrap/>
                <w:hideMark/>
              </w:tcPr>
            </w:tcPrChange>
          </w:tcPr>
          <w:p w14:paraId="66943225" w14:textId="37C99C59" w:rsidR="00222018" w:rsidRPr="00222018" w:rsidRDefault="00222018" w:rsidP="00222018">
            <w:pPr>
              <w:pStyle w:val="MDPI42tablebody"/>
              <w:jc w:val="right"/>
              <w:rPr>
                <w:rFonts w:eastAsia="DengXian"/>
                <w:lang w:eastAsia="zh-CN"/>
                <w:rPrChange w:id="589" w:author="Min Fan" w:date="2025-07-18T16:18:00Z" w16du:dateUtc="2025-07-18T08:18:00Z">
                  <w:rPr>
                    <w:rFonts w:eastAsiaTheme="minorEastAsia"/>
                  </w:rPr>
                </w:rPrChange>
              </w:rPr>
            </w:pPr>
            <w:ins w:id="590" w:author="Min Fan" w:date="2025-07-18T16:18:00Z" w16du:dateUtc="2025-07-18T08:18:00Z">
              <w:r w:rsidRPr="00222018">
                <w:rPr>
                  <w:rFonts w:eastAsia="DengXian"/>
                  <w:lang w:eastAsia="zh-CN"/>
                  <w:rPrChange w:id="591" w:author="Min Fan" w:date="2025-07-18T16:18:00Z" w16du:dateUtc="2025-07-18T08:18:00Z">
                    <w:rPr>
                      <w:rFonts w:ascii="Aptos Narrow" w:hAnsi="Aptos Narrow" w:cs="Aptos Narrow"/>
                      <w:sz w:val="24"/>
                      <w:szCs w:val="24"/>
                      <w:lang w:val="en-GB"/>
                    </w:rPr>
                  </w:rPrChange>
                </w:rPr>
                <w:t xml:space="preserve"> 67.56 [60.66, 75.31]</w:t>
              </w:r>
            </w:ins>
            <w:del w:id="592" w:author="Min Fan" w:date="2025-07-18T16:18:00Z" w16du:dateUtc="2025-07-18T08:18:00Z">
              <w:r w:rsidRPr="00222018" w:rsidDel="00B95C26">
                <w:rPr>
                  <w:rFonts w:eastAsia="DengXian"/>
                  <w:lang w:eastAsia="zh-CN"/>
                  <w:rPrChange w:id="593" w:author="Min Fan" w:date="2025-07-18T16:18:00Z" w16du:dateUtc="2025-07-18T08:18:00Z">
                    <w:rPr>
                      <w:rFonts w:eastAsiaTheme="minorEastAsia"/>
                    </w:rPr>
                  </w:rPrChange>
                </w:rPr>
                <w:delText xml:space="preserve"> 67.56 [60.66, 75.31]</w:delText>
              </w:r>
            </w:del>
          </w:p>
        </w:tc>
        <w:tc>
          <w:tcPr>
            <w:tcW w:w="0" w:type="dxa"/>
            <w:noWrap/>
            <w:vAlign w:val="top"/>
            <w:hideMark/>
            <w:tcPrChange w:id="594" w:author="Min Fan" w:date="2025-07-18T16:20:00Z" w16du:dateUtc="2025-07-18T08:20:00Z">
              <w:tcPr>
                <w:tcW w:w="2275" w:type="dxa"/>
                <w:noWrap/>
                <w:hideMark/>
              </w:tcPr>
            </w:tcPrChange>
          </w:tcPr>
          <w:p w14:paraId="5E5494F9" w14:textId="5F8A7D07" w:rsidR="00222018" w:rsidRPr="00222018" w:rsidRDefault="00222018" w:rsidP="00222018">
            <w:pPr>
              <w:pStyle w:val="MDPI42tablebody"/>
              <w:jc w:val="right"/>
              <w:rPr>
                <w:rFonts w:eastAsia="DengXian"/>
                <w:lang w:eastAsia="zh-CN"/>
                <w:rPrChange w:id="595" w:author="Min Fan" w:date="2025-07-18T16:18:00Z" w16du:dateUtc="2025-07-18T08:18:00Z">
                  <w:rPr>
                    <w:rFonts w:eastAsiaTheme="minorEastAsia"/>
                  </w:rPr>
                </w:rPrChange>
              </w:rPr>
            </w:pPr>
            <w:ins w:id="596" w:author="Min Fan" w:date="2025-07-18T16:18:00Z" w16du:dateUtc="2025-07-18T08:18:00Z">
              <w:r w:rsidRPr="00222018">
                <w:rPr>
                  <w:rFonts w:eastAsia="DengXian"/>
                  <w:lang w:eastAsia="zh-CN"/>
                  <w:rPrChange w:id="597" w:author="Min Fan" w:date="2025-07-18T16:18:00Z" w16du:dateUtc="2025-07-18T08:18:00Z">
                    <w:rPr>
                      <w:rFonts w:ascii="Aptos Narrow" w:hAnsi="Aptos Narrow" w:cs="Aptos Narrow"/>
                      <w:sz w:val="24"/>
                      <w:szCs w:val="24"/>
                      <w:lang w:val="en-GB"/>
                    </w:rPr>
                  </w:rPrChange>
                </w:rPr>
                <w:t xml:space="preserve"> 66.06 [61.27, 73.08]</w:t>
              </w:r>
            </w:ins>
            <w:del w:id="598" w:author="Min Fan" w:date="2025-07-18T16:18:00Z" w16du:dateUtc="2025-07-18T08:18:00Z">
              <w:r w:rsidRPr="00222018" w:rsidDel="00B95C26">
                <w:rPr>
                  <w:rFonts w:eastAsia="DengXian"/>
                  <w:lang w:eastAsia="zh-CN"/>
                  <w:rPrChange w:id="599" w:author="Min Fan" w:date="2025-07-18T16:18:00Z" w16du:dateUtc="2025-07-18T08:18:00Z">
                    <w:rPr>
                      <w:rFonts w:eastAsiaTheme="minorEastAsia"/>
                    </w:rPr>
                  </w:rPrChange>
                </w:rPr>
                <w:delText xml:space="preserve"> 66.06 [61.27, 73.08]</w:delText>
              </w:r>
            </w:del>
          </w:p>
        </w:tc>
        <w:tc>
          <w:tcPr>
            <w:tcW w:w="1216" w:type="dxa"/>
            <w:noWrap/>
            <w:vAlign w:val="top"/>
            <w:hideMark/>
            <w:tcPrChange w:id="600" w:author="Min Fan" w:date="2025-07-18T16:20:00Z" w16du:dateUtc="2025-07-18T08:20:00Z">
              <w:tcPr>
                <w:tcW w:w="766" w:type="dxa"/>
                <w:noWrap/>
                <w:hideMark/>
              </w:tcPr>
            </w:tcPrChange>
          </w:tcPr>
          <w:p w14:paraId="6DE404FF" w14:textId="04F50CE8" w:rsidR="00222018" w:rsidRPr="00222018" w:rsidRDefault="00222018" w:rsidP="00222018">
            <w:pPr>
              <w:pStyle w:val="MDPI42tablebody"/>
              <w:jc w:val="right"/>
              <w:rPr>
                <w:rFonts w:eastAsia="DengXian"/>
                <w:lang w:eastAsia="zh-CN"/>
                <w:rPrChange w:id="601" w:author="Min Fan" w:date="2025-07-18T16:18:00Z" w16du:dateUtc="2025-07-18T08:18:00Z">
                  <w:rPr>
                    <w:rFonts w:eastAsiaTheme="minorEastAsia"/>
                  </w:rPr>
                </w:rPrChange>
              </w:rPr>
            </w:pPr>
            <w:ins w:id="602" w:author="Min Fan" w:date="2025-07-18T16:18:00Z" w16du:dateUtc="2025-07-18T08:18:00Z">
              <w:r w:rsidRPr="00222018">
                <w:rPr>
                  <w:rFonts w:eastAsia="DengXian"/>
                  <w:lang w:eastAsia="zh-CN"/>
                  <w:rPrChange w:id="603" w:author="Min Fan" w:date="2025-07-18T16:18:00Z" w16du:dateUtc="2025-07-18T08:18:00Z">
                    <w:rPr>
                      <w:rFonts w:ascii="Aptos Narrow" w:hAnsi="Aptos Narrow" w:cs="Aptos Narrow"/>
                      <w:sz w:val="24"/>
                      <w:szCs w:val="24"/>
                      <w:lang w:val="en-GB"/>
                    </w:rPr>
                  </w:rPrChange>
                </w:rPr>
                <w:t xml:space="preserve"> 0.006</w:t>
              </w:r>
            </w:ins>
            <w:del w:id="604" w:author="Min Fan" w:date="2025-07-18T16:18:00Z" w16du:dateUtc="2025-07-18T08:18:00Z">
              <w:r w:rsidRPr="00222018" w:rsidDel="00B95C26">
                <w:rPr>
                  <w:rFonts w:eastAsia="DengXian"/>
                  <w:lang w:eastAsia="zh-CN"/>
                  <w:rPrChange w:id="605" w:author="Min Fan" w:date="2025-07-18T16:18:00Z" w16du:dateUtc="2025-07-18T08:18:00Z">
                    <w:rPr>
                      <w:rFonts w:eastAsiaTheme="minorEastAsia"/>
                    </w:rPr>
                  </w:rPrChange>
                </w:rPr>
                <w:delText xml:space="preserve"> 0.006</w:delText>
              </w:r>
            </w:del>
          </w:p>
        </w:tc>
      </w:tr>
      <w:tr w:rsidR="00222018" w:rsidRPr="0044085D" w14:paraId="2D8F2BE9" w14:textId="77777777" w:rsidTr="00222018">
        <w:trPr>
          <w:trHeight w:val="300"/>
          <w:trPrChange w:id="606" w:author="Min Fan" w:date="2025-07-18T16:20:00Z" w16du:dateUtc="2025-07-18T08:20:00Z">
            <w:trPr>
              <w:gridAfter w:val="0"/>
              <w:trHeight w:val="300"/>
            </w:trPr>
          </w:trPrChange>
        </w:trPr>
        <w:tc>
          <w:tcPr>
            <w:tcW w:w="0" w:type="dxa"/>
            <w:noWrap/>
            <w:hideMark/>
            <w:tcPrChange w:id="607" w:author="Min Fan" w:date="2025-07-18T16:20:00Z" w16du:dateUtc="2025-07-18T08:20:00Z">
              <w:tcPr>
                <w:tcW w:w="4820" w:type="dxa"/>
                <w:noWrap/>
                <w:hideMark/>
              </w:tcPr>
            </w:tcPrChange>
          </w:tcPr>
          <w:p w14:paraId="30C4177E" w14:textId="77777777" w:rsidR="00222018" w:rsidRPr="0044085D" w:rsidRDefault="00222018" w:rsidP="00222018">
            <w:pPr>
              <w:pStyle w:val="MDPI42tablebody"/>
              <w:jc w:val="left"/>
              <w:rPr>
                <w:rFonts w:eastAsiaTheme="minorEastAsia"/>
              </w:rPr>
            </w:pPr>
            <w:r w:rsidRPr="0044085D">
              <w:rPr>
                <w:rFonts w:eastAsiaTheme="minorEastAsia"/>
              </w:rPr>
              <w:t>Time from AF to Index date (Days) (median [IQR])</w:t>
            </w:r>
          </w:p>
        </w:tc>
        <w:tc>
          <w:tcPr>
            <w:tcW w:w="0" w:type="dxa"/>
            <w:noWrap/>
            <w:vAlign w:val="top"/>
            <w:hideMark/>
            <w:tcPrChange w:id="608" w:author="Min Fan" w:date="2025-07-18T16:20:00Z" w16du:dateUtc="2025-07-18T08:20:00Z">
              <w:tcPr>
                <w:tcW w:w="2268" w:type="dxa"/>
                <w:noWrap/>
                <w:hideMark/>
              </w:tcPr>
            </w:tcPrChange>
          </w:tcPr>
          <w:p w14:paraId="6DC61064" w14:textId="488E3412" w:rsidR="00222018" w:rsidRPr="00222018" w:rsidRDefault="00222018" w:rsidP="00222018">
            <w:pPr>
              <w:pStyle w:val="MDPI42tablebody"/>
              <w:jc w:val="right"/>
              <w:rPr>
                <w:rFonts w:eastAsia="DengXian"/>
                <w:lang w:eastAsia="zh-CN"/>
                <w:rPrChange w:id="609" w:author="Min Fan" w:date="2025-07-18T16:18:00Z" w16du:dateUtc="2025-07-18T08:18:00Z">
                  <w:rPr>
                    <w:rFonts w:eastAsiaTheme="minorEastAsia"/>
                  </w:rPr>
                </w:rPrChange>
              </w:rPr>
            </w:pPr>
            <w:ins w:id="610" w:author="Min Fan" w:date="2025-07-18T16:18:00Z" w16du:dateUtc="2025-07-18T08:18:00Z">
              <w:r w:rsidRPr="00222018">
                <w:rPr>
                  <w:rFonts w:eastAsia="DengXian"/>
                  <w:lang w:eastAsia="zh-CN"/>
                  <w:rPrChange w:id="611" w:author="Min Fan" w:date="2025-07-18T16:18:00Z" w16du:dateUtc="2025-07-18T08:18:00Z">
                    <w:rPr>
                      <w:rFonts w:ascii="Aptos Narrow" w:hAnsi="Aptos Narrow" w:cs="Aptos Narrow"/>
                      <w:sz w:val="24"/>
                      <w:szCs w:val="24"/>
                      <w:lang w:val="en-GB"/>
                    </w:rPr>
                  </w:rPrChange>
                </w:rPr>
                <w:t>364.00 [152.00, 739.00]</w:t>
              </w:r>
            </w:ins>
            <w:del w:id="612" w:author="Min Fan" w:date="2025-07-18T16:18:00Z" w16du:dateUtc="2025-07-18T08:18:00Z">
              <w:r w:rsidRPr="00222018" w:rsidDel="00B95C26">
                <w:rPr>
                  <w:rFonts w:eastAsia="DengXian"/>
                  <w:lang w:eastAsia="zh-CN"/>
                  <w:rPrChange w:id="613" w:author="Min Fan" w:date="2025-07-18T16:18:00Z" w16du:dateUtc="2025-07-18T08:18:00Z">
                    <w:rPr>
                      <w:rFonts w:eastAsiaTheme="minorEastAsia"/>
                    </w:rPr>
                  </w:rPrChange>
                </w:rPr>
                <w:delText>364.00 [152.00, 739.00]</w:delText>
              </w:r>
            </w:del>
          </w:p>
        </w:tc>
        <w:tc>
          <w:tcPr>
            <w:tcW w:w="0" w:type="dxa"/>
            <w:noWrap/>
            <w:vAlign w:val="top"/>
            <w:hideMark/>
            <w:tcPrChange w:id="614" w:author="Min Fan" w:date="2025-07-18T16:20:00Z" w16du:dateUtc="2025-07-18T08:20:00Z">
              <w:tcPr>
                <w:tcW w:w="2268" w:type="dxa"/>
                <w:noWrap/>
                <w:hideMark/>
              </w:tcPr>
            </w:tcPrChange>
          </w:tcPr>
          <w:p w14:paraId="626FC170" w14:textId="00E15067" w:rsidR="00222018" w:rsidRPr="00222018" w:rsidRDefault="00222018" w:rsidP="00222018">
            <w:pPr>
              <w:pStyle w:val="MDPI42tablebody"/>
              <w:jc w:val="right"/>
              <w:rPr>
                <w:rFonts w:eastAsia="DengXian"/>
                <w:lang w:eastAsia="zh-CN"/>
                <w:rPrChange w:id="615" w:author="Min Fan" w:date="2025-07-18T16:18:00Z" w16du:dateUtc="2025-07-18T08:18:00Z">
                  <w:rPr>
                    <w:rFonts w:eastAsiaTheme="minorEastAsia"/>
                  </w:rPr>
                </w:rPrChange>
              </w:rPr>
            </w:pPr>
            <w:ins w:id="616" w:author="Min Fan" w:date="2025-07-18T16:18:00Z" w16du:dateUtc="2025-07-18T08:18:00Z">
              <w:r w:rsidRPr="00222018">
                <w:rPr>
                  <w:rFonts w:eastAsia="DengXian"/>
                  <w:lang w:eastAsia="zh-CN"/>
                  <w:rPrChange w:id="617" w:author="Min Fan" w:date="2025-07-18T16:18:00Z" w16du:dateUtc="2025-07-18T08:18:00Z">
                    <w:rPr>
                      <w:rFonts w:ascii="Aptos Narrow" w:hAnsi="Aptos Narrow" w:cs="Aptos Narrow"/>
                      <w:sz w:val="24"/>
                      <w:szCs w:val="24"/>
                      <w:lang w:val="en-GB"/>
                    </w:rPr>
                  </w:rPrChange>
                </w:rPr>
                <w:t xml:space="preserve"> 17.00 [8.00, 100.00]</w:t>
              </w:r>
            </w:ins>
            <w:del w:id="618" w:author="Min Fan" w:date="2025-07-18T16:18:00Z" w16du:dateUtc="2025-07-18T08:18:00Z">
              <w:r w:rsidRPr="00222018" w:rsidDel="00B95C26">
                <w:rPr>
                  <w:rFonts w:eastAsia="DengXian"/>
                  <w:lang w:eastAsia="zh-CN"/>
                  <w:rPrChange w:id="619" w:author="Min Fan" w:date="2025-07-18T16:18:00Z" w16du:dateUtc="2025-07-18T08:18:00Z">
                    <w:rPr>
                      <w:rFonts w:eastAsiaTheme="minorEastAsia"/>
                    </w:rPr>
                  </w:rPrChange>
                </w:rPr>
                <w:delText xml:space="preserve"> 17.00 [8.00, 100.00]</w:delText>
              </w:r>
            </w:del>
          </w:p>
        </w:tc>
        <w:tc>
          <w:tcPr>
            <w:tcW w:w="0" w:type="dxa"/>
            <w:noWrap/>
            <w:vAlign w:val="top"/>
            <w:hideMark/>
            <w:tcPrChange w:id="620" w:author="Min Fan" w:date="2025-07-18T16:20:00Z" w16du:dateUtc="2025-07-18T08:20:00Z">
              <w:tcPr>
                <w:tcW w:w="770" w:type="dxa"/>
                <w:noWrap/>
                <w:hideMark/>
              </w:tcPr>
            </w:tcPrChange>
          </w:tcPr>
          <w:p w14:paraId="745CE24A" w14:textId="5A3A6F10" w:rsidR="00222018" w:rsidRPr="00222018" w:rsidRDefault="00222018" w:rsidP="00222018">
            <w:pPr>
              <w:pStyle w:val="MDPI42tablebody"/>
              <w:jc w:val="right"/>
              <w:rPr>
                <w:rFonts w:eastAsia="DengXian"/>
                <w:lang w:eastAsia="zh-CN"/>
                <w:rPrChange w:id="621" w:author="Min Fan" w:date="2025-07-18T16:18:00Z" w16du:dateUtc="2025-07-18T08:18:00Z">
                  <w:rPr>
                    <w:rFonts w:eastAsiaTheme="minorEastAsia"/>
                  </w:rPr>
                </w:rPrChange>
              </w:rPr>
            </w:pPr>
            <w:ins w:id="622" w:author="Min Fan" w:date="2025-07-18T16:18:00Z" w16du:dateUtc="2025-07-18T08:18:00Z">
              <w:r w:rsidRPr="00222018">
                <w:rPr>
                  <w:rFonts w:eastAsia="DengXian"/>
                  <w:lang w:eastAsia="zh-CN"/>
                  <w:rPrChange w:id="623" w:author="Min Fan" w:date="2025-07-18T16:18:00Z" w16du:dateUtc="2025-07-18T08:18:00Z">
                    <w:rPr>
                      <w:rFonts w:ascii="Aptos Narrow" w:hAnsi="Aptos Narrow" w:cs="Aptos Narrow"/>
                      <w:sz w:val="24"/>
                      <w:szCs w:val="24"/>
                      <w:lang w:val="en-GB"/>
                    </w:rPr>
                  </w:rPrChange>
                </w:rPr>
                <w:t xml:space="preserve"> 0.917</w:t>
              </w:r>
            </w:ins>
            <w:del w:id="624" w:author="Min Fan" w:date="2025-07-18T16:18:00Z" w16du:dateUtc="2025-07-18T08:18:00Z">
              <w:r w:rsidRPr="00222018" w:rsidDel="00B95C26">
                <w:rPr>
                  <w:rFonts w:eastAsia="DengXian"/>
                  <w:lang w:eastAsia="zh-CN"/>
                  <w:rPrChange w:id="625" w:author="Min Fan" w:date="2025-07-18T16:18:00Z" w16du:dateUtc="2025-07-18T08:18:00Z">
                    <w:rPr>
                      <w:rFonts w:eastAsiaTheme="minorEastAsia"/>
                    </w:rPr>
                  </w:rPrChange>
                </w:rPr>
                <w:delText xml:space="preserve"> 0.835</w:delText>
              </w:r>
            </w:del>
          </w:p>
        </w:tc>
        <w:tc>
          <w:tcPr>
            <w:tcW w:w="0" w:type="dxa"/>
            <w:noWrap/>
            <w:vAlign w:val="top"/>
            <w:hideMark/>
            <w:tcPrChange w:id="626" w:author="Min Fan" w:date="2025-07-18T16:20:00Z" w16du:dateUtc="2025-07-18T08:20:00Z">
              <w:tcPr>
                <w:tcW w:w="2200" w:type="dxa"/>
                <w:noWrap/>
                <w:hideMark/>
              </w:tcPr>
            </w:tcPrChange>
          </w:tcPr>
          <w:p w14:paraId="2A6233B6" w14:textId="00849AD8" w:rsidR="00222018" w:rsidRPr="00222018" w:rsidRDefault="00222018" w:rsidP="00222018">
            <w:pPr>
              <w:pStyle w:val="MDPI42tablebody"/>
              <w:jc w:val="right"/>
              <w:rPr>
                <w:rFonts w:eastAsia="DengXian"/>
                <w:lang w:eastAsia="zh-CN"/>
                <w:rPrChange w:id="627" w:author="Min Fan" w:date="2025-07-18T16:18:00Z" w16du:dateUtc="2025-07-18T08:18:00Z">
                  <w:rPr>
                    <w:rFonts w:eastAsiaTheme="minorEastAsia"/>
                  </w:rPr>
                </w:rPrChange>
              </w:rPr>
            </w:pPr>
            <w:ins w:id="628" w:author="Min Fan" w:date="2025-07-18T16:18:00Z" w16du:dateUtc="2025-07-18T08:18:00Z">
              <w:r w:rsidRPr="00222018">
                <w:rPr>
                  <w:rFonts w:eastAsia="DengXian"/>
                  <w:lang w:eastAsia="zh-CN"/>
                  <w:rPrChange w:id="629" w:author="Min Fan" w:date="2025-07-18T16:18:00Z" w16du:dateUtc="2025-07-18T08:18:00Z">
                    <w:rPr>
                      <w:rFonts w:ascii="Aptos Narrow" w:hAnsi="Aptos Narrow" w:cs="Aptos Narrow"/>
                      <w:sz w:val="24"/>
                      <w:szCs w:val="24"/>
                      <w:lang w:val="en-GB"/>
                    </w:rPr>
                  </w:rPrChange>
                </w:rPr>
                <w:t>132.00 [59.00, 274.00]</w:t>
              </w:r>
            </w:ins>
            <w:del w:id="630" w:author="Min Fan" w:date="2025-07-18T16:18:00Z" w16du:dateUtc="2025-07-18T08:18:00Z">
              <w:r w:rsidRPr="00222018" w:rsidDel="00B95C26">
                <w:rPr>
                  <w:rFonts w:eastAsia="DengXian"/>
                  <w:lang w:eastAsia="zh-CN"/>
                  <w:rPrChange w:id="631" w:author="Min Fan" w:date="2025-07-18T16:18:00Z" w16du:dateUtc="2025-07-18T08:18:00Z">
                    <w:rPr>
                      <w:rFonts w:eastAsiaTheme="minorEastAsia"/>
                    </w:rPr>
                  </w:rPrChange>
                </w:rPr>
                <w:delText>132.00 [59.00, 274.00]</w:delText>
              </w:r>
            </w:del>
          </w:p>
        </w:tc>
        <w:tc>
          <w:tcPr>
            <w:tcW w:w="0" w:type="dxa"/>
            <w:noWrap/>
            <w:vAlign w:val="top"/>
            <w:hideMark/>
            <w:tcPrChange w:id="632" w:author="Min Fan" w:date="2025-07-18T16:20:00Z" w16du:dateUtc="2025-07-18T08:20:00Z">
              <w:tcPr>
                <w:tcW w:w="2275" w:type="dxa"/>
                <w:noWrap/>
                <w:hideMark/>
              </w:tcPr>
            </w:tcPrChange>
          </w:tcPr>
          <w:p w14:paraId="1466864A" w14:textId="5D80BC9F" w:rsidR="00222018" w:rsidRPr="00222018" w:rsidRDefault="00222018" w:rsidP="00222018">
            <w:pPr>
              <w:pStyle w:val="MDPI42tablebody"/>
              <w:jc w:val="right"/>
              <w:rPr>
                <w:rFonts w:eastAsia="DengXian"/>
                <w:lang w:eastAsia="zh-CN"/>
                <w:rPrChange w:id="633" w:author="Min Fan" w:date="2025-07-18T16:18:00Z" w16du:dateUtc="2025-07-18T08:18:00Z">
                  <w:rPr>
                    <w:rFonts w:eastAsiaTheme="minorEastAsia"/>
                  </w:rPr>
                </w:rPrChange>
              </w:rPr>
            </w:pPr>
            <w:ins w:id="634" w:author="Min Fan" w:date="2025-07-18T16:18:00Z" w16du:dateUtc="2025-07-18T08:18:00Z">
              <w:r w:rsidRPr="00222018">
                <w:rPr>
                  <w:rFonts w:eastAsia="DengXian"/>
                  <w:lang w:eastAsia="zh-CN"/>
                  <w:rPrChange w:id="635" w:author="Min Fan" w:date="2025-07-18T16:18:00Z" w16du:dateUtc="2025-07-18T08:18:00Z">
                    <w:rPr>
                      <w:rFonts w:ascii="Aptos Narrow" w:hAnsi="Aptos Narrow" w:cs="Aptos Narrow"/>
                      <w:sz w:val="24"/>
                      <w:szCs w:val="24"/>
                      <w:lang w:val="en-GB"/>
                    </w:rPr>
                  </w:rPrChange>
                </w:rPr>
                <w:t xml:space="preserve"> 17.00 [8.00, 100.00]</w:t>
              </w:r>
            </w:ins>
            <w:del w:id="636" w:author="Min Fan" w:date="2025-07-18T16:18:00Z" w16du:dateUtc="2025-07-18T08:18:00Z">
              <w:r w:rsidRPr="00222018" w:rsidDel="00B95C26">
                <w:rPr>
                  <w:rFonts w:eastAsia="DengXian"/>
                  <w:lang w:eastAsia="zh-CN"/>
                  <w:rPrChange w:id="637" w:author="Min Fan" w:date="2025-07-18T16:18:00Z" w16du:dateUtc="2025-07-18T08:18:00Z">
                    <w:rPr>
                      <w:rFonts w:eastAsiaTheme="minorEastAsia"/>
                    </w:rPr>
                  </w:rPrChange>
                </w:rPr>
                <w:delText xml:space="preserve"> 17.00 [8.00, 100.00]</w:delText>
              </w:r>
            </w:del>
          </w:p>
        </w:tc>
        <w:tc>
          <w:tcPr>
            <w:tcW w:w="1216" w:type="dxa"/>
            <w:noWrap/>
            <w:vAlign w:val="top"/>
            <w:hideMark/>
            <w:tcPrChange w:id="638" w:author="Min Fan" w:date="2025-07-18T16:20:00Z" w16du:dateUtc="2025-07-18T08:20:00Z">
              <w:tcPr>
                <w:tcW w:w="766" w:type="dxa"/>
                <w:noWrap/>
                <w:hideMark/>
              </w:tcPr>
            </w:tcPrChange>
          </w:tcPr>
          <w:p w14:paraId="3C3A8F10" w14:textId="25853245" w:rsidR="00222018" w:rsidRPr="00222018" w:rsidRDefault="00222018" w:rsidP="00222018">
            <w:pPr>
              <w:pStyle w:val="MDPI42tablebody"/>
              <w:jc w:val="right"/>
              <w:rPr>
                <w:rFonts w:eastAsia="DengXian"/>
                <w:lang w:eastAsia="zh-CN"/>
                <w:rPrChange w:id="639" w:author="Min Fan" w:date="2025-07-18T16:18:00Z" w16du:dateUtc="2025-07-18T08:18:00Z">
                  <w:rPr>
                    <w:rFonts w:eastAsiaTheme="minorEastAsia"/>
                  </w:rPr>
                </w:rPrChange>
              </w:rPr>
            </w:pPr>
            <w:ins w:id="640" w:author="Min Fan" w:date="2025-07-18T16:18:00Z" w16du:dateUtc="2025-07-18T08:18:00Z">
              <w:r w:rsidRPr="00222018">
                <w:rPr>
                  <w:rFonts w:eastAsia="DengXian"/>
                  <w:lang w:eastAsia="zh-CN"/>
                  <w:rPrChange w:id="641" w:author="Min Fan" w:date="2025-07-18T16:18:00Z" w16du:dateUtc="2025-07-18T08:18:00Z">
                    <w:rPr>
                      <w:rFonts w:ascii="Aptos Narrow" w:hAnsi="Aptos Narrow" w:cs="Aptos Narrow"/>
                      <w:sz w:val="24"/>
                      <w:szCs w:val="24"/>
                      <w:lang w:val="en-GB"/>
                    </w:rPr>
                  </w:rPrChange>
                </w:rPr>
                <w:t xml:space="preserve"> 0.395</w:t>
              </w:r>
            </w:ins>
            <w:del w:id="642" w:author="Min Fan" w:date="2025-07-18T16:18:00Z" w16du:dateUtc="2025-07-18T08:18:00Z">
              <w:r w:rsidRPr="00222018" w:rsidDel="00B95C26">
                <w:rPr>
                  <w:rFonts w:eastAsia="DengXian"/>
                  <w:lang w:eastAsia="zh-CN"/>
                  <w:rPrChange w:id="643" w:author="Min Fan" w:date="2025-07-18T16:18:00Z" w16du:dateUtc="2025-07-18T08:18:00Z">
                    <w:rPr>
                      <w:rFonts w:eastAsiaTheme="minorEastAsia"/>
                    </w:rPr>
                  </w:rPrChange>
                </w:rPr>
                <w:delText xml:space="preserve"> 0.395</w:delText>
              </w:r>
            </w:del>
          </w:p>
        </w:tc>
      </w:tr>
      <w:tr w:rsidR="00222018" w:rsidRPr="0044085D" w14:paraId="2C3CBDA6" w14:textId="77777777" w:rsidTr="00222018">
        <w:trPr>
          <w:trHeight w:val="300"/>
          <w:trPrChange w:id="644" w:author="Min Fan" w:date="2025-07-18T16:20:00Z" w16du:dateUtc="2025-07-18T08:20:00Z">
            <w:trPr>
              <w:gridAfter w:val="0"/>
              <w:trHeight w:val="300"/>
            </w:trPr>
          </w:trPrChange>
        </w:trPr>
        <w:tc>
          <w:tcPr>
            <w:tcW w:w="0" w:type="dxa"/>
            <w:noWrap/>
            <w:hideMark/>
            <w:tcPrChange w:id="645" w:author="Min Fan" w:date="2025-07-18T16:20:00Z" w16du:dateUtc="2025-07-18T08:20:00Z">
              <w:tcPr>
                <w:tcW w:w="4820" w:type="dxa"/>
                <w:noWrap/>
                <w:hideMark/>
              </w:tcPr>
            </w:tcPrChange>
          </w:tcPr>
          <w:p w14:paraId="68944DFA" w14:textId="77777777" w:rsidR="00222018" w:rsidRPr="0044085D" w:rsidRDefault="00222018" w:rsidP="00222018">
            <w:pPr>
              <w:pStyle w:val="MDPI42tablebody"/>
              <w:jc w:val="left"/>
              <w:rPr>
                <w:rFonts w:eastAsiaTheme="minorEastAsia"/>
              </w:rPr>
            </w:pPr>
            <w:r w:rsidRPr="0044085D">
              <w:rPr>
                <w:rFonts w:eastAsiaTheme="minorEastAsia"/>
              </w:rPr>
              <w:t>CHA₂DS₂-VASc Score (mean (SD))</w:t>
            </w:r>
          </w:p>
        </w:tc>
        <w:tc>
          <w:tcPr>
            <w:tcW w:w="0" w:type="dxa"/>
            <w:noWrap/>
            <w:vAlign w:val="top"/>
            <w:hideMark/>
            <w:tcPrChange w:id="646" w:author="Min Fan" w:date="2025-07-18T16:20:00Z" w16du:dateUtc="2025-07-18T08:20:00Z">
              <w:tcPr>
                <w:tcW w:w="2268" w:type="dxa"/>
                <w:noWrap/>
                <w:hideMark/>
              </w:tcPr>
            </w:tcPrChange>
          </w:tcPr>
          <w:p w14:paraId="1C8062D6" w14:textId="7A322ADE" w:rsidR="00222018" w:rsidRPr="00222018" w:rsidRDefault="00222018" w:rsidP="00222018">
            <w:pPr>
              <w:pStyle w:val="MDPI42tablebody"/>
              <w:jc w:val="right"/>
              <w:rPr>
                <w:rFonts w:eastAsia="DengXian"/>
                <w:lang w:eastAsia="zh-CN"/>
                <w:rPrChange w:id="647" w:author="Min Fan" w:date="2025-07-18T16:18:00Z" w16du:dateUtc="2025-07-18T08:18:00Z">
                  <w:rPr>
                    <w:rFonts w:eastAsiaTheme="minorEastAsia"/>
                  </w:rPr>
                </w:rPrChange>
              </w:rPr>
            </w:pPr>
            <w:ins w:id="648" w:author="Min Fan" w:date="2025-07-18T16:18:00Z" w16du:dateUtc="2025-07-18T08:18:00Z">
              <w:r w:rsidRPr="00222018">
                <w:rPr>
                  <w:rFonts w:eastAsia="DengXian"/>
                  <w:lang w:eastAsia="zh-CN"/>
                  <w:rPrChange w:id="649" w:author="Min Fan" w:date="2025-07-18T16:18:00Z" w16du:dateUtc="2025-07-18T08:18:00Z">
                    <w:rPr>
                      <w:rFonts w:ascii="Aptos Narrow" w:hAnsi="Aptos Narrow" w:cs="Aptos Narrow"/>
                      <w:sz w:val="24"/>
                      <w:szCs w:val="24"/>
                      <w:lang w:val="en-GB"/>
                    </w:rPr>
                  </w:rPrChange>
                </w:rPr>
                <w:t xml:space="preserve">  3.23 (1.40)</w:t>
              </w:r>
            </w:ins>
            <w:del w:id="650" w:author="Min Fan" w:date="2025-07-18T16:18:00Z" w16du:dateUtc="2025-07-18T08:18:00Z">
              <w:r w:rsidRPr="00222018" w:rsidDel="00B95C26">
                <w:rPr>
                  <w:rFonts w:eastAsia="DengXian"/>
                  <w:lang w:eastAsia="zh-CN"/>
                  <w:rPrChange w:id="651" w:author="Min Fan" w:date="2025-07-18T16:18:00Z" w16du:dateUtc="2025-07-18T08:18:00Z">
                    <w:rPr>
                      <w:rFonts w:eastAsiaTheme="minorEastAsia"/>
                    </w:rPr>
                  </w:rPrChange>
                </w:rPr>
                <w:delText xml:space="preserve">  3.23 (1.40)</w:delText>
              </w:r>
            </w:del>
          </w:p>
        </w:tc>
        <w:tc>
          <w:tcPr>
            <w:tcW w:w="0" w:type="dxa"/>
            <w:noWrap/>
            <w:vAlign w:val="top"/>
            <w:hideMark/>
            <w:tcPrChange w:id="652" w:author="Min Fan" w:date="2025-07-18T16:20:00Z" w16du:dateUtc="2025-07-18T08:20:00Z">
              <w:tcPr>
                <w:tcW w:w="2268" w:type="dxa"/>
                <w:noWrap/>
                <w:hideMark/>
              </w:tcPr>
            </w:tcPrChange>
          </w:tcPr>
          <w:p w14:paraId="045C7E9E" w14:textId="296DC264" w:rsidR="00222018" w:rsidRPr="00222018" w:rsidRDefault="00222018" w:rsidP="00222018">
            <w:pPr>
              <w:pStyle w:val="MDPI42tablebody"/>
              <w:jc w:val="right"/>
              <w:rPr>
                <w:rFonts w:eastAsia="DengXian"/>
                <w:lang w:eastAsia="zh-CN"/>
                <w:rPrChange w:id="653" w:author="Min Fan" w:date="2025-07-18T16:18:00Z" w16du:dateUtc="2025-07-18T08:18:00Z">
                  <w:rPr>
                    <w:rFonts w:eastAsiaTheme="minorEastAsia"/>
                  </w:rPr>
                </w:rPrChange>
              </w:rPr>
            </w:pPr>
            <w:ins w:id="654" w:author="Min Fan" w:date="2025-07-18T16:18:00Z" w16du:dateUtc="2025-07-18T08:18:00Z">
              <w:r w:rsidRPr="00222018">
                <w:rPr>
                  <w:rFonts w:eastAsia="DengXian"/>
                  <w:lang w:eastAsia="zh-CN"/>
                  <w:rPrChange w:id="655" w:author="Min Fan" w:date="2025-07-18T16:18:00Z" w16du:dateUtc="2025-07-18T08:18:00Z">
                    <w:rPr>
                      <w:rFonts w:ascii="Aptos Narrow" w:hAnsi="Aptos Narrow" w:cs="Aptos Narrow"/>
                      <w:sz w:val="24"/>
                      <w:szCs w:val="24"/>
                      <w:lang w:val="en-GB"/>
                    </w:rPr>
                  </w:rPrChange>
                </w:rPr>
                <w:t xml:space="preserve">  3.27 (1.41)</w:t>
              </w:r>
            </w:ins>
            <w:del w:id="656" w:author="Min Fan" w:date="2025-07-18T16:18:00Z" w16du:dateUtc="2025-07-18T08:18:00Z">
              <w:r w:rsidRPr="00222018" w:rsidDel="00B95C26">
                <w:rPr>
                  <w:rFonts w:eastAsia="DengXian"/>
                  <w:lang w:eastAsia="zh-CN"/>
                  <w:rPrChange w:id="657" w:author="Min Fan" w:date="2025-07-18T16:18:00Z" w16du:dateUtc="2025-07-18T08:18:00Z">
                    <w:rPr>
                      <w:rFonts w:eastAsiaTheme="minorEastAsia"/>
                    </w:rPr>
                  </w:rPrChange>
                </w:rPr>
                <w:delText xml:space="preserve">  3.27 (1.41)</w:delText>
              </w:r>
            </w:del>
          </w:p>
        </w:tc>
        <w:tc>
          <w:tcPr>
            <w:tcW w:w="0" w:type="dxa"/>
            <w:noWrap/>
            <w:vAlign w:val="top"/>
            <w:hideMark/>
            <w:tcPrChange w:id="658" w:author="Min Fan" w:date="2025-07-18T16:20:00Z" w16du:dateUtc="2025-07-18T08:20:00Z">
              <w:tcPr>
                <w:tcW w:w="770" w:type="dxa"/>
                <w:noWrap/>
                <w:hideMark/>
              </w:tcPr>
            </w:tcPrChange>
          </w:tcPr>
          <w:p w14:paraId="6B7222D3" w14:textId="5EA9C959" w:rsidR="00222018" w:rsidRPr="00222018" w:rsidRDefault="00222018" w:rsidP="00222018">
            <w:pPr>
              <w:pStyle w:val="MDPI42tablebody"/>
              <w:jc w:val="right"/>
              <w:rPr>
                <w:rFonts w:eastAsia="DengXian"/>
                <w:lang w:eastAsia="zh-CN"/>
                <w:rPrChange w:id="659" w:author="Min Fan" w:date="2025-07-18T16:18:00Z" w16du:dateUtc="2025-07-18T08:18:00Z">
                  <w:rPr>
                    <w:rFonts w:eastAsiaTheme="minorEastAsia"/>
                  </w:rPr>
                </w:rPrChange>
              </w:rPr>
            </w:pPr>
            <w:ins w:id="660" w:author="Min Fan" w:date="2025-07-18T16:18:00Z" w16du:dateUtc="2025-07-18T08:18:00Z">
              <w:r w:rsidRPr="00222018">
                <w:rPr>
                  <w:rFonts w:eastAsia="DengXian"/>
                  <w:lang w:eastAsia="zh-CN"/>
                  <w:rPrChange w:id="661" w:author="Min Fan" w:date="2025-07-18T16:18:00Z" w16du:dateUtc="2025-07-18T08:18:00Z">
                    <w:rPr>
                      <w:rFonts w:ascii="Aptos Narrow" w:hAnsi="Aptos Narrow" w:cs="Aptos Narrow"/>
                      <w:sz w:val="24"/>
                      <w:szCs w:val="24"/>
                      <w:lang w:val="en-GB"/>
                    </w:rPr>
                  </w:rPrChange>
                </w:rPr>
                <w:t xml:space="preserve"> 0.028</w:t>
              </w:r>
            </w:ins>
            <w:del w:id="662" w:author="Min Fan" w:date="2025-07-18T16:18:00Z" w16du:dateUtc="2025-07-18T08:18:00Z">
              <w:r w:rsidRPr="00222018" w:rsidDel="00B95C26">
                <w:rPr>
                  <w:rFonts w:eastAsia="DengXian"/>
                  <w:lang w:eastAsia="zh-CN"/>
                  <w:rPrChange w:id="663" w:author="Min Fan" w:date="2025-07-18T16:18:00Z" w16du:dateUtc="2025-07-18T08:18:00Z">
                    <w:rPr>
                      <w:rFonts w:eastAsiaTheme="minorEastAsia"/>
                    </w:rPr>
                  </w:rPrChange>
                </w:rPr>
                <w:delText xml:space="preserve"> 0.030</w:delText>
              </w:r>
            </w:del>
          </w:p>
        </w:tc>
        <w:tc>
          <w:tcPr>
            <w:tcW w:w="0" w:type="dxa"/>
            <w:noWrap/>
            <w:vAlign w:val="top"/>
            <w:hideMark/>
            <w:tcPrChange w:id="664" w:author="Min Fan" w:date="2025-07-18T16:20:00Z" w16du:dateUtc="2025-07-18T08:20:00Z">
              <w:tcPr>
                <w:tcW w:w="2200" w:type="dxa"/>
                <w:noWrap/>
                <w:hideMark/>
              </w:tcPr>
            </w:tcPrChange>
          </w:tcPr>
          <w:p w14:paraId="14AEF809" w14:textId="7F896FAE" w:rsidR="00222018" w:rsidRPr="00222018" w:rsidRDefault="00222018" w:rsidP="00222018">
            <w:pPr>
              <w:pStyle w:val="MDPI42tablebody"/>
              <w:jc w:val="right"/>
              <w:rPr>
                <w:rFonts w:eastAsia="DengXian"/>
                <w:lang w:eastAsia="zh-CN"/>
                <w:rPrChange w:id="665" w:author="Min Fan" w:date="2025-07-18T16:18:00Z" w16du:dateUtc="2025-07-18T08:18:00Z">
                  <w:rPr>
                    <w:rFonts w:eastAsiaTheme="minorEastAsia"/>
                  </w:rPr>
                </w:rPrChange>
              </w:rPr>
            </w:pPr>
            <w:ins w:id="666" w:author="Min Fan" w:date="2025-07-18T16:18:00Z" w16du:dateUtc="2025-07-18T08:18:00Z">
              <w:r w:rsidRPr="00222018">
                <w:rPr>
                  <w:rFonts w:eastAsia="DengXian"/>
                  <w:lang w:eastAsia="zh-CN"/>
                  <w:rPrChange w:id="667" w:author="Min Fan" w:date="2025-07-18T16:18:00Z" w16du:dateUtc="2025-07-18T08:18:00Z">
                    <w:rPr>
                      <w:rFonts w:ascii="Aptos Narrow" w:hAnsi="Aptos Narrow" w:cs="Aptos Narrow"/>
                      <w:sz w:val="24"/>
                      <w:szCs w:val="24"/>
                      <w:lang w:val="en-GB"/>
                    </w:rPr>
                  </w:rPrChange>
                </w:rPr>
                <w:t xml:space="preserve">  3.28 (1.42)</w:t>
              </w:r>
            </w:ins>
            <w:del w:id="668" w:author="Min Fan" w:date="2025-07-18T16:18:00Z" w16du:dateUtc="2025-07-18T08:18:00Z">
              <w:r w:rsidRPr="00222018" w:rsidDel="00B95C26">
                <w:rPr>
                  <w:rFonts w:eastAsia="DengXian"/>
                  <w:lang w:eastAsia="zh-CN"/>
                  <w:rPrChange w:id="669" w:author="Min Fan" w:date="2025-07-18T16:18:00Z" w16du:dateUtc="2025-07-18T08:18:00Z">
                    <w:rPr>
                      <w:rFonts w:eastAsiaTheme="minorEastAsia"/>
                    </w:rPr>
                  </w:rPrChange>
                </w:rPr>
                <w:delText xml:space="preserve">  3.28 (1.42)</w:delText>
              </w:r>
            </w:del>
          </w:p>
        </w:tc>
        <w:tc>
          <w:tcPr>
            <w:tcW w:w="0" w:type="dxa"/>
            <w:noWrap/>
            <w:vAlign w:val="top"/>
            <w:hideMark/>
            <w:tcPrChange w:id="670" w:author="Min Fan" w:date="2025-07-18T16:20:00Z" w16du:dateUtc="2025-07-18T08:20:00Z">
              <w:tcPr>
                <w:tcW w:w="2275" w:type="dxa"/>
                <w:noWrap/>
                <w:hideMark/>
              </w:tcPr>
            </w:tcPrChange>
          </w:tcPr>
          <w:p w14:paraId="176E1CA8" w14:textId="300181FF" w:rsidR="00222018" w:rsidRPr="00222018" w:rsidRDefault="00222018" w:rsidP="00222018">
            <w:pPr>
              <w:pStyle w:val="MDPI42tablebody"/>
              <w:jc w:val="right"/>
              <w:rPr>
                <w:rFonts w:eastAsia="DengXian"/>
                <w:lang w:eastAsia="zh-CN"/>
                <w:rPrChange w:id="671" w:author="Min Fan" w:date="2025-07-18T16:18:00Z" w16du:dateUtc="2025-07-18T08:18:00Z">
                  <w:rPr>
                    <w:rFonts w:eastAsiaTheme="minorEastAsia"/>
                  </w:rPr>
                </w:rPrChange>
              </w:rPr>
            </w:pPr>
            <w:ins w:id="672" w:author="Min Fan" w:date="2025-07-18T16:18:00Z" w16du:dateUtc="2025-07-18T08:18:00Z">
              <w:r w:rsidRPr="00222018">
                <w:rPr>
                  <w:rFonts w:eastAsia="DengXian"/>
                  <w:lang w:eastAsia="zh-CN"/>
                  <w:rPrChange w:id="673" w:author="Min Fan" w:date="2025-07-18T16:18:00Z" w16du:dateUtc="2025-07-18T08:18:00Z">
                    <w:rPr>
                      <w:rFonts w:ascii="Aptos Narrow" w:hAnsi="Aptos Narrow" w:cs="Aptos Narrow"/>
                      <w:sz w:val="24"/>
                      <w:szCs w:val="24"/>
                      <w:lang w:val="en-GB"/>
                    </w:rPr>
                  </w:rPrChange>
                </w:rPr>
                <w:t xml:space="preserve">  3.27 (1.41)</w:t>
              </w:r>
            </w:ins>
            <w:del w:id="674" w:author="Min Fan" w:date="2025-07-18T16:18:00Z" w16du:dateUtc="2025-07-18T08:18:00Z">
              <w:r w:rsidRPr="00222018" w:rsidDel="00B95C26">
                <w:rPr>
                  <w:rFonts w:eastAsia="DengXian"/>
                  <w:lang w:eastAsia="zh-CN"/>
                  <w:rPrChange w:id="675" w:author="Min Fan" w:date="2025-07-18T16:18:00Z" w16du:dateUtc="2025-07-18T08:18:00Z">
                    <w:rPr>
                      <w:rFonts w:eastAsiaTheme="minorEastAsia"/>
                    </w:rPr>
                  </w:rPrChange>
                </w:rPr>
                <w:delText xml:space="preserve">  3.27 (1.41)</w:delText>
              </w:r>
            </w:del>
          </w:p>
        </w:tc>
        <w:tc>
          <w:tcPr>
            <w:tcW w:w="1216" w:type="dxa"/>
            <w:noWrap/>
            <w:vAlign w:val="top"/>
            <w:hideMark/>
            <w:tcPrChange w:id="676" w:author="Min Fan" w:date="2025-07-18T16:20:00Z" w16du:dateUtc="2025-07-18T08:20:00Z">
              <w:tcPr>
                <w:tcW w:w="766" w:type="dxa"/>
                <w:noWrap/>
                <w:hideMark/>
              </w:tcPr>
            </w:tcPrChange>
          </w:tcPr>
          <w:p w14:paraId="764E1306" w14:textId="1D3515F8" w:rsidR="00222018" w:rsidRPr="00222018" w:rsidRDefault="00222018" w:rsidP="00222018">
            <w:pPr>
              <w:pStyle w:val="MDPI42tablebody"/>
              <w:jc w:val="right"/>
              <w:rPr>
                <w:rFonts w:eastAsia="DengXian"/>
                <w:lang w:eastAsia="zh-CN"/>
                <w:rPrChange w:id="677" w:author="Min Fan" w:date="2025-07-18T16:18:00Z" w16du:dateUtc="2025-07-18T08:18:00Z">
                  <w:rPr>
                    <w:rFonts w:eastAsiaTheme="minorEastAsia"/>
                  </w:rPr>
                </w:rPrChange>
              </w:rPr>
            </w:pPr>
            <w:ins w:id="678" w:author="Min Fan" w:date="2025-07-18T16:18:00Z" w16du:dateUtc="2025-07-18T08:18:00Z">
              <w:r w:rsidRPr="00222018">
                <w:rPr>
                  <w:rFonts w:eastAsia="DengXian"/>
                  <w:lang w:eastAsia="zh-CN"/>
                  <w:rPrChange w:id="679" w:author="Min Fan" w:date="2025-07-18T16:18:00Z" w16du:dateUtc="2025-07-18T08:18:00Z">
                    <w:rPr>
                      <w:rFonts w:ascii="Aptos Narrow" w:hAnsi="Aptos Narrow" w:cs="Aptos Narrow"/>
                      <w:sz w:val="24"/>
                      <w:szCs w:val="24"/>
                      <w:lang w:val="en-GB"/>
                    </w:rPr>
                  </w:rPrChange>
                </w:rPr>
                <w:t xml:space="preserve"> 0.006</w:t>
              </w:r>
            </w:ins>
            <w:del w:id="680" w:author="Min Fan" w:date="2025-07-18T16:18:00Z" w16du:dateUtc="2025-07-18T08:18:00Z">
              <w:r w:rsidRPr="00222018" w:rsidDel="00B95C26">
                <w:rPr>
                  <w:rFonts w:eastAsia="DengXian"/>
                  <w:lang w:eastAsia="zh-CN"/>
                  <w:rPrChange w:id="681" w:author="Min Fan" w:date="2025-07-18T16:18:00Z" w16du:dateUtc="2025-07-18T08:18:00Z">
                    <w:rPr>
                      <w:rFonts w:eastAsiaTheme="minorEastAsia"/>
                    </w:rPr>
                  </w:rPrChange>
                </w:rPr>
                <w:delText xml:space="preserve"> 0.006</w:delText>
              </w:r>
            </w:del>
          </w:p>
        </w:tc>
      </w:tr>
      <w:tr w:rsidR="00222018" w:rsidRPr="0044085D" w14:paraId="7555382D" w14:textId="77777777" w:rsidTr="00222018">
        <w:trPr>
          <w:trHeight w:val="300"/>
          <w:ins w:id="682" w:author="Min Fan" w:date="2025-07-18T16:20:00Z"/>
          <w:trPrChange w:id="683" w:author="Min Fan" w:date="2025-07-18T16:20:00Z" w16du:dateUtc="2025-07-18T08:20:00Z">
            <w:trPr>
              <w:trHeight w:val="300"/>
            </w:trPr>
          </w:trPrChange>
        </w:trPr>
        <w:tc>
          <w:tcPr>
            <w:tcW w:w="0" w:type="dxa"/>
            <w:noWrap/>
            <w:tcPrChange w:id="684" w:author="Min Fan" w:date="2025-07-18T16:20:00Z" w16du:dateUtc="2025-07-18T08:20:00Z">
              <w:tcPr>
                <w:tcW w:w="4820" w:type="dxa"/>
                <w:noWrap/>
              </w:tcPr>
            </w:tcPrChange>
          </w:tcPr>
          <w:p w14:paraId="4D073A03" w14:textId="472A616B" w:rsidR="00222018" w:rsidRPr="00222018" w:rsidRDefault="00222018" w:rsidP="00222018">
            <w:pPr>
              <w:pStyle w:val="MDPI42tablebody"/>
              <w:jc w:val="left"/>
              <w:rPr>
                <w:ins w:id="685" w:author="Min Fan" w:date="2025-07-18T16:20:00Z" w16du:dateUtc="2025-07-18T08:20:00Z"/>
                <w:rFonts w:eastAsiaTheme="minorEastAsia"/>
                <w:b/>
                <w:bCs/>
                <w:lang w:eastAsia="zh-CN"/>
                <w:rPrChange w:id="686" w:author="Min Fan" w:date="2025-07-18T16:21:00Z" w16du:dateUtc="2025-07-18T08:21:00Z">
                  <w:rPr>
                    <w:ins w:id="687" w:author="Min Fan" w:date="2025-07-18T16:20:00Z" w16du:dateUtc="2025-07-18T08:20:00Z"/>
                    <w:rFonts w:eastAsiaTheme="minorEastAsia"/>
                    <w:lang w:eastAsia="zh-CN"/>
                  </w:rPr>
                </w:rPrChange>
              </w:rPr>
            </w:pPr>
            <w:ins w:id="688" w:author="Min Fan" w:date="2025-07-18T16:21:00Z" w16du:dateUtc="2025-07-18T08:21:00Z">
              <w:r w:rsidRPr="00222018">
                <w:rPr>
                  <w:rFonts w:eastAsiaTheme="minorEastAsia"/>
                  <w:b/>
                  <w:bCs/>
                  <w:lang w:eastAsia="zh-CN"/>
                  <w:rPrChange w:id="689" w:author="Min Fan" w:date="2025-07-18T16:21:00Z" w16du:dateUtc="2025-07-18T08:21:00Z">
                    <w:rPr>
                      <w:rFonts w:eastAsiaTheme="minorEastAsia"/>
                      <w:lang w:eastAsia="zh-CN"/>
                    </w:rPr>
                  </w:rPrChange>
                </w:rPr>
                <w:t>Comorbidities</w:t>
              </w:r>
            </w:ins>
            <w:ins w:id="690" w:author="Min Fan" w:date="2025-07-18T16:20:00Z" w16du:dateUtc="2025-07-18T08:20:00Z">
              <w:r w:rsidRPr="00222018">
                <w:rPr>
                  <w:rFonts w:eastAsiaTheme="minorEastAsia"/>
                  <w:b/>
                  <w:bCs/>
                  <w:lang w:eastAsia="zh-CN"/>
                  <w:rPrChange w:id="691" w:author="Min Fan" w:date="2025-07-18T16:21:00Z" w16du:dateUtc="2025-07-18T08:21:00Z">
                    <w:rPr>
                      <w:rFonts w:eastAsiaTheme="minorEastAsia"/>
                      <w:lang w:eastAsia="zh-CN"/>
                    </w:rPr>
                  </w:rPrChange>
                </w:rPr>
                <w:t xml:space="preserve"> before index date</w:t>
              </w:r>
            </w:ins>
            <w:ins w:id="692" w:author="Min Fan" w:date="2025-07-18T16:21:00Z" w16du:dateUtc="2025-07-18T08:21:00Z">
              <w:r w:rsidRPr="00222018">
                <w:rPr>
                  <w:rFonts w:eastAsiaTheme="minorEastAsia"/>
                  <w:b/>
                  <w:bCs/>
                  <w:lang w:eastAsia="zh-CN"/>
                  <w:rPrChange w:id="693" w:author="Min Fan" w:date="2025-07-18T16:21:00Z" w16du:dateUtc="2025-07-18T08:21:00Z">
                    <w:rPr>
                      <w:rFonts w:eastAsiaTheme="minorEastAsia"/>
                      <w:lang w:eastAsia="zh-CN"/>
                    </w:rPr>
                  </w:rPrChange>
                </w:rPr>
                <w:t>, n (%)</w:t>
              </w:r>
            </w:ins>
          </w:p>
        </w:tc>
        <w:tc>
          <w:tcPr>
            <w:tcW w:w="0" w:type="dxa"/>
            <w:noWrap/>
            <w:vAlign w:val="top"/>
            <w:tcPrChange w:id="694" w:author="Min Fan" w:date="2025-07-18T16:20:00Z" w16du:dateUtc="2025-07-18T08:20:00Z">
              <w:tcPr>
                <w:tcW w:w="2268" w:type="dxa"/>
                <w:noWrap/>
                <w:vAlign w:val="top"/>
              </w:tcPr>
            </w:tcPrChange>
          </w:tcPr>
          <w:p w14:paraId="29495C62" w14:textId="77777777" w:rsidR="00222018" w:rsidRPr="00222018" w:rsidRDefault="00222018" w:rsidP="00222018">
            <w:pPr>
              <w:pStyle w:val="MDPI42tablebody"/>
              <w:jc w:val="right"/>
              <w:rPr>
                <w:ins w:id="695" w:author="Min Fan" w:date="2025-07-18T16:20:00Z" w16du:dateUtc="2025-07-18T08:20:00Z"/>
                <w:rFonts w:eastAsia="DengXian"/>
                <w:lang w:eastAsia="zh-CN"/>
              </w:rPr>
            </w:pPr>
          </w:p>
        </w:tc>
        <w:tc>
          <w:tcPr>
            <w:tcW w:w="0" w:type="dxa"/>
            <w:noWrap/>
            <w:vAlign w:val="top"/>
            <w:tcPrChange w:id="696" w:author="Min Fan" w:date="2025-07-18T16:20:00Z" w16du:dateUtc="2025-07-18T08:20:00Z">
              <w:tcPr>
                <w:tcW w:w="2268" w:type="dxa"/>
                <w:noWrap/>
                <w:vAlign w:val="top"/>
              </w:tcPr>
            </w:tcPrChange>
          </w:tcPr>
          <w:p w14:paraId="7E69E687" w14:textId="77777777" w:rsidR="00222018" w:rsidRPr="00222018" w:rsidRDefault="00222018" w:rsidP="00222018">
            <w:pPr>
              <w:pStyle w:val="MDPI42tablebody"/>
              <w:jc w:val="right"/>
              <w:rPr>
                <w:ins w:id="697" w:author="Min Fan" w:date="2025-07-18T16:20:00Z" w16du:dateUtc="2025-07-18T08:20:00Z"/>
                <w:rFonts w:eastAsia="DengXian"/>
                <w:lang w:eastAsia="zh-CN"/>
              </w:rPr>
            </w:pPr>
          </w:p>
        </w:tc>
        <w:tc>
          <w:tcPr>
            <w:tcW w:w="0" w:type="dxa"/>
            <w:noWrap/>
            <w:vAlign w:val="top"/>
            <w:tcPrChange w:id="698" w:author="Min Fan" w:date="2025-07-18T16:20:00Z" w16du:dateUtc="2025-07-18T08:20:00Z">
              <w:tcPr>
                <w:tcW w:w="770" w:type="dxa"/>
                <w:noWrap/>
                <w:vAlign w:val="top"/>
              </w:tcPr>
            </w:tcPrChange>
          </w:tcPr>
          <w:p w14:paraId="3FBDBB75" w14:textId="77777777" w:rsidR="00222018" w:rsidRPr="00222018" w:rsidRDefault="00222018" w:rsidP="00222018">
            <w:pPr>
              <w:pStyle w:val="MDPI42tablebody"/>
              <w:jc w:val="right"/>
              <w:rPr>
                <w:ins w:id="699" w:author="Min Fan" w:date="2025-07-18T16:20:00Z" w16du:dateUtc="2025-07-18T08:20:00Z"/>
                <w:rFonts w:eastAsia="DengXian"/>
                <w:lang w:eastAsia="zh-CN"/>
              </w:rPr>
            </w:pPr>
          </w:p>
        </w:tc>
        <w:tc>
          <w:tcPr>
            <w:tcW w:w="0" w:type="dxa"/>
            <w:noWrap/>
            <w:vAlign w:val="top"/>
            <w:tcPrChange w:id="700" w:author="Min Fan" w:date="2025-07-18T16:20:00Z" w16du:dateUtc="2025-07-18T08:20:00Z">
              <w:tcPr>
                <w:tcW w:w="2200" w:type="dxa"/>
                <w:noWrap/>
                <w:vAlign w:val="top"/>
              </w:tcPr>
            </w:tcPrChange>
          </w:tcPr>
          <w:p w14:paraId="6CCD5F6D" w14:textId="77777777" w:rsidR="00222018" w:rsidRPr="00222018" w:rsidRDefault="00222018" w:rsidP="00222018">
            <w:pPr>
              <w:pStyle w:val="MDPI42tablebody"/>
              <w:jc w:val="right"/>
              <w:rPr>
                <w:ins w:id="701" w:author="Min Fan" w:date="2025-07-18T16:20:00Z" w16du:dateUtc="2025-07-18T08:20:00Z"/>
                <w:rFonts w:eastAsia="DengXian"/>
                <w:lang w:eastAsia="zh-CN"/>
              </w:rPr>
            </w:pPr>
          </w:p>
        </w:tc>
        <w:tc>
          <w:tcPr>
            <w:tcW w:w="0" w:type="dxa"/>
            <w:noWrap/>
            <w:vAlign w:val="top"/>
            <w:tcPrChange w:id="702" w:author="Min Fan" w:date="2025-07-18T16:20:00Z" w16du:dateUtc="2025-07-18T08:20:00Z">
              <w:tcPr>
                <w:tcW w:w="2275" w:type="dxa"/>
                <w:noWrap/>
                <w:vAlign w:val="top"/>
              </w:tcPr>
            </w:tcPrChange>
          </w:tcPr>
          <w:p w14:paraId="1DD2D654" w14:textId="77777777" w:rsidR="00222018" w:rsidRPr="00222018" w:rsidRDefault="00222018" w:rsidP="00222018">
            <w:pPr>
              <w:pStyle w:val="MDPI42tablebody"/>
              <w:jc w:val="right"/>
              <w:rPr>
                <w:ins w:id="703" w:author="Min Fan" w:date="2025-07-18T16:20:00Z" w16du:dateUtc="2025-07-18T08:20:00Z"/>
                <w:rFonts w:eastAsia="DengXian"/>
                <w:lang w:eastAsia="zh-CN"/>
              </w:rPr>
            </w:pPr>
          </w:p>
        </w:tc>
        <w:tc>
          <w:tcPr>
            <w:tcW w:w="1216" w:type="dxa"/>
            <w:noWrap/>
            <w:vAlign w:val="top"/>
            <w:tcPrChange w:id="704" w:author="Min Fan" w:date="2025-07-18T16:20:00Z" w16du:dateUtc="2025-07-18T08:20:00Z">
              <w:tcPr>
                <w:tcW w:w="766" w:type="dxa"/>
                <w:gridSpan w:val="2"/>
                <w:noWrap/>
                <w:vAlign w:val="top"/>
              </w:tcPr>
            </w:tcPrChange>
          </w:tcPr>
          <w:p w14:paraId="3C752690" w14:textId="77777777" w:rsidR="00222018" w:rsidRPr="00222018" w:rsidRDefault="00222018" w:rsidP="00222018">
            <w:pPr>
              <w:pStyle w:val="MDPI42tablebody"/>
              <w:jc w:val="right"/>
              <w:rPr>
                <w:ins w:id="705" w:author="Min Fan" w:date="2025-07-18T16:20:00Z" w16du:dateUtc="2025-07-18T08:20:00Z"/>
                <w:rFonts w:eastAsia="DengXian"/>
                <w:lang w:eastAsia="zh-CN"/>
              </w:rPr>
            </w:pPr>
          </w:p>
        </w:tc>
      </w:tr>
      <w:tr w:rsidR="00222018" w:rsidRPr="0044085D" w14:paraId="37FBE828" w14:textId="77777777" w:rsidTr="00F769D4">
        <w:trPr>
          <w:trHeight w:val="300"/>
          <w:ins w:id="706" w:author="Min Fan" w:date="2025-07-18T16:22:00Z"/>
        </w:trPr>
        <w:tc>
          <w:tcPr>
            <w:tcW w:w="4820" w:type="dxa"/>
            <w:noWrap/>
            <w:hideMark/>
          </w:tcPr>
          <w:p w14:paraId="7F19DDF5" w14:textId="77777777" w:rsidR="00222018" w:rsidRPr="0044085D" w:rsidRDefault="00222018" w:rsidP="00F769D4">
            <w:pPr>
              <w:pStyle w:val="MDPI42tablebody"/>
              <w:ind w:firstLine="179"/>
              <w:jc w:val="left"/>
              <w:rPr>
                <w:ins w:id="707" w:author="Min Fan" w:date="2025-07-18T16:22:00Z" w16du:dateUtc="2025-07-18T08:22:00Z"/>
                <w:rFonts w:eastAsiaTheme="minorEastAsia"/>
              </w:rPr>
            </w:pPr>
            <w:ins w:id="708" w:author="Min Fan" w:date="2025-07-18T16:22:00Z" w16du:dateUtc="2025-07-18T08:22:00Z">
              <w:r w:rsidRPr="0044085D">
                <w:rPr>
                  <w:rFonts w:eastAsiaTheme="minorEastAsia"/>
                </w:rPr>
                <w:t xml:space="preserve">Hypertension </w:t>
              </w:r>
            </w:ins>
          </w:p>
        </w:tc>
        <w:tc>
          <w:tcPr>
            <w:tcW w:w="2268" w:type="dxa"/>
            <w:noWrap/>
            <w:vAlign w:val="top"/>
            <w:hideMark/>
          </w:tcPr>
          <w:p w14:paraId="1E650561" w14:textId="77777777" w:rsidR="00222018" w:rsidRPr="00F769D4" w:rsidRDefault="00222018" w:rsidP="00F769D4">
            <w:pPr>
              <w:pStyle w:val="MDPI42tablebody"/>
              <w:jc w:val="right"/>
              <w:rPr>
                <w:ins w:id="709" w:author="Min Fan" w:date="2025-07-18T16:22:00Z" w16du:dateUtc="2025-07-18T08:22:00Z"/>
                <w:rFonts w:eastAsia="DengXian"/>
                <w:lang w:eastAsia="zh-CN"/>
              </w:rPr>
            </w:pPr>
            <w:ins w:id="710" w:author="Min Fan" w:date="2025-07-18T16:22:00Z" w16du:dateUtc="2025-07-18T08:22:00Z">
              <w:r w:rsidRPr="00F769D4">
                <w:rPr>
                  <w:rFonts w:eastAsia="DengXian"/>
                  <w:lang w:eastAsia="zh-CN"/>
                </w:rPr>
                <w:t xml:space="preserve">  7081 </w:t>
              </w:r>
              <w:proofErr w:type="gramStart"/>
              <w:r w:rsidRPr="00F769D4">
                <w:rPr>
                  <w:rFonts w:eastAsia="DengXian"/>
                  <w:lang w:eastAsia="zh-CN"/>
                </w:rPr>
                <w:t>( 86.9</w:t>
              </w:r>
              <w:proofErr w:type="gramEnd"/>
              <w:r w:rsidRPr="00F769D4">
                <w:rPr>
                  <w:rFonts w:eastAsia="DengXian"/>
                  <w:lang w:eastAsia="zh-CN"/>
                </w:rPr>
                <w:t xml:space="preserve">) </w:t>
              </w:r>
            </w:ins>
          </w:p>
        </w:tc>
        <w:tc>
          <w:tcPr>
            <w:tcW w:w="2268" w:type="dxa"/>
            <w:noWrap/>
            <w:vAlign w:val="top"/>
            <w:hideMark/>
          </w:tcPr>
          <w:p w14:paraId="248C1A01" w14:textId="77777777" w:rsidR="00222018" w:rsidRPr="00F769D4" w:rsidRDefault="00222018" w:rsidP="00F769D4">
            <w:pPr>
              <w:pStyle w:val="MDPI42tablebody"/>
              <w:jc w:val="right"/>
              <w:rPr>
                <w:ins w:id="711" w:author="Min Fan" w:date="2025-07-18T16:22:00Z" w16du:dateUtc="2025-07-18T08:22:00Z"/>
                <w:rFonts w:eastAsia="DengXian"/>
                <w:lang w:eastAsia="zh-CN"/>
              </w:rPr>
            </w:pPr>
            <w:ins w:id="712" w:author="Min Fan" w:date="2025-07-18T16:22:00Z" w16du:dateUtc="2025-07-18T08:22:00Z">
              <w:r w:rsidRPr="00F769D4">
                <w:rPr>
                  <w:rFonts w:eastAsia="DengXian"/>
                  <w:lang w:eastAsia="zh-CN"/>
                </w:rPr>
                <w:t xml:space="preserve">    73 </w:t>
              </w:r>
              <w:proofErr w:type="gramStart"/>
              <w:r w:rsidRPr="00F769D4">
                <w:rPr>
                  <w:rFonts w:eastAsia="DengXian"/>
                  <w:lang w:eastAsia="zh-CN"/>
                </w:rPr>
                <w:t>( 90.1</w:t>
              </w:r>
              <w:proofErr w:type="gramEnd"/>
              <w:r w:rsidRPr="00F769D4">
                <w:rPr>
                  <w:rFonts w:eastAsia="DengXian"/>
                  <w:lang w:eastAsia="zh-CN"/>
                </w:rPr>
                <w:t xml:space="preserve">) </w:t>
              </w:r>
            </w:ins>
          </w:p>
        </w:tc>
        <w:tc>
          <w:tcPr>
            <w:tcW w:w="770" w:type="dxa"/>
            <w:noWrap/>
            <w:vAlign w:val="top"/>
            <w:hideMark/>
          </w:tcPr>
          <w:p w14:paraId="2DCE61F2" w14:textId="77777777" w:rsidR="00222018" w:rsidRPr="00F769D4" w:rsidRDefault="00222018" w:rsidP="00F769D4">
            <w:pPr>
              <w:pStyle w:val="MDPI42tablebody"/>
              <w:jc w:val="right"/>
              <w:rPr>
                <w:ins w:id="713" w:author="Min Fan" w:date="2025-07-18T16:22:00Z" w16du:dateUtc="2025-07-18T08:22:00Z"/>
                <w:rFonts w:eastAsia="DengXian"/>
                <w:lang w:eastAsia="zh-CN"/>
              </w:rPr>
            </w:pPr>
            <w:ins w:id="714" w:author="Min Fan" w:date="2025-07-18T16:22:00Z" w16du:dateUtc="2025-07-18T08:22:00Z">
              <w:r w:rsidRPr="00F769D4">
                <w:rPr>
                  <w:rFonts w:eastAsia="DengXian"/>
                  <w:lang w:eastAsia="zh-CN"/>
                </w:rPr>
                <w:t xml:space="preserve"> 0.101</w:t>
              </w:r>
            </w:ins>
          </w:p>
        </w:tc>
        <w:tc>
          <w:tcPr>
            <w:tcW w:w="2200" w:type="dxa"/>
            <w:noWrap/>
            <w:vAlign w:val="top"/>
            <w:hideMark/>
          </w:tcPr>
          <w:p w14:paraId="619042A0" w14:textId="77777777" w:rsidR="00222018" w:rsidRPr="00F769D4" w:rsidRDefault="00222018" w:rsidP="00F769D4">
            <w:pPr>
              <w:pStyle w:val="MDPI42tablebody"/>
              <w:jc w:val="right"/>
              <w:rPr>
                <w:ins w:id="715" w:author="Min Fan" w:date="2025-07-18T16:22:00Z" w16du:dateUtc="2025-07-18T08:22:00Z"/>
                <w:rFonts w:eastAsia="DengXian"/>
                <w:lang w:eastAsia="zh-CN"/>
              </w:rPr>
            </w:pPr>
            <w:ins w:id="716" w:author="Min Fan" w:date="2025-07-18T16:22:00Z" w16du:dateUtc="2025-07-18T08:22:00Z">
              <w:r w:rsidRPr="00F769D4">
                <w:rPr>
                  <w:rFonts w:eastAsia="DengXian"/>
                  <w:lang w:eastAsia="zh-CN"/>
                </w:rPr>
                <w:t xml:space="preserve">   696 </w:t>
              </w:r>
              <w:proofErr w:type="gramStart"/>
              <w:r w:rsidRPr="00F769D4">
                <w:rPr>
                  <w:rFonts w:eastAsia="DengXian"/>
                  <w:lang w:eastAsia="zh-CN"/>
                </w:rPr>
                <w:t>( 86.4</w:t>
              </w:r>
              <w:proofErr w:type="gramEnd"/>
              <w:r w:rsidRPr="00F769D4">
                <w:rPr>
                  <w:rFonts w:eastAsia="DengXian"/>
                  <w:lang w:eastAsia="zh-CN"/>
                </w:rPr>
                <w:t xml:space="preserve">) </w:t>
              </w:r>
            </w:ins>
          </w:p>
        </w:tc>
        <w:tc>
          <w:tcPr>
            <w:tcW w:w="2275" w:type="dxa"/>
            <w:noWrap/>
            <w:vAlign w:val="top"/>
            <w:hideMark/>
          </w:tcPr>
          <w:p w14:paraId="7658D96D" w14:textId="77777777" w:rsidR="00222018" w:rsidRPr="00F769D4" w:rsidRDefault="00222018" w:rsidP="00F769D4">
            <w:pPr>
              <w:pStyle w:val="MDPI42tablebody"/>
              <w:jc w:val="right"/>
              <w:rPr>
                <w:ins w:id="717" w:author="Min Fan" w:date="2025-07-18T16:22:00Z" w16du:dateUtc="2025-07-18T08:22:00Z"/>
                <w:rFonts w:eastAsia="DengXian"/>
                <w:lang w:eastAsia="zh-CN"/>
              </w:rPr>
            </w:pPr>
            <w:ins w:id="718" w:author="Min Fan" w:date="2025-07-18T16:22:00Z" w16du:dateUtc="2025-07-18T08:22:00Z">
              <w:r w:rsidRPr="00F769D4">
                <w:rPr>
                  <w:rFonts w:eastAsia="DengXian"/>
                  <w:lang w:eastAsia="zh-CN"/>
                </w:rPr>
                <w:t xml:space="preserve">    73 </w:t>
              </w:r>
              <w:proofErr w:type="gramStart"/>
              <w:r w:rsidRPr="00F769D4">
                <w:rPr>
                  <w:rFonts w:eastAsia="DengXian"/>
                  <w:lang w:eastAsia="zh-CN"/>
                </w:rPr>
                <w:t>( 90.1</w:t>
              </w:r>
              <w:proofErr w:type="gramEnd"/>
              <w:r w:rsidRPr="00F769D4">
                <w:rPr>
                  <w:rFonts w:eastAsia="DengXian"/>
                  <w:lang w:eastAsia="zh-CN"/>
                </w:rPr>
                <w:t xml:space="preserve">) </w:t>
              </w:r>
            </w:ins>
          </w:p>
        </w:tc>
        <w:tc>
          <w:tcPr>
            <w:tcW w:w="1216" w:type="dxa"/>
            <w:noWrap/>
            <w:vAlign w:val="top"/>
            <w:hideMark/>
          </w:tcPr>
          <w:p w14:paraId="499A1A9D" w14:textId="77777777" w:rsidR="00222018" w:rsidRPr="00F769D4" w:rsidRDefault="00222018" w:rsidP="00F769D4">
            <w:pPr>
              <w:pStyle w:val="MDPI42tablebody"/>
              <w:jc w:val="right"/>
              <w:rPr>
                <w:ins w:id="719" w:author="Min Fan" w:date="2025-07-18T16:22:00Z" w16du:dateUtc="2025-07-18T08:22:00Z"/>
                <w:rFonts w:eastAsia="DengXian"/>
                <w:lang w:eastAsia="zh-CN"/>
              </w:rPr>
            </w:pPr>
            <w:ins w:id="720" w:author="Min Fan" w:date="2025-07-18T16:22:00Z" w16du:dateUtc="2025-07-18T08:22:00Z">
              <w:r w:rsidRPr="00F769D4">
                <w:rPr>
                  <w:rFonts w:eastAsia="DengXian"/>
                  <w:lang w:eastAsia="zh-CN"/>
                </w:rPr>
                <w:t xml:space="preserve"> 0.117</w:t>
              </w:r>
            </w:ins>
          </w:p>
        </w:tc>
      </w:tr>
      <w:tr w:rsidR="00222018" w:rsidRPr="0044085D" w14:paraId="144651E3" w14:textId="77777777" w:rsidTr="00F769D4">
        <w:trPr>
          <w:trHeight w:val="300"/>
          <w:ins w:id="721" w:author="Min Fan" w:date="2025-07-18T16:22:00Z"/>
        </w:trPr>
        <w:tc>
          <w:tcPr>
            <w:tcW w:w="4820" w:type="dxa"/>
            <w:noWrap/>
            <w:hideMark/>
          </w:tcPr>
          <w:p w14:paraId="56060851" w14:textId="77777777" w:rsidR="00222018" w:rsidRPr="0044085D" w:rsidRDefault="00222018" w:rsidP="00F769D4">
            <w:pPr>
              <w:pStyle w:val="MDPI42tablebody"/>
              <w:ind w:firstLine="179"/>
              <w:jc w:val="left"/>
              <w:rPr>
                <w:ins w:id="722" w:author="Min Fan" w:date="2025-07-18T16:22:00Z" w16du:dateUtc="2025-07-18T08:22:00Z"/>
                <w:rFonts w:eastAsiaTheme="minorEastAsia"/>
              </w:rPr>
            </w:pPr>
            <w:ins w:id="723" w:author="Min Fan" w:date="2025-07-18T16:22:00Z" w16du:dateUtc="2025-07-18T08:22:00Z">
              <w:r w:rsidRPr="0044085D">
                <w:rPr>
                  <w:rFonts w:eastAsiaTheme="minorEastAsia"/>
                </w:rPr>
                <w:t xml:space="preserve">Diabetes </w:t>
              </w:r>
            </w:ins>
          </w:p>
        </w:tc>
        <w:tc>
          <w:tcPr>
            <w:tcW w:w="2268" w:type="dxa"/>
            <w:noWrap/>
            <w:vAlign w:val="top"/>
            <w:hideMark/>
          </w:tcPr>
          <w:p w14:paraId="4079F7B3" w14:textId="77777777" w:rsidR="00222018" w:rsidRPr="00F769D4" w:rsidRDefault="00222018" w:rsidP="00F769D4">
            <w:pPr>
              <w:pStyle w:val="MDPI42tablebody"/>
              <w:jc w:val="right"/>
              <w:rPr>
                <w:ins w:id="724" w:author="Min Fan" w:date="2025-07-18T16:22:00Z" w16du:dateUtc="2025-07-18T08:22:00Z"/>
                <w:rFonts w:eastAsia="DengXian"/>
                <w:lang w:eastAsia="zh-CN"/>
              </w:rPr>
            </w:pPr>
            <w:ins w:id="725" w:author="Min Fan" w:date="2025-07-18T16:22:00Z" w16du:dateUtc="2025-07-18T08:22:00Z">
              <w:r w:rsidRPr="00F769D4">
                <w:rPr>
                  <w:rFonts w:eastAsia="DengXian"/>
                  <w:lang w:eastAsia="zh-CN"/>
                </w:rPr>
                <w:t xml:space="preserve">  4214 </w:t>
              </w:r>
              <w:proofErr w:type="gramStart"/>
              <w:r w:rsidRPr="00F769D4">
                <w:rPr>
                  <w:rFonts w:eastAsia="DengXian"/>
                  <w:lang w:eastAsia="zh-CN"/>
                </w:rPr>
                <w:t>( 51.7</w:t>
              </w:r>
              <w:proofErr w:type="gramEnd"/>
              <w:r w:rsidRPr="00F769D4">
                <w:rPr>
                  <w:rFonts w:eastAsia="DengXian"/>
                  <w:lang w:eastAsia="zh-CN"/>
                </w:rPr>
                <w:t xml:space="preserve">) </w:t>
              </w:r>
            </w:ins>
          </w:p>
        </w:tc>
        <w:tc>
          <w:tcPr>
            <w:tcW w:w="2268" w:type="dxa"/>
            <w:noWrap/>
            <w:vAlign w:val="top"/>
            <w:hideMark/>
          </w:tcPr>
          <w:p w14:paraId="22205390" w14:textId="77777777" w:rsidR="00222018" w:rsidRPr="00F769D4" w:rsidRDefault="00222018" w:rsidP="00F769D4">
            <w:pPr>
              <w:pStyle w:val="MDPI42tablebody"/>
              <w:jc w:val="right"/>
              <w:rPr>
                <w:ins w:id="726" w:author="Min Fan" w:date="2025-07-18T16:22:00Z" w16du:dateUtc="2025-07-18T08:22:00Z"/>
                <w:rFonts w:eastAsia="DengXian"/>
                <w:lang w:eastAsia="zh-CN"/>
              </w:rPr>
            </w:pPr>
            <w:ins w:id="727" w:author="Min Fan" w:date="2025-07-18T16:22:00Z" w16du:dateUtc="2025-07-18T08:22:00Z">
              <w:r w:rsidRPr="00F769D4">
                <w:rPr>
                  <w:rFonts w:eastAsia="DengXian"/>
                  <w:lang w:eastAsia="zh-CN"/>
                </w:rPr>
                <w:t xml:space="preserve">    49 </w:t>
              </w:r>
              <w:proofErr w:type="gramStart"/>
              <w:r w:rsidRPr="00F769D4">
                <w:rPr>
                  <w:rFonts w:eastAsia="DengXian"/>
                  <w:lang w:eastAsia="zh-CN"/>
                </w:rPr>
                <w:t>( 60.5</w:t>
              </w:r>
              <w:proofErr w:type="gramEnd"/>
              <w:r w:rsidRPr="00F769D4">
                <w:rPr>
                  <w:rFonts w:eastAsia="DengXian"/>
                  <w:lang w:eastAsia="zh-CN"/>
                </w:rPr>
                <w:t xml:space="preserve">) </w:t>
              </w:r>
            </w:ins>
          </w:p>
        </w:tc>
        <w:tc>
          <w:tcPr>
            <w:tcW w:w="770" w:type="dxa"/>
            <w:noWrap/>
            <w:vAlign w:val="top"/>
            <w:hideMark/>
          </w:tcPr>
          <w:p w14:paraId="4D32845E" w14:textId="77777777" w:rsidR="00222018" w:rsidRPr="00F769D4" w:rsidRDefault="00222018" w:rsidP="00F769D4">
            <w:pPr>
              <w:pStyle w:val="MDPI42tablebody"/>
              <w:jc w:val="right"/>
              <w:rPr>
                <w:ins w:id="728" w:author="Min Fan" w:date="2025-07-18T16:22:00Z" w16du:dateUtc="2025-07-18T08:22:00Z"/>
                <w:rFonts w:eastAsia="DengXian"/>
                <w:lang w:eastAsia="zh-CN"/>
              </w:rPr>
            </w:pPr>
            <w:ins w:id="729" w:author="Min Fan" w:date="2025-07-18T16:22:00Z" w16du:dateUtc="2025-07-18T08:22:00Z">
              <w:r w:rsidRPr="00F769D4">
                <w:rPr>
                  <w:rFonts w:eastAsia="DengXian"/>
                  <w:lang w:eastAsia="zh-CN"/>
                </w:rPr>
                <w:t xml:space="preserve"> 0.178</w:t>
              </w:r>
            </w:ins>
          </w:p>
        </w:tc>
        <w:tc>
          <w:tcPr>
            <w:tcW w:w="2200" w:type="dxa"/>
            <w:noWrap/>
            <w:vAlign w:val="top"/>
            <w:hideMark/>
          </w:tcPr>
          <w:p w14:paraId="260CE7D0" w14:textId="77777777" w:rsidR="00222018" w:rsidRPr="00F769D4" w:rsidRDefault="00222018" w:rsidP="00F769D4">
            <w:pPr>
              <w:pStyle w:val="MDPI42tablebody"/>
              <w:jc w:val="right"/>
              <w:rPr>
                <w:ins w:id="730" w:author="Min Fan" w:date="2025-07-18T16:22:00Z" w16du:dateUtc="2025-07-18T08:22:00Z"/>
                <w:rFonts w:eastAsia="DengXian"/>
                <w:lang w:eastAsia="zh-CN"/>
              </w:rPr>
            </w:pPr>
            <w:ins w:id="731" w:author="Min Fan" w:date="2025-07-18T16:22:00Z" w16du:dateUtc="2025-07-18T08:22:00Z">
              <w:r w:rsidRPr="00F769D4">
                <w:rPr>
                  <w:rFonts w:eastAsia="DengXian"/>
                  <w:lang w:eastAsia="zh-CN"/>
                </w:rPr>
                <w:t xml:space="preserve">   473 </w:t>
              </w:r>
              <w:proofErr w:type="gramStart"/>
              <w:r w:rsidRPr="00F769D4">
                <w:rPr>
                  <w:rFonts w:eastAsia="DengXian"/>
                  <w:lang w:eastAsia="zh-CN"/>
                </w:rPr>
                <w:t>( 58.7</w:t>
              </w:r>
              <w:proofErr w:type="gramEnd"/>
              <w:r w:rsidRPr="00F769D4">
                <w:rPr>
                  <w:rFonts w:eastAsia="DengXian"/>
                  <w:lang w:eastAsia="zh-CN"/>
                </w:rPr>
                <w:t xml:space="preserve">) </w:t>
              </w:r>
            </w:ins>
          </w:p>
        </w:tc>
        <w:tc>
          <w:tcPr>
            <w:tcW w:w="2275" w:type="dxa"/>
            <w:noWrap/>
            <w:vAlign w:val="top"/>
            <w:hideMark/>
          </w:tcPr>
          <w:p w14:paraId="5825CBFC" w14:textId="77777777" w:rsidR="00222018" w:rsidRPr="00F769D4" w:rsidRDefault="00222018" w:rsidP="00F769D4">
            <w:pPr>
              <w:pStyle w:val="MDPI42tablebody"/>
              <w:jc w:val="right"/>
              <w:rPr>
                <w:ins w:id="732" w:author="Min Fan" w:date="2025-07-18T16:22:00Z" w16du:dateUtc="2025-07-18T08:22:00Z"/>
                <w:rFonts w:eastAsia="DengXian"/>
                <w:lang w:eastAsia="zh-CN"/>
              </w:rPr>
            </w:pPr>
            <w:ins w:id="733" w:author="Min Fan" w:date="2025-07-18T16:22:00Z" w16du:dateUtc="2025-07-18T08:22:00Z">
              <w:r w:rsidRPr="00F769D4">
                <w:rPr>
                  <w:rFonts w:eastAsia="DengXian"/>
                  <w:lang w:eastAsia="zh-CN"/>
                </w:rPr>
                <w:t xml:space="preserve">    49 </w:t>
              </w:r>
              <w:proofErr w:type="gramStart"/>
              <w:r w:rsidRPr="00F769D4">
                <w:rPr>
                  <w:rFonts w:eastAsia="DengXian"/>
                  <w:lang w:eastAsia="zh-CN"/>
                </w:rPr>
                <w:t>( 60.5</w:t>
              </w:r>
              <w:proofErr w:type="gramEnd"/>
              <w:r w:rsidRPr="00F769D4">
                <w:rPr>
                  <w:rFonts w:eastAsia="DengXian"/>
                  <w:lang w:eastAsia="zh-CN"/>
                </w:rPr>
                <w:t xml:space="preserve">) </w:t>
              </w:r>
            </w:ins>
          </w:p>
        </w:tc>
        <w:tc>
          <w:tcPr>
            <w:tcW w:w="1216" w:type="dxa"/>
            <w:noWrap/>
            <w:vAlign w:val="top"/>
            <w:hideMark/>
          </w:tcPr>
          <w:p w14:paraId="3D0F6FF1" w14:textId="77777777" w:rsidR="00222018" w:rsidRPr="00F769D4" w:rsidRDefault="00222018" w:rsidP="00F769D4">
            <w:pPr>
              <w:pStyle w:val="MDPI42tablebody"/>
              <w:jc w:val="right"/>
              <w:rPr>
                <w:ins w:id="734" w:author="Min Fan" w:date="2025-07-18T16:22:00Z" w16du:dateUtc="2025-07-18T08:22:00Z"/>
                <w:rFonts w:eastAsia="DengXian"/>
                <w:lang w:eastAsia="zh-CN"/>
              </w:rPr>
            </w:pPr>
            <w:ins w:id="735" w:author="Min Fan" w:date="2025-07-18T16:22:00Z" w16du:dateUtc="2025-07-18T08:22:00Z">
              <w:r w:rsidRPr="00F769D4">
                <w:rPr>
                  <w:rFonts w:eastAsia="DengXian"/>
                  <w:lang w:eastAsia="zh-CN"/>
                </w:rPr>
                <w:t xml:space="preserve"> 0.037</w:t>
              </w:r>
            </w:ins>
          </w:p>
        </w:tc>
      </w:tr>
      <w:tr w:rsidR="00222018" w:rsidRPr="0044085D" w14:paraId="6BA74B0F" w14:textId="77777777" w:rsidTr="00F769D4">
        <w:trPr>
          <w:trHeight w:val="300"/>
          <w:ins w:id="736" w:author="Min Fan" w:date="2025-07-18T16:22:00Z"/>
        </w:trPr>
        <w:tc>
          <w:tcPr>
            <w:tcW w:w="4820" w:type="dxa"/>
            <w:noWrap/>
            <w:hideMark/>
          </w:tcPr>
          <w:p w14:paraId="68C02311" w14:textId="77777777" w:rsidR="00222018" w:rsidRPr="0044085D" w:rsidRDefault="00222018" w:rsidP="00F769D4">
            <w:pPr>
              <w:pStyle w:val="MDPI42tablebody"/>
              <w:ind w:firstLine="179"/>
              <w:jc w:val="left"/>
              <w:rPr>
                <w:ins w:id="737" w:author="Min Fan" w:date="2025-07-18T16:22:00Z" w16du:dateUtc="2025-07-18T08:22:00Z"/>
                <w:rFonts w:eastAsiaTheme="minorEastAsia"/>
              </w:rPr>
            </w:pPr>
            <w:ins w:id="738" w:author="Min Fan" w:date="2025-07-18T16:22:00Z" w16du:dateUtc="2025-07-18T08:22:00Z">
              <w:r w:rsidRPr="0044085D">
                <w:rPr>
                  <w:rFonts w:eastAsiaTheme="minorEastAsia"/>
                </w:rPr>
                <w:t xml:space="preserve">Diabetes without chronic complication </w:t>
              </w:r>
            </w:ins>
          </w:p>
        </w:tc>
        <w:tc>
          <w:tcPr>
            <w:tcW w:w="2268" w:type="dxa"/>
            <w:noWrap/>
            <w:vAlign w:val="top"/>
            <w:hideMark/>
          </w:tcPr>
          <w:p w14:paraId="2E0E2675" w14:textId="77777777" w:rsidR="00222018" w:rsidRPr="00F769D4" w:rsidRDefault="00222018" w:rsidP="00F769D4">
            <w:pPr>
              <w:pStyle w:val="MDPI42tablebody"/>
              <w:jc w:val="right"/>
              <w:rPr>
                <w:ins w:id="739" w:author="Min Fan" w:date="2025-07-18T16:22:00Z" w16du:dateUtc="2025-07-18T08:22:00Z"/>
                <w:rFonts w:eastAsia="DengXian"/>
                <w:lang w:eastAsia="zh-CN"/>
              </w:rPr>
            </w:pPr>
            <w:ins w:id="740" w:author="Min Fan" w:date="2025-07-18T16:22:00Z" w16du:dateUtc="2025-07-18T08:22:00Z">
              <w:r w:rsidRPr="00F769D4">
                <w:rPr>
                  <w:rFonts w:eastAsia="DengXian"/>
                  <w:lang w:eastAsia="zh-CN"/>
                </w:rPr>
                <w:t xml:space="preserve">  3399 </w:t>
              </w:r>
              <w:proofErr w:type="gramStart"/>
              <w:r w:rsidRPr="00F769D4">
                <w:rPr>
                  <w:rFonts w:eastAsia="DengXian"/>
                  <w:lang w:eastAsia="zh-CN"/>
                </w:rPr>
                <w:t>( 41.7</w:t>
              </w:r>
              <w:proofErr w:type="gramEnd"/>
              <w:r w:rsidRPr="00F769D4">
                <w:rPr>
                  <w:rFonts w:eastAsia="DengXian"/>
                  <w:lang w:eastAsia="zh-CN"/>
                </w:rPr>
                <w:t xml:space="preserve">) </w:t>
              </w:r>
            </w:ins>
          </w:p>
        </w:tc>
        <w:tc>
          <w:tcPr>
            <w:tcW w:w="2268" w:type="dxa"/>
            <w:noWrap/>
            <w:vAlign w:val="top"/>
            <w:hideMark/>
          </w:tcPr>
          <w:p w14:paraId="6FE623D4" w14:textId="77777777" w:rsidR="00222018" w:rsidRPr="00F769D4" w:rsidRDefault="00222018" w:rsidP="00F769D4">
            <w:pPr>
              <w:pStyle w:val="MDPI42tablebody"/>
              <w:jc w:val="right"/>
              <w:rPr>
                <w:ins w:id="741" w:author="Min Fan" w:date="2025-07-18T16:22:00Z" w16du:dateUtc="2025-07-18T08:22:00Z"/>
                <w:rFonts w:eastAsia="DengXian"/>
                <w:lang w:eastAsia="zh-CN"/>
              </w:rPr>
            </w:pPr>
            <w:ins w:id="742" w:author="Min Fan" w:date="2025-07-18T16:22:00Z" w16du:dateUtc="2025-07-18T08:22:00Z">
              <w:r w:rsidRPr="00F769D4">
                <w:rPr>
                  <w:rFonts w:eastAsia="DengXian"/>
                  <w:lang w:eastAsia="zh-CN"/>
                </w:rPr>
                <w:t xml:space="preserve">    39 </w:t>
              </w:r>
              <w:proofErr w:type="gramStart"/>
              <w:r w:rsidRPr="00F769D4">
                <w:rPr>
                  <w:rFonts w:eastAsia="DengXian"/>
                  <w:lang w:eastAsia="zh-CN"/>
                </w:rPr>
                <w:t>( 48.1</w:t>
              </w:r>
              <w:proofErr w:type="gramEnd"/>
              <w:r w:rsidRPr="00F769D4">
                <w:rPr>
                  <w:rFonts w:eastAsia="DengXian"/>
                  <w:lang w:eastAsia="zh-CN"/>
                </w:rPr>
                <w:t xml:space="preserve">) </w:t>
              </w:r>
            </w:ins>
          </w:p>
        </w:tc>
        <w:tc>
          <w:tcPr>
            <w:tcW w:w="770" w:type="dxa"/>
            <w:noWrap/>
            <w:vAlign w:val="top"/>
            <w:hideMark/>
          </w:tcPr>
          <w:p w14:paraId="6AF9673C" w14:textId="77777777" w:rsidR="00222018" w:rsidRPr="00F769D4" w:rsidRDefault="00222018" w:rsidP="00F769D4">
            <w:pPr>
              <w:pStyle w:val="MDPI42tablebody"/>
              <w:jc w:val="right"/>
              <w:rPr>
                <w:ins w:id="743" w:author="Min Fan" w:date="2025-07-18T16:22:00Z" w16du:dateUtc="2025-07-18T08:22:00Z"/>
                <w:rFonts w:eastAsia="DengXian"/>
                <w:lang w:eastAsia="zh-CN"/>
              </w:rPr>
            </w:pPr>
            <w:ins w:id="744" w:author="Min Fan" w:date="2025-07-18T16:22:00Z" w16du:dateUtc="2025-07-18T08:22:00Z">
              <w:r w:rsidRPr="00F769D4">
                <w:rPr>
                  <w:rFonts w:eastAsia="DengXian"/>
                  <w:lang w:eastAsia="zh-CN"/>
                </w:rPr>
                <w:t xml:space="preserve"> 0.130</w:t>
              </w:r>
            </w:ins>
          </w:p>
        </w:tc>
        <w:tc>
          <w:tcPr>
            <w:tcW w:w="2200" w:type="dxa"/>
            <w:noWrap/>
            <w:vAlign w:val="top"/>
            <w:hideMark/>
          </w:tcPr>
          <w:p w14:paraId="7CFA664C" w14:textId="77777777" w:rsidR="00222018" w:rsidRPr="00F769D4" w:rsidRDefault="00222018" w:rsidP="00F769D4">
            <w:pPr>
              <w:pStyle w:val="MDPI42tablebody"/>
              <w:jc w:val="right"/>
              <w:rPr>
                <w:ins w:id="745" w:author="Min Fan" w:date="2025-07-18T16:22:00Z" w16du:dateUtc="2025-07-18T08:22:00Z"/>
                <w:rFonts w:eastAsia="DengXian"/>
                <w:lang w:eastAsia="zh-CN"/>
              </w:rPr>
            </w:pPr>
            <w:ins w:id="746" w:author="Min Fan" w:date="2025-07-18T16:22:00Z" w16du:dateUtc="2025-07-18T08:22:00Z">
              <w:r w:rsidRPr="00F769D4">
                <w:rPr>
                  <w:rFonts w:eastAsia="DengXian"/>
                  <w:lang w:eastAsia="zh-CN"/>
                </w:rPr>
                <w:t xml:space="preserve">   375 </w:t>
              </w:r>
              <w:proofErr w:type="gramStart"/>
              <w:r w:rsidRPr="00F769D4">
                <w:rPr>
                  <w:rFonts w:eastAsia="DengXian"/>
                  <w:lang w:eastAsia="zh-CN"/>
                </w:rPr>
                <w:t>( 46.5</w:t>
              </w:r>
              <w:proofErr w:type="gramEnd"/>
              <w:r w:rsidRPr="00F769D4">
                <w:rPr>
                  <w:rFonts w:eastAsia="DengXian"/>
                  <w:lang w:eastAsia="zh-CN"/>
                </w:rPr>
                <w:t xml:space="preserve">) </w:t>
              </w:r>
            </w:ins>
          </w:p>
        </w:tc>
        <w:tc>
          <w:tcPr>
            <w:tcW w:w="2275" w:type="dxa"/>
            <w:noWrap/>
            <w:vAlign w:val="top"/>
            <w:hideMark/>
          </w:tcPr>
          <w:p w14:paraId="2D337B67" w14:textId="77777777" w:rsidR="00222018" w:rsidRPr="00F769D4" w:rsidRDefault="00222018" w:rsidP="00F769D4">
            <w:pPr>
              <w:pStyle w:val="MDPI42tablebody"/>
              <w:jc w:val="right"/>
              <w:rPr>
                <w:ins w:id="747" w:author="Min Fan" w:date="2025-07-18T16:22:00Z" w16du:dateUtc="2025-07-18T08:22:00Z"/>
                <w:rFonts w:eastAsia="DengXian"/>
                <w:lang w:eastAsia="zh-CN"/>
              </w:rPr>
            </w:pPr>
            <w:ins w:id="748" w:author="Min Fan" w:date="2025-07-18T16:22:00Z" w16du:dateUtc="2025-07-18T08:22:00Z">
              <w:r w:rsidRPr="00F769D4">
                <w:rPr>
                  <w:rFonts w:eastAsia="DengXian"/>
                  <w:lang w:eastAsia="zh-CN"/>
                </w:rPr>
                <w:t xml:space="preserve">    39 </w:t>
              </w:r>
              <w:proofErr w:type="gramStart"/>
              <w:r w:rsidRPr="00F769D4">
                <w:rPr>
                  <w:rFonts w:eastAsia="DengXian"/>
                  <w:lang w:eastAsia="zh-CN"/>
                </w:rPr>
                <w:t>( 48.1</w:t>
              </w:r>
              <w:proofErr w:type="gramEnd"/>
              <w:r w:rsidRPr="00F769D4">
                <w:rPr>
                  <w:rFonts w:eastAsia="DengXian"/>
                  <w:lang w:eastAsia="zh-CN"/>
                </w:rPr>
                <w:t xml:space="preserve">) </w:t>
              </w:r>
            </w:ins>
          </w:p>
        </w:tc>
        <w:tc>
          <w:tcPr>
            <w:tcW w:w="1216" w:type="dxa"/>
            <w:noWrap/>
            <w:vAlign w:val="top"/>
            <w:hideMark/>
          </w:tcPr>
          <w:p w14:paraId="2B11F9C2" w14:textId="77777777" w:rsidR="00222018" w:rsidRPr="00F769D4" w:rsidRDefault="00222018" w:rsidP="00F769D4">
            <w:pPr>
              <w:pStyle w:val="MDPI42tablebody"/>
              <w:jc w:val="right"/>
              <w:rPr>
                <w:ins w:id="749" w:author="Min Fan" w:date="2025-07-18T16:22:00Z" w16du:dateUtc="2025-07-18T08:22:00Z"/>
                <w:rFonts w:eastAsia="DengXian"/>
                <w:lang w:eastAsia="zh-CN"/>
              </w:rPr>
            </w:pPr>
            <w:ins w:id="750" w:author="Min Fan" w:date="2025-07-18T16:22:00Z" w16du:dateUtc="2025-07-18T08:22:00Z">
              <w:r w:rsidRPr="00F769D4">
                <w:rPr>
                  <w:rFonts w:eastAsia="DengXian"/>
                  <w:lang w:eastAsia="zh-CN"/>
                </w:rPr>
                <w:t xml:space="preserve"> 0.032</w:t>
              </w:r>
            </w:ins>
          </w:p>
        </w:tc>
      </w:tr>
      <w:tr w:rsidR="00222018" w:rsidRPr="0044085D" w14:paraId="37E27691" w14:textId="77777777" w:rsidTr="00F769D4">
        <w:trPr>
          <w:trHeight w:val="300"/>
          <w:ins w:id="751" w:author="Min Fan" w:date="2025-07-18T16:22:00Z"/>
        </w:trPr>
        <w:tc>
          <w:tcPr>
            <w:tcW w:w="4820" w:type="dxa"/>
            <w:noWrap/>
            <w:hideMark/>
          </w:tcPr>
          <w:p w14:paraId="0BF77883" w14:textId="77777777" w:rsidR="00222018" w:rsidRPr="0044085D" w:rsidRDefault="00222018" w:rsidP="00F769D4">
            <w:pPr>
              <w:pStyle w:val="MDPI42tablebody"/>
              <w:ind w:firstLine="179"/>
              <w:jc w:val="left"/>
              <w:rPr>
                <w:ins w:id="752" w:author="Min Fan" w:date="2025-07-18T16:22:00Z" w16du:dateUtc="2025-07-18T08:22:00Z"/>
                <w:rFonts w:eastAsiaTheme="minorEastAsia"/>
              </w:rPr>
            </w:pPr>
            <w:ins w:id="753" w:author="Min Fan" w:date="2025-07-18T16:22:00Z" w16du:dateUtc="2025-07-18T08:22:00Z">
              <w:r w:rsidRPr="0044085D">
                <w:rPr>
                  <w:rFonts w:eastAsiaTheme="minorEastAsia"/>
                </w:rPr>
                <w:t xml:space="preserve">Diabetes with chronic complication </w:t>
              </w:r>
            </w:ins>
          </w:p>
        </w:tc>
        <w:tc>
          <w:tcPr>
            <w:tcW w:w="2268" w:type="dxa"/>
            <w:noWrap/>
            <w:vAlign w:val="top"/>
            <w:hideMark/>
          </w:tcPr>
          <w:p w14:paraId="2FD6E905" w14:textId="77777777" w:rsidR="00222018" w:rsidRPr="00F769D4" w:rsidRDefault="00222018" w:rsidP="00F769D4">
            <w:pPr>
              <w:pStyle w:val="MDPI42tablebody"/>
              <w:jc w:val="right"/>
              <w:rPr>
                <w:ins w:id="754" w:author="Min Fan" w:date="2025-07-18T16:22:00Z" w16du:dateUtc="2025-07-18T08:22:00Z"/>
                <w:rFonts w:eastAsia="DengXian"/>
                <w:lang w:eastAsia="zh-CN"/>
              </w:rPr>
            </w:pPr>
            <w:ins w:id="755" w:author="Min Fan" w:date="2025-07-18T16:22:00Z" w16du:dateUtc="2025-07-18T08:22:00Z">
              <w:r w:rsidRPr="00F769D4">
                <w:rPr>
                  <w:rFonts w:eastAsia="DengXian"/>
                  <w:lang w:eastAsia="zh-CN"/>
                </w:rPr>
                <w:t xml:space="preserve">  2976 </w:t>
              </w:r>
              <w:proofErr w:type="gramStart"/>
              <w:r w:rsidRPr="00F769D4">
                <w:rPr>
                  <w:rFonts w:eastAsia="DengXian"/>
                  <w:lang w:eastAsia="zh-CN"/>
                </w:rPr>
                <w:t>( 36.5</w:t>
              </w:r>
              <w:proofErr w:type="gramEnd"/>
              <w:r w:rsidRPr="00F769D4">
                <w:rPr>
                  <w:rFonts w:eastAsia="DengXian"/>
                  <w:lang w:eastAsia="zh-CN"/>
                </w:rPr>
                <w:t xml:space="preserve">) </w:t>
              </w:r>
            </w:ins>
          </w:p>
        </w:tc>
        <w:tc>
          <w:tcPr>
            <w:tcW w:w="2268" w:type="dxa"/>
            <w:noWrap/>
            <w:vAlign w:val="top"/>
            <w:hideMark/>
          </w:tcPr>
          <w:p w14:paraId="62B63DD4" w14:textId="77777777" w:rsidR="00222018" w:rsidRPr="00F769D4" w:rsidRDefault="00222018" w:rsidP="00F769D4">
            <w:pPr>
              <w:pStyle w:val="MDPI42tablebody"/>
              <w:jc w:val="right"/>
              <w:rPr>
                <w:ins w:id="756" w:author="Min Fan" w:date="2025-07-18T16:22:00Z" w16du:dateUtc="2025-07-18T08:22:00Z"/>
                <w:rFonts w:eastAsia="DengXian"/>
                <w:lang w:eastAsia="zh-CN"/>
              </w:rPr>
            </w:pPr>
            <w:ins w:id="757" w:author="Min Fan" w:date="2025-07-18T16:22:00Z" w16du:dateUtc="2025-07-18T08:22:00Z">
              <w:r w:rsidRPr="00F769D4">
                <w:rPr>
                  <w:rFonts w:eastAsia="DengXian"/>
                  <w:lang w:eastAsia="zh-CN"/>
                </w:rPr>
                <w:t xml:space="preserve">    35 </w:t>
              </w:r>
              <w:proofErr w:type="gramStart"/>
              <w:r w:rsidRPr="00F769D4">
                <w:rPr>
                  <w:rFonts w:eastAsia="DengXian"/>
                  <w:lang w:eastAsia="zh-CN"/>
                </w:rPr>
                <w:t>( 43.2</w:t>
              </w:r>
              <w:proofErr w:type="gramEnd"/>
              <w:r w:rsidRPr="00F769D4">
                <w:rPr>
                  <w:rFonts w:eastAsia="DengXian"/>
                  <w:lang w:eastAsia="zh-CN"/>
                </w:rPr>
                <w:t xml:space="preserve">) </w:t>
              </w:r>
            </w:ins>
          </w:p>
        </w:tc>
        <w:tc>
          <w:tcPr>
            <w:tcW w:w="770" w:type="dxa"/>
            <w:noWrap/>
            <w:vAlign w:val="top"/>
            <w:hideMark/>
          </w:tcPr>
          <w:p w14:paraId="046EE621" w14:textId="77777777" w:rsidR="00222018" w:rsidRPr="00F769D4" w:rsidRDefault="00222018" w:rsidP="00F769D4">
            <w:pPr>
              <w:pStyle w:val="MDPI42tablebody"/>
              <w:jc w:val="right"/>
              <w:rPr>
                <w:ins w:id="758" w:author="Min Fan" w:date="2025-07-18T16:22:00Z" w16du:dateUtc="2025-07-18T08:22:00Z"/>
                <w:rFonts w:eastAsia="DengXian"/>
                <w:lang w:eastAsia="zh-CN"/>
              </w:rPr>
            </w:pPr>
            <w:ins w:id="759" w:author="Min Fan" w:date="2025-07-18T16:22:00Z" w16du:dateUtc="2025-07-18T08:22:00Z">
              <w:r w:rsidRPr="00F769D4">
                <w:rPr>
                  <w:rFonts w:eastAsia="DengXian"/>
                  <w:lang w:eastAsia="zh-CN"/>
                </w:rPr>
                <w:t xml:space="preserve"> 0.137</w:t>
              </w:r>
            </w:ins>
          </w:p>
        </w:tc>
        <w:tc>
          <w:tcPr>
            <w:tcW w:w="2200" w:type="dxa"/>
            <w:noWrap/>
            <w:vAlign w:val="top"/>
            <w:hideMark/>
          </w:tcPr>
          <w:p w14:paraId="2D7F39FC" w14:textId="77777777" w:rsidR="00222018" w:rsidRPr="00F769D4" w:rsidRDefault="00222018" w:rsidP="00F769D4">
            <w:pPr>
              <w:pStyle w:val="MDPI42tablebody"/>
              <w:jc w:val="right"/>
              <w:rPr>
                <w:ins w:id="760" w:author="Min Fan" w:date="2025-07-18T16:22:00Z" w16du:dateUtc="2025-07-18T08:22:00Z"/>
                <w:rFonts w:eastAsia="DengXian"/>
                <w:lang w:eastAsia="zh-CN"/>
              </w:rPr>
            </w:pPr>
            <w:ins w:id="761" w:author="Min Fan" w:date="2025-07-18T16:22:00Z" w16du:dateUtc="2025-07-18T08:22:00Z">
              <w:r w:rsidRPr="00F769D4">
                <w:rPr>
                  <w:rFonts w:eastAsia="DengXian"/>
                  <w:lang w:eastAsia="zh-CN"/>
                </w:rPr>
                <w:t xml:space="preserve">   343 </w:t>
              </w:r>
              <w:proofErr w:type="gramStart"/>
              <w:r w:rsidRPr="00F769D4">
                <w:rPr>
                  <w:rFonts w:eastAsia="DengXian"/>
                  <w:lang w:eastAsia="zh-CN"/>
                </w:rPr>
                <w:t>( 42.6</w:t>
              </w:r>
              <w:proofErr w:type="gramEnd"/>
              <w:r w:rsidRPr="00F769D4">
                <w:rPr>
                  <w:rFonts w:eastAsia="DengXian"/>
                  <w:lang w:eastAsia="zh-CN"/>
                </w:rPr>
                <w:t xml:space="preserve">) </w:t>
              </w:r>
            </w:ins>
          </w:p>
        </w:tc>
        <w:tc>
          <w:tcPr>
            <w:tcW w:w="2275" w:type="dxa"/>
            <w:noWrap/>
            <w:vAlign w:val="top"/>
            <w:hideMark/>
          </w:tcPr>
          <w:p w14:paraId="04E042A8" w14:textId="77777777" w:rsidR="00222018" w:rsidRPr="00F769D4" w:rsidRDefault="00222018" w:rsidP="00F769D4">
            <w:pPr>
              <w:pStyle w:val="MDPI42tablebody"/>
              <w:jc w:val="right"/>
              <w:rPr>
                <w:ins w:id="762" w:author="Min Fan" w:date="2025-07-18T16:22:00Z" w16du:dateUtc="2025-07-18T08:22:00Z"/>
                <w:rFonts w:eastAsia="DengXian"/>
                <w:lang w:eastAsia="zh-CN"/>
              </w:rPr>
            </w:pPr>
            <w:ins w:id="763" w:author="Min Fan" w:date="2025-07-18T16:22:00Z" w16du:dateUtc="2025-07-18T08:22:00Z">
              <w:r w:rsidRPr="00F769D4">
                <w:rPr>
                  <w:rFonts w:eastAsia="DengXian"/>
                  <w:lang w:eastAsia="zh-CN"/>
                </w:rPr>
                <w:t xml:space="preserve">    35 </w:t>
              </w:r>
              <w:proofErr w:type="gramStart"/>
              <w:r w:rsidRPr="00F769D4">
                <w:rPr>
                  <w:rFonts w:eastAsia="DengXian"/>
                  <w:lang w:eastAsia="zh-CN"/>
                </w:rPr>
                <w:t>( 43.2</w:t>
              </w:r>
              <w:proofErr w:type="gramEnd"/>
              <w:r w:rsidRPr="00F769D4">
                <w:rPr>
                  <w:rFonts w:eastAsia="DengXian"/>
                  <w:lang w:eastAsia="zh-CN"/>
                </w:rPr>
                <w:t xml:space="preserve">) </w:t>
              </w:r>
            </w:ins>
          </w:p>
        </w:tc>
        <w:tc>
          <w:tcPr>
            <w:tcW w:w="1216" w:type="dxa"/>
            <w:noWrap/>
            <w:vAlign w:val="top"/>
            <w:hideMark/>
          </w:tcPr>
          <w:p w14:paraId="2A69CCCC" w14:textId="77777777" w:rsidR="00222018" w:rsidRPr="00F769D4" w:rsidRDefault="00222018" w:rsidP="00F769D4">
            <w:pPr>
              <w:pStyle w:val="MDPI42tablebody"/>
              <w:jc w:val="right"/>
              <w:rPr>
                <w:ins w:id="764" w:author="Min Fan" w:date="2025-07-18T16:22:00Z" w16du:dateUtc="2025-07-18T08:22:00Z"/>
                <w:rFonts w:eastAsia="DengXian"/>
                <w:lang w:eastAsia="zh-CN"/>
              </w:rPr>
            </w:pPr>
            <w:ins w:id="765" w:author="Min Fan" w:date="2025-07-18T16:22:00Z" w16du:dateUtc="2025-07-18T08:22:00Z">
              <w:r w:rsidRPr="00F769D4">
                <w:rPr>
                  <w:rFonts w:eastAsia="DengXian"/>
                  <w:lang w:eastAsia="zh-CN"/>
                </w:rPr>
                <w:t xml:space="preserve"> 0.013</w:t>
              </w:r>
            </w:ins>
          </w:p>
        </w:tc>
      </w:tr>
      <w:tr w:rsidR="00222018" w:rsidRPr="0044085D" w14:paraId="5284EB06" w14:textId="77777777" w:rsidTr="00F769D4">
        <w:trPr>
          <w:trHeight w:val="300"/>
          <w:ins w:id="766" w:author="Min Fan" w:date="2025-07-18T16:22:00Z"/>
        </w:trPr>
        <w:tc>
          <w:tcPr>
            <w:tcW w:w="4820" w:type="dxa"/>
            <w:noWrap/>
            <w:hideMark/>
          </w:tcPr>
          <w:p w14:paraId="05EB64F5" w14:textId="77777777" w:rsidR="00222018" w:rsidRPr="0044085D" w:rsidRDefault="00222018" w:rsidP="00F769D4">
            <w:pPr>
              <w:pStyle w:val="MDPI42tablebody"/>
              <w:ind w:firstLine="179"/>
              <w:jc w:val="left"/>
              <w:rPr>
                <w:ins w:id="767" w:author="Min Fan" w:date="2025-07-18T16:22:00Z" w16du:dateUtc="2025-07-18T08:22:00Z"/>
                <w:rFonts w:eastAsiaTheme="minorEastAsia"/>
              </w:rPr>
            </w:pPr>
            <w:ins w:id="768" w:author="Min Fan" w:date="2025-07-18T16:22:00Z" w16du:dateUtc="2025-07-18T08:22:00Z">
              <w:r w:rsidRPr="0044085D">
                <w:rPr>
                  <w:rFonts w:eastAsiaTheme="minorEastAsia"/>
                </w:rPr>
                <w:t xml:space="preserve">Mild liver disease </w:t>
              </w:r>
            </w:ins>
          </w:p>
        </w:tc>
        <w:tc>
          <w:tcPr>
            <w:tcW w:w="2268" w:type="dxa"/>
            <w:noWrap/>
            <w:vAlign w:val="top"/>
            <w:hideMark/>
          </w:tcPr>
          <w:p w14:paraId="328CBB09" w14:textId="77777777" w:rsidR="00222018" w:rsidRPr="00F769D4" w:rsidRDefault="00222018" w:rsidP="00F769D4">
            <w:pPr>
              <w:pStyle w:val="MDPI42tablebody"/>
              <w:jc w:val="right"/>
              <w:rPr>
                <w:ins w:id="769" w:author="Min Fan" w:date="2025-07-18T16:22:00Z" w16du:dateUtc="2025-07-18T08:22:00Z"/>
                <w:rFonts w:eastAsia="DengXian"/>
                <w:lang w:eastAsia="zh-CN"/>
              </w:rPr>
            </w:pPr>
            <w:ins w:id="770" w:author="Min Fan" w:date="2025-07-18T16:22:00Z" w16du:dateUtc="2025-07-18T08:22:00Z">
              <w:r w:rsidRPr="00F769D4">
                <w:rPr>
                  <w:rFonts w:eastAsia="DengXian"/>
                  <w:lang w:eastAsia="zh-CN"/>
                </w:rPr>
                <w:t xml:space="preserve">   171 </w:t>
              </w:r>
              <w:proofErr w:type="gramStart"/>
              <w:r w:rsidRPr="00F769D4">
                <w:rPr>
                  <w:rFonts w:eastAsia="DengXian"/>
                  <w:lang w:eastAsia="zh-CN"/>
                </w:rPr>
                <w:t>(  2.1</w:t>
              </w:r>
              <w:proofErr w:type="gramEnd"/>
              <w:r w:rsidRPr="00F769D4">
                <w:rPr>
                  <w:rFonts w:eastAsia="DengXian"/>
                  <w:lang w:eastAsia="zh-CN"/>
                </w:rPr>
                <w:t xml:space="preserve">) </w:t>
              </w:r>
            </w:ins>
          </w:p>
        </w:tc>
        <w:tc>
          <w:tcPr>
            <w:tcW w:w="2268" w:type="dxa"/>
            <w:noWrap/>
            <w:vAlign w:val="top"/>
            <w:hideMark/>
          </w:tcPr>
          <w:p w14:paraId="5BF00C4E" w14:textId="77777777" w:rsidR="00222018" w:rsidRPr="00F769D4" w:rsidRDefault="00222018" w:rsidP="00F769D4">
            <w:pPr>
              <w:pStyle w:val="MDPI42tablebody"/>
              <w:jc w:val="right"/>
              <w:rPr>
                <w:ins w:id="771" w:author="Min Fan" w:date="2025-07-18T16:22:00Z" w16du:dateUtc="2025-07-18T08:22:00Z"/>
                <w:rFonts w:eastAsia="DengXian"/>
                <w:lang w:eastAsia="zh-CN"/>
              </w:rPr>
            </w:pPr>
            <w:ins w:id="772" w:author="Min Fan" w:date="2025-07-18T16:22:00Z" w16du:dateUtc="2025-07-18T08:22:00Z">
              <w:r w:rsidRPr="00F769D4">
                <w:rPr>
                  <w:rFonts w:eastAsia="DengXian"/>
                  <w:lang w:eastAsia="zh-CN"/>
                </w:rPr>
                <w:t xml:space="preserve">     2 </w:t>
              </w:r>
              <w:proofErr w:type="gramStart"/>
              <w:r w:rsidRPr="00F769D4">
                <w:rPr>
                  <w:rFonts w:eastAsia="DengXian"/>
                  <w:lang w:eastAsia="zh-CN"/>
                </w:rPr>
                <w:t>(  2.5</w:t>
              </w:r>
              <w:proofErr w:type="gramEnd"/>
              <w:r w:rsidRPr="00F769D4">
                <w:rPr>
                  <w:rFonts w:eastAsia="DengXian"/>
                  <w:lang w:eastAsia="zh-CN"/>
                </w:rPr>
                <w:t xml:space="preserve">) </w:t>
              </w:r>
            </w:ins>
          </w:p>
        </w:tc>
        <w:tc>
          <w:tcPr>
            <w:tcW w:w="770" w:type="dxa"/>
            <w:noWrap/>
            <w:vAlign w:val="top"/>
            <w:hideMark/>
          </w:tcPr>
          <w:p w14:paraId="2314E37B" w14:textId="77777777" w:rsidR="00222018" w:rsidRPr="00F769D4" w:rsidRDefault="00222018" w:rsidP="00F769D4">
            <w:pPr>
              <w:pStyle w:val="MDPI42tablebody"/>
              <w:jc w:val="right"/>
              <w:rPr>
                <w:ins w:id="773" w:author="Min Fan" w:date="2025-07-18T16:22:00Z" w16du:dateUtc="2025-07-18T08:22:00Z"/>
                <w:rFonts w:eastAsia="DengXian"/>
                <w:lang w:eastAsia="zh-CN"/>
              </w:rPr>
            </w:pPr>
            <w:ins w:id="774" w:author="Min Fan" w:date="2025-07-18T16:22:00Z" w16du:dateUtc="2025-07-18T08:22:00Z">
              <w:r w:rsidRPr="00F769D4">
                <w:rPr>
                  <w:rFonts w:eastAsia="DengXian"/>
                  <w:lang w:eastAsia="zh-CN"/>
                </w:rPr>
                <w:t xml:space="preserve"> 0.025</w:t>
              </w:r>
            </w:ins>
          </w:p>
        </w:tc>
        <w:tc>
          <w:tcPr>
            <w:tcW w:w="2200" w:type="dxa"/>
            <w:noWrap/>
            <w:vAlign w:val="top"/>
            <w:hideMark/>
          </w:tcPr>
          <w:p w14:paraId="7367A2AC" w14:textId="77777777" w:rsidR="00222018" w:rsidRPr="00F769D4" w:rsidRDefault="00222018" w:rsidP="00F769D4">
            <w:pPr>
              <w:pStyle w:val="MDPI42tablebody"/>
              <w:jc w:val="right"/>
              <w:rPr>
                <w:ins w:id="775" w:author="Min Fan" w:date="2025-07-18T16:22:00Z" w16du:dateUtc="2025-07-18T08:22:00Z"/>
                <w:rFonts w:eastAsia="DengXian"/>
                <w:lang w:eastAsia="zh-CN"/>
              </w:rPr>
            </w:pPr>
            <w:ins w:id="776" w:author="Min Fan" w:date="2025-07-18T16:22:00Z" w16du:dateUtc="2025-07-18T08:22:00Z">
              <w:r w:rsidRPr="00F769D4">
                <w:rPr>
                  <w:rFonts w:eastAsia="DengXian"/>
                  <w:lang w:eastAsia="zh-CN"/>
                </w:rPr>
                <w:t xml:space="preserve">    24 </w:t>
              </w:r>
              <w:proofErr w:type="gramStart"/>
              <w:r w:rsidRPr="00F769D4">
                <w:rPr>
                  <w:rFonts w:eastAsia="DengXian"/>
                  <w:lang w:eastAsia="zh-CN"/>
                </w:rPr>
                <w:t>(  3.0</w:t>
              </w:r>
              <w:proofErr w:type="gramEnd"/>
              <w:r w:rsidRPr="00F769D4">
                <w:rPr>
                  <w:rFonts w:eastAsia="DengXian"/>
                  <w:lang w:eastAsia="zh-CN"/>
                </w:rPr>
                <w:t xml:space="preserve">) </w:t>
              </w:r>
            </w:ins>
          </w:p>
        </w:tc>
        <w:tc>
          <w:tcPr>
            <w:tcW w:w="2275" w:type="dxa"/>
            <w:noWrap/>
            <w:vAlign w:val="top"/>
            <w:hideMark/>
          </w:tcPr>
          <w:p w14:paraId="69D89B24" w14:textId="77777777" w:rsidR="00222018" w:rsidRPr="00F769D4" w:rsidRDefault="00222018" w:rsidP="00F769D4">
            <w:pPr>
              <w:pStyle w:val="MDPI42tablebody"/>
              <w:jc w:val="right"/>
              <w:rPr>
                <w:ins w:id="777" w:author="Min Fan" w:date="2025-07-18T16:22:00Z" w16du:dateUtc="2025-07-18T08:22:00Z"/>
                <w:rFonts w:eastAsia="DengXian"/>
                <w:lang w:eastAsia="zh-CN"/>
              </w:rPr>
            </w:pPr>
            <w:ins w:id="778" w:author="Min Fan" w:date="2025-07-18T16:22:00Z" w16du:dateUtc="2025-07-18T08:22:00Z">
              <w:r w:rsidRPr="00F769D4">
                <w:rPr>
                  <w:rFonts w:eastAsia="DengXian"/>
                  <w:lang w:eastAsia="zh-CN"/>
                </w:rPr>
                <w:t xml:space="preserve">     2 </w:t>
              </w:r>
              <w:proofErr w:type="gramStart"/>
              <w:r w:rsidRPr="00F769D4">
                <w:rPr>
                  <w:rFonts w:eastAsia="DengXian"/>
                  <w:lang w:eastAsia="zh-CN"/>
                </w:rPr>
                <w:t>(  2.5</w:t>
              </w:r>
              <w:proofErr w:type="gramEnd"/>
              <w:r w:rsidRPr="00F769D4">
                <w:rPr>
                  <w:rFonts w:eastAsia="DengXian"/>
                  <w:lang w:eastAsia="zh-CN"/>
                </w:rPr>
                <w:t xml:space="preserve">) </w:t>
              </w:r>
            </w:ins>
          </w:p>
        </w:tc>
        <w:tc>
          <w:tcPr>
            <w:tcW w:w="1216" w:type="dxa"/>
            <w:noWrap/>
            <w:vAlign w:val="top"/>
            <w:hideMark/>
          </w:tcPr>
          <w:p w14:paraId="35C49B41" w14:textId="77777777" w:rsidR="00222018" w:rsidRPr="00F769D4" w:rsidRDefault="00222018" w:rsidP="00F769D4">
            <w:pPr>
              <w:pStyle w:val="MDPI42tablebody"/>
              <w:jc w:val="right"/>
              <w:rPr>
                <w:ins w:id="779" w:author="Min Fan" w:date="2025-07-18T16:22:00Z" w16du:dateUtc="2025-07-18T08:22:00Z"/>
                <w:rFonts w:eastAsia="DengXian"/>
                <w:lang w:eastAsia="zh-CN"/>
              </w:rPr>
            </w:pPr>
            <w:ins w:id="780" w:author="Min Fan" w:date="2025-07-18T16:22:00Z" w16du:dateUtc="2025-07-18T08:22:00Z">
              <w:r w:rsidRPr="00F769D4">
                <w:rPr>
                  <w:rFonts w:eastAsia="DengXian"/>
                  <w:lang w:eastAsia="zh-CN"/>
                </w:rPr>
                <w:t xml:space="preserve"> 0.031</w:t>
              </w:r>
            </w:ins>
          </w:p>
        </w:tc>
      </w:tr>
      <w:tr w:rsidR="00222018" w:rsidRPr="0044085D" w14:paraId="5CCEBEEF" w14:textId="77777777" w:rsidTr="00F769D4">
        <w:trPr>
          <w:trHeight w:val="300"/>
          <w:ins w:id="781" w:author="Min Fan" w:date="2025-07-18T16:22:00Z"/>
        </w:trPr>
        <w:tc>
          <w:tcPr>
            <w:tcW w:w="4820" w:type="dxa"/>
            <w:noWrap/>
            <w:hideMark/>
          </w:tcPr>
          <w:p w14:paraId="503919EC" w14:textId="77777777" w:rsidR="00222018" w:rsidRPr="0044085D" w:rsidRDefault="00222018" w:rsidP="00F769D4">
            <w:pPr>
              <w:pStyle w:val="MDPI42tablebody"/>
              <w:ind w:firstLine="179"/>
              <w:jc w:val="left"/>
              <w:rPr>
                <w:ins w:id="782" w:author="Min Fan" w:date="2025-07-18T16:22:00Z" w16du:dateUtc="2025-07-18T08:22:00Z"/>
                <w:rFonts w:eastAsiaTheme="minorEastAsia"/>
              </w:rPr>
            </w:pPr>
            <w:ins w:id="783" w:author="Min Fan" w:date="2025-07-18T16:22:00Z" w16du:dateUtc="2025-07-18T08:22:00Z">
              <w:r w:rsidRPr="0044085D">
                <w:rPr>
                  <w:rFonts w:eastAsiaTheme="minorEastAsia"/>
                </w:rPr>
                <w:t xml:space="preserve">Moderate-severe liver disease </w:t>
              </w:r>
            </w:ins>
          </w:p>
        </w:tc>
        <w:tc>
          <w:tcPr>
            <w:tcW w:w="2268" w:type="dxa"/>
            <w:noWrap/>
            <w:vAlign w:val="top"/>
            <w:hideMark/>
          </w:tcPr>
          <w:p w14:paraId="39A45D48" w14:textId="77777777" w:rsidR="00222018" w:rsidRPr="00F769D4" w:rsidRDefault="00222018" w:rsidP="00F769D4">
            <w:pPr>
              <w:pStyle w:val="MDPI42tablebody"/>
              <w:jc w:val="right"/>
              <w:rPr>
                <w:ins w:id="784" w:author="Min Fan" w:date="2025-07-18T16:22:00Z" w16du:dateUtc="2025-07-18T08:22:00Z"/>
                <w:rFonts w:eastAsia="DengXian"/>
                <w:lang w:eastAsia="zh-CN"/>
              </w:rPr>
            </w:pPr>
            <w:ins w:id="785" w:author="Min Fan" w:date="2025-07-18T16:22:00Z" w16du:dateUtc="2025-07-18T08:22:00Z">
              <w:r w:rsidRPr="00F769D4">
                <w:rPr>
                  <w:rFonts w:eastAsia="DengXian"/>
                  <w:lang w:eastAsia="zh-CN"/>
                </w:rPr>
                <w:t xml:space="preserve">    74 </w:t>
              </w:r>
              <w:proofErr w:type="gramStart"/>
              <w:r w:rsidRPr="00F769D4">
                <w:rPr>
                  <w:rFonts w:eastAsia="DengXian"/>
                  <w:lang w:eastAsia="zh-CN"/>
                </w:rPr>
                <w:t>(  0.9</w:t>
              </w:r>
              <w:proofErr w:type="gramEnd"/>
              <w:r w:rsidRPr="00F769D4">
                <w:rPr>
                  <w:rFonts w:eastAsia="DengXian"/>
                  <w:lang w:eastAsia="zh-CN"/>
                </w:rPr>
                <w:t xml:space="preserve">) </w:t>
              </w:r>
            </w:ins>
          </w:p>
        </w:tc>
        <w:tc>
          <w:tcPr>
            <w:tcW w:w="2268" w:type="dxa"/>
            <w:noWrap/>
            <w:vAlign w:val="top"/>
            <w:hideMark/>
          </w:tcPr>
          <w:p w14:paraId="719B783B" w14:textId="77777777" w:rsidR="00222018" w:rsidRPr="00F769D4" w:rsidRDefault="00222018" w:rsidP="00F769D4">
            <w:pPr>
              <w:pStyle w:val="MDPI42tablebody"/>
              <w:jc w:val="right"/>
              <w:rPr>
                <w:ins w:id="786" w:author="Min Fan" w:date="2025-07-18T16:22:00Z" w16du:dateUtc="2025-07-18T08:22:00Z"/>
                <w:rFonts w:eastAsia="DengXian"/>
                <w:lang w:eastAsia="zh-CN"/>
              </w:rPr>
            </w:pPr>
            <w:ins w:id="787" w:author="Min Fan" w:date="2025-07-18T16:22:00Z" w16du:dateUtc="2025-07-18T08:22:00Z">
              <w:r w:rsidRPr="00F769D4">
                <w:rPr>
                  <w:rFonts w:eastAsia="DengXian"/>
                  <w:lang w:eastAsia="zh-CN"/>
                </w:rPr>
                <w:t xml:space="preserve">     1 </w:t>
              </w:r>
              <w:proofErr w:type="gramStart"/>
              <w:r w:rsidRPr="00F769D4">
                <w:rPr>
                  <w:rFonts w:eastAsia="DengXian"/>
                  <w:lang w:eastAsia="zh-CN"/>
                </w:rPr>
                <w:t>(  1.2</w:t>
              </w:r>
              <w:proofErr w:type="gramEnd"/>
              <w:r w:rsidRPr="00F769D4">
                <w:rPr>
                  <w:rFonts w:eastAsia="DengXian"/>
                  <w:lang w:eastAsia="zh-CN"/>
                </w:rPr>
                <w:t xml:space="preserve">) </w:t>
              </w:r>
            </w:ins>
          </w:p>
        </w:tc>
        <w:tc>
          <w:tcPr>
            <w:tcW w:w="770" w:type="dxa"/>
            <w:noWrap/>
            <w:vAlign w:val="top"/>
            <w:hideMark/>
          </w:tcPr>
          <w:p w14:paraId="746070E8" w14:textId="77777777" w:rsidR="00222018" w:rsidRPr="00F769D4" w:rsidRDefault="00222018" w:rsidP="00F769D4">
            <w:pPr>
              <w:pStyle w:val="MDPI42tablebody"/>
              <w:jc w:val="right"/>
              <w:rPr>
                <w:ins w:id="788" w:author="Min Fan" w:date="2025-07-18T16:22:00Z" w16du:dateUtc="2025-07-18T08:22:00Z"/>
                <w:rFonts w:eastAsia="DengXian"/>
                <w:lang w:eastAsia="zh-CN"/>
              </w:rPr>
            </w:pPr>
            <w:ins w:id="789" w:author="Min Fan" w:date="2025-07-18T16:22:00Z" w16du:dateUtc="2025-07-18T08:22:00Z">
              <w:r w:rsidRPr="00F769D4">
                <w:rPr>
                  <w:rFonts w:eastAsia="DengXian"/>
                  <w:lang w:eastAsia="zh-CN"/>
                </w:rPr>
                <w:t xml:space="preserve"> 0.032</w:t>
              </w:r>
            </w:ins>
          </w:p>
        </w:tc>
        <w:tc>
          <w:tcPr>
            <w:tcW w:w="2200" w:type="dxa"/>
            <w:noWrap/>
            <w:vAlign w:val="top"/>
            <w:hideMark/>
          </w:tcPr>
          <w:p w14:paraId="32D86FB0" w14:textId="77777777" w:rsidR="00222018" w:rsidRPr="00F769D4" w:rsidRDefault="00222018" w:rsidP="00F769D4">
            <w:pPr>
              <w:pStyle w:val="MDPI42tablebody"/>
              <w:jc w:val="right"/>
              <w:rPr>
                <w:ins w:id="790" w:author="Min Fan" w:date="2025-07-18T16:22:00Z" w16du:dateUtc="2025-07-18T08:22:00Z"/>
                <w:rFonts w:eastAsia="DengXian"/>
                <w:lang w:eastAsia="zh-CN"/>
              </w:rPr>
            </w:pPr>
            <w:ins w:id="791" w:author="Min Fan" w:date="2025-07-18T16:22:00Z" w16du:dateUtc="2025-07-18T08:22:00Z">
              <w:r w:rsidRPr="00F769D4">
                <w:rPr>
                  <w:rFonts w:eastAsia="DengXian"/>
                  <w:lang w:eastAsia="zh-CN"/>
                </w:rPr>
                <w:t xml:space="preserve">     5 </w:t>
              </w:r>
              <w:proofErr w:type="gramStart"/>
              <w:r w:rsidRPr="00F769D4">
                <w:rPr>
                  <w:rFonts w:eastAsia="DengXian"/>
                  <w:lang w:eastAsia="zh-CN"/>
                </w:rPr>
                <w:t>(  0.6</w:t>
              </w:r>
              <w:proofErr w:type="gramEnd"/>
              <w:r w:rsidRPr="00F769D4">
                <w:rPr>
                  <w:rFonts w:eastAsia="DengXian"/>
                  <w:lang w:eastAsia="zh-CN"/>
                </w:rPr>
                <w:t xml:space="preserve">) </w:t>
              </w:r>
            </w:ins>
          </w:p>
        </w:tc>
        <w:tc>
          <w:tcPr>
            <w:tcW w:w="2275" w:type="dxa"/>
            <w:noWrap/>
            <w:vAlign w:val="top"/>
            <w:hideMark/>
          </w:tcPr>
          <w:p w14:paraId="34419312" w14:textId="77777777" w:rsidR="00222018" w:rsidRPr="00F769D4" w:rsidRDefault="00222018" w:rsidP="00F769D4">
            <w:pPr>
              <w:pStyle w:val="MDPI42tablebody"/>
              <w:jc w:val="right"/>
              <w:rPr>
                <w:ins w:id="792" w:author="Min Fan" w:date="2025-07-18T16:22:00Z" w16du:dateUtc="2025-07-18T08:22:00Z"/>
                <w:rFonts w:eastAsia="DengXian"/>
                <w:lang w:eastAsia="zh-CN"/>
              </w:rPr>
            </w:pPr>
            <w:ins w:id="793" w:author="Min Fan" w:date="2025-07-18T16:22:00Z" w16du:dateUtc="2025-07-18T08:22:00Z">
              <w:r w:rsidRPr="00F769D4">
                <w:rPr>
                  <w:rFonts w:eastAsia="DengXian"/>
                  <w:lang w:eastAsia="zh-CN"/>
                </w:rPr>
                <w:t xml:space="preserve">     1 </w:t>
              </w:r>
              <w:proofErr w:type="gramStart"/>
              <w:r w:rsidRPr="00F769D4">
                <w:rPr>
                  <w:rFonts w:eastAsia="DengXian"/>
                  <w:lang w:eastAsia="zh-CN"/>
                </w:rPr>
                <w:t>(  1.2</w:t>
              </w:r>
              <w:proofErr w:type="gramEnd"/>
              <w:r w:rsidRPr="00F769D4">
                <w:rPr>
                  <w:rFonts w:eastAsia="DengXian"/>
                  <w:lang w:eastAsia="zh-CN"/>
                </w:rPr>
                <w:t xml:space="preserve">) </w:t>
              </w:r>
            </w:ins>
          </w:p>
        </w:tc>
        <w:tc>
          <w:tcPr>
            <w:tcW w:w="1216" w:type="dxa"/>
            <w:noWrap/>
            <w:vAlign w:val="top"/>
            <w:hideMark/>
          </w:tcPr>
          <w:p w14:paraId="52B3F51A" w14:textId="77777777" w:rsidR="00222018" w:rsidRPr="00F769D4" w:rsidRDefault="00222018" w:rsidP="00F769D4">
            <w:pPr>
              <w:pStyle w:val="MDPI42tablebody"/>
              <w:jc w:val="right"/>
              <w:rPr>
                <w:ins w:id="794" w:author="Min Fan" w:date="2025-07-18T16:22:00Z" w16du:dateUtc="2025-07-18T08:22:00Z"/>
                <w:rFonts w:eastAsia="DengXian"/>
                <w:lang w:eastAsia="zh-CN"/>
              </w:rPr>
            </w:pPr>
            <w:ins w:id="795" w:author="Min Fan" w:date="2025-07-18T16:22:00Z" w16du:dateUtc="2025-07-18T08:22:00Z">
              <w:r w:rsidRPr="00F769D4">
                <w:rPr>
                  <w:rFonts w:eastAsia="DengXian"/>
                  <w:lang w:eastAsia="zh-CN"/>
                </w:rPr>
                <w:t xml:space="preserve"> 0.064</w:t>
              </w:r>
            </w:ins>
          </w:p>
        </w:tc>
      </w:tr>
      <w:tr w:rsidR="00222018" w:rsidRPr="0044085D" w14:paraId="217FCA71" w14:textId="77777777" w:rsidTr="00222018">
        <w:trPr>
          <w:trHeight w:val="300"/>
          <w:trPrChange w:id="796" w:author="Min Fan" w:date="2025-07-18T16:20:00Z" w16du:dateUtc="2025-07-18T08:20:00Z">
            <w:trPr>
              <w:gridAfter w:val="0"/>
              <w:trHeight w:val="300"/>
            </w:trPr>
          </w:trPrChange>
        </w:trPr>
        <w:tc>
          <w:tcPr>
            <w:tcW w:w="0" w:type="dxa"/>
            <w:noWrap/>
            <w:hideMark/>
            <w:tcPrChange w:id="797" w:author="Min Fan" w:date="2025-07-18T16:20:00Z" w16du:dateUtc="2025-07-18T08:20:00Z">
              <w:tcPr>
                <w:tcW w:w="4820" w:type="dxa"/>
                <w:noWrap/>
                <w:hideMark/>
              </w:tcPr>
            </w:tcPrChange>
          </w:tcPr>
          <w:p w14:paraId="31445582" w14:textId="77777777" w:rsidR="00222018" w:rsidRPr="0044085D" w:rsidRDefault="00222018">
            <w:pPr>
              <w:pStyle w:val="MDPI42tablebody"/>
              <w:ind w:firstLine="179"/>
              <w:jc w:val="left"/>
              <w:rPr>
                <w:rFonts w:eastAsiaTheme="minorEastAsia"/>
              </w:rPr>
              <w:pPrChange w:id="798" w:author="Min Fan" w:date="2025-07-18T16:21:00Z" w16du:dateUtc="2025-07-18T08:21:00Z">
                <w:pPr>
                  <w:pStyle w:val="MDPI42tablebody"/>
                  <w:jc w:val="left"/>
                </w:pPr>
              </w:pPrChange>
            </w:pPr>
            <w:r w:rsidRPr="0044085D">
              <w:rPr>
                <w:rFonts w:eastAsiaTheme="minorEastAsia"/>
              </w:rPr>
              <w:t xml:space="preserve">Congestive Heart Failure </w:t>
            </w:r>
          </w:p>
        </w:tc>
        <w:tc>
          <w:tcPr>
            <w:tcW w:w="0" w:type="dxa"/>
            <w:noWrap/>
            <w:vAlign w:val="top"/>
            <w:hideMark/>
            <w:tcPrChange w:id="799" w:author="Min Fan" w:date="2025-07-18T16:20:00Z" w16du:dateUtc="2025-07-18T08:20:00Z">
              <w:tcPr>
                <w:tcW w:w="2268" w:type="dxa"/>
                <w:noWrap/>
                <w:hideMark/>
              </w:tcPr>
            </w:tcPrChange>
          </w:tcPr>
          <w:p w14:paraId="25912BA7" w14:textId="2FDFFA52" w:rsidR="00222018" w:rsidRPr="00222018" w:rsidRDefault="00222018" w:rsidP="00222018">
            <w:pPr>
              <w:pStyle w:val="MDPI42tablebody"/>
              <w:jc w:val="right"/>
              <w:rPr>
                <w:rFonts w:eastAsia="DengXian"/>
                <w:lang w:eastAsia="zh-CN"/>
                <w:rPrChange w:id="800" w:author="Min Fan" w:date="2025-07-18T16:18:00Z" w16du:dateUtc="2025-07-18T08:18:00Z">
                  <w:rPr>
                    <w:rFonts w:eastAsiaTheme="minorEastAsia"/>
                  </w:rPr>
                </w:rPrChange>
              </w:rPr>
            </w:pPr>
            <w:ins w:id="801" w:author="Min Fan" w:date="2025-07-18T16:18:00Z" w16du:dateUtc="2025-07-18T08:18:00Z">
              <w:r w:rsidRPr="00222018">
                <w:rPr>
                  <w:rFonts w:eastAsia="DengXian"/>
                  <w:lang w:eastAsia="zh-CN"/>
                  <w:rPrChange w:id="802" w:author="Min Fan" w:date="2025-07-18T16:18:00Z" w16du:dateUtc="2025-07-18T08:18:00Z">
                    <w:rPr>
                      <w:rFonts w:ascii="Aptos Narrow" w:hAnsi="Aptos Narrow" w:cs="Aptos Narrow"/>
                      <w:sz w:val="24"/>
                      <w:szCs w:val="24"/>
                      <w:lang w:val="en-GB"/>
                    </w:rPr>
                  </w:rPrChange>
                </w:rPr>
                <w:t xml:space="preserve">  2640 </w:t>
              </w:r>
              <w:proofErr w:type="gramStart"/>
              <w:r w:rsidRPr="00222018">
                <w:rPr>
                  <w:rFonts w:eastAsia="DengXian"/>
                  <w:lang w:eastAsia="zh-CN"/>
                  <w:rPrChange w:id="803" w:author="Min Fan" w:date="2025-07-18T16:18:00Z" w16du:dateUtc="2025-07-18T08:18:00Z">
                    <w:rPr>
                      <w:rFonts w:ascii="Aptos Narrow" w:hAnsi="Aptos Narrow" w:cs="Aptos Narrow"/>
                      <w:sz w:val="24"/>
                      <w:szCs w:val="24"/>
                      <w:lang w:val="en-GB"/>
                    </w:rPr>
                  </w:rPrChange>
                </w:rPr>
                <w:t>( 32.4</w:t>
              </w:r>
              <w:proofErr w:type="gramEnd"/>
              <w:r w:rsidRPr="00222018">
                <w:rPr>
                  <w:rFonts w:eastAsia="DengXian"/>
                  <w:lang w:eastAsia="zh-CN"/>
                  <w:rPrChange w:id="804" w:author="Min Fan" w:date="2025-07-18T16:18:00Z" w16du:dateUtc="2025-07-18T08:18:00Z">
                    <w:rPr>
                      <w:rFonts w:ascii="Aptos Narrow" w:hAnsi="Aptos Narrow" w:cs="Aptos Narrow"/>
                      <w:sz w:val="24"/>
                      <w:szCs w:val="24"/>
                      <w:lang w:val="en-GB"/>
                    </w:rPr>
                  </w:rPrChange>
                </w:rPr>
                <w:t xml:space="preserve">) </w:t>
              </w:r>
            </w:ins>
            <w:del w:id="805" w:author="Min Fan" w:date="2025-07-18T16:18:00Z" w16du:dateUtc="2025-07-18T08:18:00Z">
              <w:r w:rsidRPr="00222018" w:rsidDel="00B95C26">
                <w:rPr>
                  <w:rFonts w:eastAsia="DengXian"/>
                  <w:lang w:eastAsia="zh-CN"/>
                  <w:rPrChange w:id="806" w:author="Min Fan" w:date="2025-07-18T16:18:00Z" w16du:dateUtc="2025-07-18T08:18:00Z">
                    <w:rPr>
                      <w:rFonts w:eastAsiaTheme="minorEastAsia"/>
                    </w:rPr>
                  </w:rPrChange>
                </w:rPr>
                <w:delText xml:space="preserve">  2640 ( 32.4) </w:delText>
              </w:r>
            </w:del>
          </w:p>
        </w:tc>
        <w:tc>
          <w:tcPr>
            <w:tcW w:w="0" w:type="dxa"/>
            <w:noWrap/>
            <w:vAlign w:val="top"/>
            <w:hideMark/>
            <w:tcPrChange w:id="807" w:author="Min Fan" w:date="2025-07-18T16:20:00Z" w16du:dateUtc="2025-07-18T08:20:00Z">
              <w:tcPr>
                <w:tcW w:w="2268" w:type="dxa"/>
                <w:noWrap/>
                <w:hideMark/>
              </w:tcPr>
            </w:tcPrChange>
          </w:tcPr>
          <w:p w14:paraId="4D446DD3" w14:textId="256D641B" w:rsidR="00222018" w:rsidRPr="00222018" w:rsidRDefault="00222018" w:rsidP="00222018">
            <w:pPr>
              <w:pStyle w:val="MDPI42tablebody"/>
              <w:jc w:val="right"/>
              <w:rPr>
                <w:rFonts w:eastAsia="DengXian"/>
                <w:lang w:eastAsia="zh-CN"/>
                <w:rPrChange w:id="808" w:author="Min Fan" w:date="2025-07-18T16:18:00Z" w16du:dateUtc="2025-07-18T08:18:00Z">
                  <w:rPr>
                    <w:rFonts w:eastAsiaTheme="minorEastAsia"/>
                  </w:rPr>
                </w:rPrChange>
              </w:rPr>
            </w:pPr>
            <w:ins w:id="809" w:author="Min Fan" w:date="2025-07-18T16:18:00Z" w16du:dateUtc="2025-07-18T08:18:00Z">
              <w:r w:rsidRPr="00222018">
                <w:rPr>
                  <w:rFonts w:eastAsia="DengXian"/>
                  <w:lang w:eastAsia="zh-CN"/>
                  <w:rPrChange w:id="810" w:author="Min Fan" w:date="2025-07-18T16:18:00Z" w16du:dateUtc="2025-07-18T08:18:00Z">
                    <w:rPr>
                      <w:rFonts w:ascii="Aptos Narrow" w:hAnsi="Aptos Narrow" w:cs="Aptos Narrow"/>
                      <w:sz w:val="24"/>
                      <w:szCs w:val="24"/>
                      <w:lang w:val="en-GB"/>
                    </w:rPr>
                  </w:rPrChange>
                </w:rPr>
                <w:t xml:space="preserve">    27 </w:t>
              </w:r>
              <w:proofErr w:type="gramStart"/>
              <w:r w:rsidRPr="00222018">
                <w:rPr>
                  <w:rFonts w:eastAsia="DengXian"/>
                  <w:lang w:eastAsia="zh-CN"/>
                  <w:rPrChange w:id="811" w:author="Min Fan" w:date="2025-07-18T16:18:00Z" w16du:dateUtc="2025-07-18T08:18:00Z">
                    <w:rPr>
                      <w:rFonts w:ascii="Aptos Narrow" w:hAnsi="Aptos Narrow" w:cs="Aptos Narrow"/>
                      <w:sz w:val="24"/>
                      <w:szCs w:val="24"/>
                      <w:lang w:val="en-GB"/>
                    </w:rPr>
                  </w:rPrChange>
                </w:rPr>
                <w:t>( 33.3</w:t>
              </w:r>
              <w:proofErr w:type="gramEnd"/>
              <w:r w:rsidRPr="00222018">
                <w:rPr>
                  <w:rFonts w:eastAsia="DengXian"/>
                  <w:lang w:eastAsia="zh-CN"/>
                  <w:rPrChange w:id="812" w:author="Min Fan" w:date="2025-07-18T16:18:00Z" w16du:dateUtc="2025-07-18T08:18:00Z">
                    <w:rPr>
                      <w:rFonts w:ascii="Aptos Narrow" w:hAnsi="Aptos Narrow" w:cs="Aptos Narrow"/>
                      <w:sz w:val="24"/>
                      <w:szCs w:val="24"/>
                      <w:lang w:val="en-GB"/>
                    </w:rPr>
                  </w:rPrChange>
                </w:rPr>
                <w:t xml:space="preserve">) </w:t>
              </w:r>
            </w:ins>
            <w:del w:id="813" w:author="Min Fan" w:date="2025-07-18T16:18:00Z" w16du:dateUtc="2025-07-18T08:18:00Z">
              <w:r w:rsidRPr="00222018" w:rsidDel="00B95C26">
                <w:rPr>
                  <w:rFonts w:eastAsia="DengXian"/>
                  <w:lang w:eastAsia="zh-CN"/>
                  <w:rPrChange w:id="814" w:author="Min Fan" w:date="2025-07-18T16:18:00Z" w16du:dateUtc="2025-07-18T08:18:00Z">
                    <w:rPr>
                      <w:rFonts w:eastAsiaTheme="minorEastAsia"/>
                    </w:rPr>
                  </w:rPrChange>
                </w:rPr>
                <w:delText xml:space="preserve">    27 ( 33.3) </w:delText>
              </w:r>
            </w:del>
          </w:p>
        </w:tc>
        <w:tc>
          <w:tcPr>
            <w:tcW w:w="0" w:type="dxa"/>
            <w:noWrap/>
            <w:vAlign w:val="top"/>
            <w:hideMark/>
            <w:tcPrChange w:id="815" w:author="Min Fan" w:date="2025-07-18T16:20:00Z" w16du:dateUtc="2025-07-18T08:20:00Z">
              <w:tcPr>
                <w:tcW w:w="770" w:type="dxa"/>
                <w:noWrap/>
                <w:hideMark/>
              </w:tcPr>
            </w:tcPrChange>
          </w:tcPr>
          <w:p w14:paraId="55360E6B" w14:textId="2E97C52F" w:rsidR="00222018" w:rsidRPr="00222018" w:rsidRDefault="00222018" w:rsidP="00222018">
            <w:pPr>
              <w:pStyle w:val="MDPI42tablebody"/>
              <w:jc w:val="right"/>
              <w:rPr>
                <w:rFonts w:eastAsia="DengXian"/>
                <w:lang w:eastAsia="zh-CN"/>
                <w:rPrChange w:id="816" w:author="Min Fan" w:date="2025-07-18T16:18:00Z" w16du:dateUtc="2025-07-18T08:18:00Z">
                  <w:rPr>
                    <w:rFonts w:eastAsiaTheme="minorEastAsia"/>
                  </w:rPr>
                </w:rPrChange>
              </w:rPr>
            </w:pPr>
            <w:ins w:id="817" w:author="Min Fan" w:date="2025-07-18T16:18:00Z" w16du:dateUtc="2025-07-18T08:18:00Z">
              <w:r w:rsidRPr="00222018">
                <w:rPr>
                  <w:rFonts w:eastAsia="DengXian"/>
                  <w:lang w:eastAsia="zh-CN"/>
                  <w:rPrChange w:id="818" w:author="Min Fan" w:date="2025-07-18T16:18:00Z" w16du:dateUtc="2025-07-18T08:18:00Z">
                    <w:rPr>
                      <w:rFonts w:ascii="Aptos Narrow" w:hAnsi="Aptos Narrow" w:cs="Aptos Narrow"/>
                      <w:sz w:val="24"/>
                      <w:szCs w:val="24"/>
                      <w:lang w:val="en-GB"/>
                    </w:rPr>
                  </w:rPrChange>
                </w:rPr>
                <w:t xml:space="preserve"> 0.020</w:t>
              </w:r>
            </w:ins>
            <w:del w:id="819" w:author="Min Fan" w:date="2025-07-18T16:18:00Z" w16du:dateUtc="2025-07-18T08:18:00Z">
              <w:r w:rsidRPr="00222018" w:rsidDel="00B95C26">
                <w:rPr>
                  <w:rFonts w:eastAsia="DengXian"/>
                  <w:lang w:eastAsia="zh-CN"/>
                  <w:rPrChange w:id="820" w:author="Min Fan" w:date="2025-07-18T16:18:00Z" w16du:dateUtc="2025-07-18T08:18:00Z">
                    <w:rPr>
                      <w:rFonts w:eastAsiaTheme="minorEastAsia"/>
                    </w:rPr>
                  </w:rPrChange>
                </w:rPr>
                <w:delText xml:space="preserve"> 0.058</w:delText>
              </w:r>
            </w:del>
          </w:p>
        </w:tc>
        <w:tc>
          <w:tcPr>
            <w:tcW w:w="0" w:type="dxa"/>
            <w:noWrap/>
            <w:vAlign w:val="top"/>
            <w:hideMark/>
            <w:tcPrChange w:id="821" w:author="Min Fan" w:date="2025-07-18T16:20:00Z" w16du:dateUtc="2025-07-18T08:20:00Z">
              <w:tcPr>
                <w:tcW w:w="2200" w:type="dxa"/>
                <w:noWrap/>
                <w:hideMark/>
              </w:tcPr>
            </w:tcPrChange>
          </w:tcPr>
          <w:p w14:paraId="15D405C0" w14:textId="7FE83A2E" w:rsidR="00222018" w:rsidRPr="00222018" w:rsidRDefault="00222018" w:rsidP="00222018">
            <w:pPr>
              <w:pStyle w:val="MDPI42tablebody"/>
              <w:jc w:val="right"/>
              <w:rPr>
                <w:rFonts w:eastAsia="DengXian"/>
                <w:lang w:eastAsia="zh-CN"/>
                <w:rPrChange w:id="822" w:author="Min Fan" w:date="2025-07-18T16:18:00Z" w16du:dateUtc="2025-07-18T08:18:00Z">
                  <w:rPr>
                    <w:rFonts w:eastAsiaTheme="minorEastAsia"/>
                  </w:rPr>
                </w:rPrChange>
              </w:rPr>
            </w:pPr>
            <w:ins w:id="823" w:author="Min Fan" w:date="2025-07-18T16:18:00Z" w16du:dateUtc="2025-07-18T08:18:00Z">
              <w:r w:rsidRPr="00222018">
                <w:rPr>
                  <w:rFonts w:eastAsia="DengXian"/>
                  <w:lang w:eastAsia="zh-CN"/>
                  <w:rPrChange w:id="824" w:author="Min Fan" w:date="2025-07-18T16:18:00Z" w16du:dateUtc="2025-07-18T08:18:00Z">
                    <w:rPr>
                      <w:rFonts w:ascii="Aptos Narrow" w:hAnsi="Aptos Narrow" w:cs="Aptos Narrow"/>
                      <w:sz w:val="24"/>
                      <w:szCs w:val="24"/>
                      <w:lang w:val="en-GB"/>
                    </w:rPr>
                  </w:rPrChange>
                </w:rPr>
                <w:t xml:space="preserve">   266 </w:t>
              </w:r>
              <w:proofErr w:type="gramStart"/>
              <w:r w:rsidRPr="00222018">
                <w:rPr>
                  <w:rFonts w:eastAsia="DengXian"/>
                  <w:lang w:eastAsia="zh-CN"/>
                  <w:rPrChange w:id="825" w:author="Min Fan" w:date="2025-07-18T16:18:00Z" w16du:dateUtc="2025-07-18T08:18:00Z">
                    <w:rPr>
                      <w:rFonts w:ascii="Aptos Narrow" w:hAnsi="Aptos Narrow" w:cs="Aptos Narrow"/>
                      <w:sz w:val="24"/>
                      <w:szCs w:val="24"/>
                      <w:lang w:val="en-GB"/>
                    </w:rPr>
                  </w:rPrChange>
                </w:rPr>
                <w:t>( 33.0</w:t>
              </w:r>
              <w:proofErr w:type="gramEnd"/>
              <w:r w:rsidRPr="00222018">
                <w:rPr>
                  <w:rFonts w:eastAsia="DengXian"/>
                  <w:lang w:eastAsia="zh-CN"/>
                  <w:rPrChange w:id="826" w:author="Min Fan" w:date="2025-07-18T16:18:00Z" w16du:dateUtc="2025-07-18T08:18:00Z">
                    <w:rPr>
                      <w:rFonts w:ascii="Aptos Narrow" w:hAnsi="Aptos Narrow" w:cs="Aptos Narrow"/>
                      <w:sz w:val="24"/>
                      <w:szCs w:val="24"/>
                      <w:lang w:val="en-GB"/>
                    </w:rPr>
                  </w:rPrChange>
                </w:rPr>
                <w:t xml:space="preserve">) </w:t>
              </w:r>
            </w:ins>
            <w:del w:id="827" w:author="Min Fan" w:date="2025-07-18T16:18:00Z" w16du:dateUtc="2025-07-18T08:18:00Z">
              <w:r w:rsidRPr="00222018" w:rsidDel="00B95C26">
                <w:rPr>
                  <w:rFonts w:eastAsia="DengXian"/>
                  <w:lang w:eastAsia="zh-CN"/>
                  <w:rPrChange w:id="828" w:author="Min Fan" w:date="2025-07-18T16:18:00Z" w16du:dateUtc="2025-07-18T08:18:00Z">
                    <w:rPr>
                      <w:rFonts w:eastAsiaTheme="minorEastAsia"/>
                    </w:rPr>
                  </w:rPrChange>
                </w:rPr>
                <w:delText xml:space="preserve">   266 ( 33.0) </w:delText>
              </w:r>
            </w:del>
          </w:p>
        </w:tc>
        <w:tc>
          <w:tcPr>
            <w:tcW w:w="0" w:type="dxa"/>
            <w:noWrap/>
            <w:vAlign w:val="top"/>
            <w:hideMark/>
            <w:tcPrChange w:id="829" w:author="Min Fan" w:date="2025-07-18T16:20:00Z" w16du:dateUtc="2025-07-18T08:20:00Z">
              <w:tcPr>
                <w:tcW w:w="2275" w:type="dxa"/>
                <w:noWrap/>
                <w:hideMark/>
              </w:tcPr>
            </w:tcPrChange>
          </w:tcPr>
          <w:p w14:paraId="01ED594A" w14:textId="0991D5F8" w:rsidR="00222018" w:rsidRPr="00222018" w:rsidRDefault="00222018" w:rsidP="00222018">
            <w:pPr>
              <w:pStyle w:val="MDPI42tablebody"/>
              <w:jc w:val="right"/>
              <w:rPr>
                <w:rFonts w:eastAsia="DengXian"/>
                <w:lang w:eastAsia="zh-CN"/>
                <w:rPrChange w:id="830" w:author="Min Fan" w:date="2025-07-18T16:18:00Z" w16du:dateUtc="2025-07-18T08:18:00Z">
                  <w:rPr>
                    <w:rFonts w:eastAsiaTheme="minorEastAsia"/>
                  </w:rPr>
                </w:rPrChange>
              </w:rPr>
            </w:pPr>
            <w:ins w:id="831" w:author="Min Fan" w:date="2025-07-18T16:18:00Z" w16du:dateUtc="2025-07-18T08:18:00Z">
              <w:r w:rsidRPr="00222018">
                <w:rPr>
                  <w:rFonts w:eastAsia="DengXian"/>
                  <w:lang w:eastAsia="zh-CN"/>
                  <w:rPrChange w:id="832" w:author="Min Fan" w:date="2025-07-18T16:18:00Z" w16du:dateUtc="2025-07-18T08:18:00Z">
                    <w:rPr>
                      <w:rFonts w:ascii="Aptos Narrow" w:hAnsi="Aptos Narrow" w:cs="Aptos Narrow"/>
                      <w:sz w:val="24"/>
                      <w:szCs w:val="24"/>
                      <w:lang w:val="en-GB"/>
                    </w:rPr>
                  </w:rPrChange>
                </w:rPr>
                <w:t xml:space="preserve">    27 </w:t>
              </w:r>
              <w:proofErr w:type="gramStart"/>
              <w:r w:rsidRPr="00222018">
                <w:rPr>
                  <w:rFonts w:eastAsia="DengXian"/>
                  <w:lang w:eastAsia="zh-CN"/>
                  <w:rPrChange w:id="833" w:author="Min Fan" w:date="2025-07-18T16:18:00Z" w16du:dateUtc="2025-07-18T08:18:00Z">
                    <w:rPr>
                      <w:rFonts w:ascii="Aptos Narrow" w:hAnsi="Aptos Narrow" w:cs="Aptos Narrow"/>
                      <w:sz w:val="24"/>
                      <w:szCs w:val="24"/>
                      <w:lang w:val="en-GB"/>
                    </w:rPr>
                  </w:rPrChange>
                </w:rPr>
                <w:t>( 33.3</w:t>
              </w:r>
              <w:proofErr w:type="gramEnd"/>
              <w:r w:rsidRPr="00222018">
                <w:rPr>
                  <w:rFonts w:eastAsia="DengXian"/>
                  <w:lang w:eastAsia="zh-CN"/>
                  <w:rPrChange w:id="834" w:author="Min Fan" w:date="2025-07-18T16:18:00Z" w16du:dateUtc="2025-07-18T08:18:00Z">
                    <w:rPr>
                      <w:rFonts w:ascii="Aptos Narrow" w:hAnsi="Aptos Narrow" w:cs="Aptos Narrow"/>
                      <w:sz w:val="24"/>
                      <w:szCs w:val="24"/>
                      <w:lang w:val="en-GB"/>
                    </w:rPr>
                  </w:rPrChange>
                </w:rPr>
                <w:t xml:space="preserve">) </w:t>
              </w:r>
            </w:ins>
            <w:del w:id="835" w:author="Min Fan" w:date="2025-07-18T16:18:00Z" w16du:dateUtc="2025-07-18T08:18:00Z">
              <w:r w:rsidRPr="00222018" w:rsidDel="00B95C26">
                <w:rPr>
                  <w:rFonts w:eastAsia="DengXian"/>
                  <w:lang w:eastAsia="zh-CN"/>
                  <w:rPrChange w:id="836" w:author="Min Fan" w:date="2025-07-18T16:18:00Z" w16du:dateUtc="2025-07-18T08:18:00Z">
                    <w:rPr>
                      <w:rFonts w:eastAsiaTheme="minorEastAsia"/>
                    </w:rPr>
                  </w:rPrChange>
                </w:rPr>
                <w:delText xml:space="preserve">    27 ( 33.3) </w:delText>
              </w:r>
            </w:del>
          </w:p>
        </w:tc>
        <w:tc>
          <w:tcPr>
            <w:tcW w:w="1216" w:type="dxa"/>
            <w:noWrap/>
            <w:vAlign w:val="top"/>
            <w:hideMark/>
            <w:tcPrChange w:id="837" w:author="Min Fan" w:date="2025-07-18T16:20:00Z" w16du:dateUtc="2025-07-18T08:20:00Z">
              <w:tcPr>
                <w:tcW w:w="766" w:type="dxa"/>
                <w:noWrap/>
                <w:hideMark/>
              </w:tcPr>
            </w:tcPrChange>
          </w:tcPr>
          <w:p w14:paraId="09872AC0" w14:textId="7A95E6CE" w:rsidR="00222018" w:rsidRPr="00222018" w:rsidRDefault="00222018" w:rsidP="00222018">
            <w:pPr>
              <w:pStyle w:val="MDPI42tablebody"/>
              <w:jc w:val="right"/>
              <w:rPr>
                <w:rFonts w:eastAsia="DengXian"/>
                <w:lang w:eastAsia="zh-CN"/>
                <w:rPrChange w:id="838" w:author="Min Fan" w:date="2025-07-18T16:18:00Z" w16du:dateUtc="2025-07-18T08:18:00Z">
                  <w:rPr>
                    <w:rFonts w:eastAsiaTheme="minorEastAsia"/>
                  </w:rPr>
                </w:rPrChange>
              </w:rPr>
            </w:pPr>
            <w:ins w:id="839" w:author="Min Fan" w:date="2025-07-18T16:18:00Z" w16du:dateUtc="2025-07-18T08:18:00Z">
              <w:r w:rsidRPr="00222018">
                <w:rPr>
                  <w:rFonts w:eastAsia="DengXian"/>
                  <w:lang w:eastAsia="zh-CN"/>
                  <w:rPrChange w:id="840" w:author="Min Fan" w:date="2025-07-18T16:18:00Z" w16du:dateUtc="2025-07-18T08:18:00Z">
                    <w:rPr>
                      <w:rFonts w:ascii="Aptos Narrow" w:hAnsi="Aptos Narrow" w:cs="Aptos Narrow"/>
                      <w:sz w:val="24"/>
                      <w:szCs w:val="24"/>
                      <w:lang w:val="en-GB"/>
                    </w:rPr>
                  </w:rPrChange>
                </w:rPr>
                <w:t xml:space="preserve"> 0.007</w:t>
              </w:r>
            </w:ins>
            <w:del w:id="841" w:author="Min Fan" w:date="2025-07-18T16:18:00Z" w16du:dateUtc="2025-07-18T08:18:00Z">
              <w:r w:rsidRPr="00222018" w:rsidDel="00B95C26">
                <w:rPr>
                  <w:rFonts w:eastAsia="DengXian"/>
                  <w:lang w:eastAsia="zh-CN"/>
                  <w:rPrChange w:id="842" w:author="Min Fan" w:date="2025-07-18T16:18:00Z" w16du:dateUtc="2025-07-18T08:18:00Z">
                    <w:rPr>
                      <w:rFonts w:eastAsiaTheme="minorEastAsia"/>
                    </w:rPr>
                  </w:rPrChange>
                </w:rPr>
                <w:delText xml:space="preserve"> 0.007</w:delText>
              </w:r>
            </w:del>
          </w:p>
        </w:tc>
      </w:tr>
      <w:tr w:rsidR="00222018" w:rsidRPr="0044085D" w14:paraId="69C68D34" w14:textId="77777777" w:rsidTr="00222018">
        <w:trPr>
          <w:trHeight w:val="300"/>
          <w:trPrChange w:id="843" w:author="Min Fan" w:date="2025-07-18T16:20:00Z" w16du:dateUtc="2025-07-18T08:20:00Z">
            <w:trPr>
              <w:gridAfter w:val="0"/>
              <w:trHeight w:val="300"/>
            </w:trPr>
          </w:trPrChange>
        </w:trPr>
        <w:tc>
          <w:tcPr>
            <w:tcW w:w="0" w:type="dxa"/>
            <w:noWrap/>
            <w:hideMark/>
            <w:tcPrChange w:id="844" w:author="Min Fan" w:date="2025-07-18T16:20:00Z" w16du:dateUtc="2025-07-18T08:20:00Z">
              <w:tcPr>
                <w:tcW w:w="4820" w:type="dxa"/>
                <w:noWrap/>
                <w:hideMark/>
              </w:tcPr>
            </w:tcPrChange>
          </w:tcPr>
          <w:p w14:paraId="3E860E7C" w14:textId="77777777" w:rsidR="00222018" w:rsidRPr="0044085D" w:rsidRDefault="00222018">
            <w:pPr>
              <w:pStyle w:val="MDPI42tablebody"/>
              <w:ind w:firstLine="179"/>
              <w:jc w:val="left"/>
              <w:rPr>
                <w:rFonts w:eastAsiaTheme="minorEastAsia"/>
              </w:rPr>
              <w:pPrChange w:id="845" w:author="Min Fan" w:date="2025-07-18T16:21:00Z" w16du:dateUtc="2025-07-18T08:21:00Z">
                <w:pPr>
                  <w:pStyle w:val="MDPI42tablebody"/>
                  <w:jc w:val="left"/>
                </w:pPr>
              </w:pPrChange>
            </w:pPr>
            <w:r w:rsidRPr="0044085D">
              <w:rPr>
                <w:rFonts w:eastAsiaTheme="minorEastAsia"/>
              </w:rPr>
              <w:t xml:space="preserve">Myocardial infarction </w:t>
            </w:r>
          </w:p>
        </w:tc>
        <w:tc>
          <w:tcPr>
            <w:tcW w:w="0" w:type="dxa"/>
            <w:noWrap/>
            <w:vAlign w:val="top"/>
            <w:hideMark/>
            <w:tcPrChange w:id="846" w:author="Min Fan" w:date="2025-07-18T16:20:00Z" w16du:dateUtc="2025-07-18T08:20:00Z">
              <w:tcPr>
                <w:tcW w:w="2268" w:type="dxa"/>
                <w:noWrap/>
                <w:hideMark/>
              </w:tcPr>
            </w:tcPrChange>
          </w:tcPr>
          <w:p w14:paraId="37E6738A" w14:textId="7FDA5E59" w:rsidR="00222018" w:rsidRPr="00222018" w:rsidRDefault="00222018" w:rsidP="00222018">
            <w:pPr>
              <w:pStyle w:val="MDPI42tablebody"/>
              <w:jc w:val="right"/>
              <w:rPr>
                <w:rFonts w:eastAsia="DengXian"/>
                <w:lang w:eastAsia="zh-CN"/>
                <w:rPrChange w:id="847" w:author="Min Fan" w:date="2025-07-18T16:18:00Z" w16du:dateUtc="2025-07-18T08:18:00Z">
                  <w:rPr>
                    <w:rFonts w:eastAsiaTheme="minorEastAsia"/>
                  </w:rPr>
                </w:rPrChange>
              </w:rPr>
            </w:pPr>
            <w:ins w:id="848" w:author="Min Fan" w:date="2025-07-18T16:18:00Z" w16du:dateUtc="2025-07-18T08:18:00Z">
              <w:r w:rsidRPr="00222018">
                <w:rPr>
                  <w:rFonts w:eastAsia="DengXian"/>
                  <w:lang w:eastAsia="zh-CN"/>
                  <w:rPrChange w:id="849" w:author="Min Fan" w:date="2025-07-18T16:18:00Z" w16du:dateUtc="2025-07-18T08:18:00Z">
                    <w:rPr>
                      <w:rFonts w:ascii="Aptos Narrow" w:hAnsi="Aptos Narrow" w:cs="Aptos Narrow"/>
                      <w:sz w:val="24"/>
                      <w:szCs w:val="24"/>
                      <w:lang w:val="en-GB"/>
                    </w:rPr>
                  </w:rPrChange>
                </w:rPr>
                <w:t xml:space="preserve">  1327 </w:t>
              </w:r>
              <w:proofErr w:type="gramStart"/>
              <w:r w:rsidRPr="00222018">
                <w:rPr>
                  <w:rFonts w:eastAsia="DengXian"/>
                  <w:lang w:eastAsia="zh-CN"/>
                  <w:rPrChange w:id="850" w:author="Min Fan" w:date="2025-07-18T16:18:00Z" w16du:dateUtc="2025-07-18T08:18:00Z">
                    <w:rPr>
                      <w:rFonts w:ascii="Aptos Narrow" w:hAnsi="Aptos Narrow" w:cs="Aptos Narrow"/>
                      <w:sz w:val="24"/>
                      <w:szCs w:val="24"/>
                      <w:lang w:val="en-GB"/>
                    </w:rPr>
                  </w:rPrChange>
                </w:rPr>
                <w:t>( 16.3</w:t>
              </w:r>
              <w:proofErr w:type="gramEnd"/>
              <w:r w:rsidRPr="00222018">
                <w:rPr>
                  <w:rFonts w:eastAsia="DengXian"/>
                  <w:lang w:eastAsia="zh-CN"/>
                  <w:rPrChange w:id="851" w:author="Min Fan" w:date="2025-07-18T16:18:00Z" w16du:dateUtc="2025-07-18T08:18:00Z">
                    <w:rPr>
                      <w:rFonts w:ascii="Aptos Narrow" w:hAnsi="Aptos Narrow" w:cs="Aptos Narrow"/>
                      <w:sz w:val="24"/>
                      <w:szCs w:val="24"/>
                      <w:lang w:val="en-GB"/>
                    </w:rPr>
                  </w:rPrChange>
                </w:rPr>
                <w:t xml:space="preserve">) </w:t>
              </w:r>
            </w:ins>
            <w:del w:id="852" w:author="Min Fan" w:date="2025-07-18T16:18:00Z" w16du:dateUtc="2025-07-18T08:18:00Z">
              <w:r w:rsidRPr="00222018" w:rsidDel="00B95C26">
                <w:rPr>
                  <w:rFonts w:eastAsia="DengXian"/>
                  <w:lang w:eastAsia="zh-CN"/>
                  <w:rPrChange w:id="853" w:author="Min Fan" w:date="2025-07-18T16:18:00Z" w16du:dateUtc="2025-07-18T08:18:00Z">
                    <w:rPr>
                      <w:rFonts w:eastAsiaTheme="minorEastAsia"/>
                    </w:rPr>
                  </w:rPrChange>
                </w:rPr>
                <w:delText xml:space="preserve">  2640 ( 32.4) </w:delText>
              </w:r>
            </w:del>
          </w:p>
        </w:tc>
        <w:tc>
          <w:tcPr>
            <w:tcW w:w="0" w:type="dxa"/>
            <w:noWrap/>
            <w:vAlign w:val="top"/>
            <w:hideMark/>
            <w:tcPrChange w:id="854" w:author="Min Fan" w:date="2025-07-18T16:20:00Z" w16du:dateUtc="2025-07-18T08:20:00Z">
              <w:tcPr>
                <w:tcW w:w="2268" w:type="dxa"/>
                <w:noWrap/>
                <w:hideMark/>
              </w:tcPr>
            </w:tcPrChange>
          </w:tcPr>
          <w:p w14:paraId="1EEB580A" w14:textId="163C9D85" w:rsidR="00222018" w:rsidRPr="00222018" w:rsidRDefault="00222018" w:rsidP="00222018">
            <w:pPr>
              <w:pStyle w:val="MDPI42tablebody"/>
              <w:jc w:val="right"/>
              <w:rPr>
                <w:rFonts w:eastAsia="DengXian"/>
                <w:lang w:eastAsia="zh-CN"/>
                <w:rPrChange w:id="855" w:author="Min Fan" w:date="2025-07-18T16:18:00Z" w16du:dateUtc="2025-07-18T08:18:00Z">
                  <w:rPr>
                    <w:rFonts w:eastAsiaTheme="minorEastAsia"/>
                  </w:rPr>
                </w:rPrChange>
              </w:rPr>
            </w:pPr>
            <w:ins w:id="856" w:author="Min Fan" w:date="2025-07-18T16:18:00Z" w16du:dateUtc="2025-07-18T08:18:00Z">
              <w:r w:rsidRPr="00222018">
                <w:rPr>
                  <w:rFonts w:eastAsia="DengXian"/>
                  <w:lang w:eastAsia="zh-CN"/>
                  <w:rPrChange w:id="857" w:author="Min Fan" w:date="2025-07-18T16:18:00Z" w16du:dateUtc="2025-07-18T08:18:00Z">
                    <w:rPr>
                      <w:rFonts w:ascii="Aptos Narrow" w:hAnsi="Aptos Narrow" w:cs="Aptos Narrow"/>
                      <w:sz w:val="24"/>
                      <w:szCs w:val="24"/>
                      <w:lang w:val="en-GB"/>
                    </w:rPr>
                  </w:rPrChange>
                </w:rPr>
                <w:t xml:space="preserve">    23 </w:t>
              </w:r>
              <w:proofErr w:type="gramStart"/>
              <w:r w:rsidRPr="00222018">
                <w:rPr>
                  <w:rFonts w:eastAsia="DengXian"/>
                  <w:lang w:eastAsia="zh-CN"/>
                  <w:rPrChange w:id="858" w:author="Min Fan" w:date="2025-07-18T16:18:00Z" w16du:dateUtc="2025-07-18T08:18:00Z">
                    <w:rPr>
                      <w:rFonts w:ascii="Aptos Narrow" w:hAnsi="Aptos Narrow" w:cs="Aptos Narrow"/>
                      <w:sz w:val="24"/>
                      <w:szCs w:val="24"/>
                      <w:lang w:val="en-GB"/>
                    </w:rPr>
                  </w:rPrChange>
                </w:rPr>
                <w:t>( 28.4</w:t>
              </w:r>
              <w:proofErr w:type="gramEnd"/>
              <w:r w:rsidRPr="00222018">
                <w:rPr>
                  <w:rFonts w:eastAsia="DengXian"/>
                  <w:lang w:eastAsia="zh-CN"/>
                  <w:rPrChange w:id="859" w:author="Min Fan" w:date="2025-07-18T16:18:00Z" w16du:dateUtc="2025-07-18T08:18:00Z">
                    <w:rPr>
                      <w:rFonts w:ascii="Aptos Narrow" w:hAnsi="Aptos Narrow" w:cs="Aptos Narrow"/>
                      <w:sz w:val="24"/>
                      <w:szCs w:val="24"/>
                      <w:lang w:val="en-GB"/>
                    </w:rPr>
                  </w:rPrChange>
                </w:rPr>
                <w:t xml:space="preserve">) </w:t>
              </w:r>
            </w:ins>
            <w:del w:id="860" w:author="Min Fan" w:date="2025-07-18T16:18:00Z" w16du:dateUtc="2025-07-18T08:18:00Z">
              <w:r w:rsidRPr="00222018" w:rsidDel="00B95C26">
                <w:rPr>
                  <w:rFonts w:eastAsia="DengXian"/>
                  <w:lang w:eastAsia="zh-CN"/>
                  <w:rPrChange w:id="861" w:author="Min Fan" w:date="2025-07-18T16:18:00Z" w16du:dateUtc="2025-07-18T08:18:00Z">
                    <w:rPr>
                      <w:rFonts w:eastAsiaTheme="minorEastAsia"/>
                    </w:rPr>
                  </w:rPrChange>
                </w:rPr>
                <w:delText xml:space="preserve">    27 ( 33.3) </w:delText>
              </w:r>
            </w:del>
          </w:p>
        </w:tc>
        <w:tc>
          <w:tcPr>
            <w:tcW w:w="0" w:type="dxa"/>
            <w:noWrap/>
            <w:vAlign w:val="top"/>
            <w:hideMark/>
            <w:tcPrChange w:id="862" w:author="Min Fan" w:date="2025-07-18T16:20:00Z" w16du:dateUtc="2025-07-18T08:20:00Z">
              <w:tcPr>
                <w:tcW w:w="770" w:type="dxa"/>
                <w:noWrap/>
                <w:hideMark/>
              </w:tcPr>
            </w:tcPrChange>
          </w:tcPr>
          <w:p w14:paraId="459D487B" w14:textId="27B9706B" w:rsidR="00222018" w:rsidRPr="00222018" w:rsidRDefault="00222018" w:rsidP="00222018">
            <w:pPr>
              <w:pStyle w:val="MDPI42tablebody"/>
              <w:jc w:val="right"/>
              <w:rPr>
                <w:rFonts w:eastAsia="DengXian"/>
                <w:lang w:eastAsia="zh-CN"/>
                <w:rPrChange w:id="863" w:author="Min Fan" w:date="2025-07-18T16:18:00Z" w16du:dateUtc="2025-07-18T08:18:00Z">
                  <w:rPr>
                    <w:rFonts w:eastAsiaTheme="minorEastAsia"/>
                  </w:rPr>
                </w:rPrChange>
              </w:rPr>
            </w:pPr>
            <w:ins w:id="864" w:author="Min Fan" w:date="2025-07-18T16:18:00Z" w16du:dateUtc="2025-07-18T08:18:00Z">
              <w:r w:rsidRPr="00222018">
                <w:rPr>
                  <w:rFonts w:eastAsia="DengXian"/>
                  <w:lang w:eastAsia="zh-CN"/>
                  <w:rPrChange w:id="865" w:author="Min Fan" w:date="2025-07-18T16:18:00Z" w16du:dateUtc="2025-07-18T08:18:00Z">
                    <w:rPr>
                      <w:rFonts w:ascii="Aptos Narrow" w:hAnsi="Aptos Narrow" w:cs="Aptos Narrow"/>
                      <w:sz w:val="24"/>
                      <w:szCs w:val="24"/>
                      <w:lang w:val="en-GB"/>
                    </w:rPr>
                  </w:rPrChange>
                </w:rPr>
                <w:t xml:space="preserve"> 0.294</w:t>
              </w:r>
            </w:ins>
            <w:del w:id="866" w:author="Min Fan" w:date="2025-07-18T16:18:00Z" w16du:dateUtc="2025-07-18T08:18:00Z">
              <w:r w:rsidRPr="00222018" w:rsidDel="00B95C26">
                <w:rPr>
                  <w:rFonts w:eastAsia="DengXian"/>
                  <w:lang w:eastAsia="zh-CN"/>
                  <w:rPrChange w:id="867" w:author="Min Fan" w:date="2025-07-18T16:18:00Z" w16du:dateUtc="2025-07-18T08:18:00Z">
                    <w:rPr>
                      <w:rFonts w:eastAsiaTheme="minorEastAsia"/>
                    </w:rPr>
                  </w:rPrChange>
                </w:rPr>
                <w:delText xml:space="preserve"> 0.313</w:delText>
              </w:r>
            </w:del>
          </w:p>
        </w:tc>
        <w:tc>
          <w:tcPr>
            <w:tcW w:w="0" w:type="dxa"/>
            <w:noWrap/>
            <w:vAlign w:val="top"/>
            <w:hideMark/>
            <w:tcPrChange w:id="868" w:author="Min Fan" w:date="2025-07-18T16:20:00Z" w16du:dateUtc="2025-07-18T08:20:00Z">
              <w:tcPr>
                <w:tcW w:w="2200" w:type="dxa"/>
                <w:noWrap/>
                <w:hideMark/>
              </w:tcPr>
            </w:tcPrChange>
          </w:tcPr>
          <w:p w14:paraId="3DF27026" w14:textId="63C38116" w:rsidR="00222018" w:rsidRPr="00222018" w:rsidRDefault="00222018" w:rsidP="00222018">
            <w:pPr>
              <w:pStyle w:val="MDPI42tablebody"/>
              <w:jc w:val="right"/>
              <w:rPr>
                <w:rFonts w:eastAsia="DengXian"/>
                <w:lang w:eastAsia="zh-CN"/>
                <w:rPrChange w:id="869" w:author="Min Fan" w:date="2025-07-18T16:18:00Z" w16du:dateUtc="2025-07-18T08:18:00Z">
                  <w:rPr>
                    <w:rFonts w:eastAsiaTheme="minorEastAsia"/>
                  </w:rPr>
                </w:rPrChange>
              </w:rPr>
            </w:pPr>
            <w:ins w:id="870" w:author="Min Fan" w:date="2025-07-18T16:18:00Z" w16du:dateUtc="2025-07-18T08:18:00Z">
              <w:r w:rsidRPr="00222018">
                <w:rPr>
                  <w:rFonts w:eastAsia="DengXian"/>
                  <w:lang w:eastAsia="zh-CN"/>
                  <w:rPrChange w:id="871" w:author="Min Fan" w:date="2025-07-18T16:18:00Z" w16du:dateUtc="2025-07-18T08:18:00Z">
                    <w:rPr>
                      <w:rFonts w:ascii="Aptos Narrow" w:hAnsi="Aptos Narrow" w:cs="Aptos Narrow"/>
                      <w:sz w:val="24"/>
                      <w:szCs w:val="24"/>
                      <w:lang w:val="en-GB"/>
                    </w:rPr>
                  </w:rPrChange>
                </w:rPr>
                <w:t xml:space="preserve">   204 </w:t>
              </w:r>
              <w:proofErr w:type="gramStart"/>
              <w:r w:rsidRPr="00222018">
                <w:rPr>
                  <w:rFonts w:eastAsia="DengXian"/>
                  <w:lang w:eastAsia="zh-CN"/>
                  <w:rPrChange w:id="872" w:author="Min Fan" w:date="2025-07-18T16:18:00Z" w16du:dateUtc="2025-07-18T08:18:00Z">
                    <w:rPr>
                      <w:rFonts w:ascii="Aptos Narrow" w:hAnsi="Aptos Narrow" w:cs="Aptos Narrow"/>
                      <w:sz w:val="24"/>
                      <w:szCs w:val="24"/>
                      <w:lang w:val="en-GB"/>
                    </w:rPr>
                  </w:rPrChange>
                </w:rPr>
                <w:t>( 25.3</w:t>
              </w:r>
              <w:proofErr w:type="gramEnd"/>
              <w:r w:rsidRPr="00222018">
                <w:rPr>
                  <w:rFonts w:eastAsia="DengXian"/>
                  <w:lang w:eastAsia="zh-CN"/>
                  <w:rPrChange w:id="873" w:author="Min Fan" w:date="2025-07-18T16:18:00Z" w16du:dateUtc="2025-07-18T08:18:00Z">
                    <w:rPr>
                      <w:rFonts w:ascii="Aptos Narrow" w:hAnsi="Aptos Narrow" w:cs="Aptos Narrow"/>
                      <w:sz w:val="24"/>
                      <w:szCs w:val="24"/>
                      <w:lang w:val="en-GB"/>
                    </w:rPr>
                  </w:rPrChange>
                </w:rPr>
                <w:t xml:space="preserve">) </w:t>
              </w:r>
            </w:ins>
            <w:del w:id="874" w:author="Min Fan" w:date="2025-07-18T16:18:00Z" w16du:dateUtc="2025-07-18T08:18:00Z">
              <w:r w:rsidRPr="00222018" w:rsidDel="00B95C26">
                <w:rPr>
                  <w:rFonts w:eastAsia="DengXian"/>
                  <w:lang w:eastAsia="zh-CN"/>
                  <w:rPrChange w:id="875" w:author="Min Fan" w:date="2025-07-18T16:18:00Z" w16du:dateUtc="2025-07-18T08:18:00Z">
                    <w:rPr>
                      <w:rFonts w:eastAsiaTheme="minorEastAsia"/>
                    </w:rPr>
                  </w:rPrChange>
                </w:rPr>
                <w:delText xml:space="preserve">   266 ( 33.0) </w:delText>
              </w:r>
            </w:del>
          </w:p>
        </w:tc>
        <w:tc>
          <w:tcPr>
            <w:tcW w:w="0" w:type="dxa"/>
            <w:noWrap/>
            <w:vAlign w:val="top"/>
            <w:hideMark/>
            <w:tcPrChange w:id="876" w:author="Min Fan" w:date="2025-07-18T16:20:00Z" w16du:dateUtc="2025-07-18T08:20:00Z">
              <w:tcPr>
                <w:tcW w:w="2275" w:type="dxa"/>
                <w:noWrap/>
                <w:hideMark/>
              </w:tcPr>
            </w:tcPrChange>
          </w:tcPr>
          <w:p w14:paraId="18C53700" w14:textId="3F2E7816" w:rsidR="00222018" w:rsidRPr="00222018" w:rsidRDefault="00222018" w:rsidP="00222018">
            <w:pPr>
              <w:pStyle w:val="MDPI42tablebody"/>
              <w:jc w:val="right"/>
              <w:rPr>
                <w:rFonts w:eastAsia="DengXian"/>
                <w:lang w:eastAsia="zh-CN"/>
                <w:rPrChange w:id="877" w:author="Min Fan" w:date="2025-07-18T16:18:00Z" w16du:dateUtc="2025-07-18T08:18:00Z">
                  <w:rPr>
                    <w:rFonts w:eastAsiaTheme="minorEastAsia"/>
                  </w:rPr>
                </w:rPrChange>
              </w:rPr>
            </w:pPr>
            <w:ins w:id="878" w:author="Min Fan" w:date="2025-07-18T16:18:00Z" w16du:dateUtc="2025-07-18T08:18:00Z">
              <w:r w:rsidRPr="00222018">
                <w:rPr>
                  <w:rFonts w:eastAsia="DengXian"/>
                  <w:lang w:eastAsia="zh-CN"/>
                  <w:rPrChange w:id="879" w:author="Min Fan" w:date="2025-07-18T16:18:00Z" w16du:dateUtc="2025-07-18T08:18:00Z">
                    <w:rPr>
                      <w:rFonts w:ascii="Aptos Narrow" w:hAnsi="Aptos Narrow" w:cs="Aptos Narrow"/>
                      <w:sz w:val="24"/>
                      <w:szCs w:val="24"/>
                      <w:lang w:val="en-GB"/>
                    </w:rPr>
                  </w:rPrChange>
                </w:rPr>
                <w:t xml:space="preserve">    23 </w:t>
              </w:r>
              <w:proofErr w:type="gramStart"/>
              <w:r w:rsidRPr="00222018">
                <w:rPr>
                  <w:rFonts w:eastAsia="DengXian"/>
                  <w:lang w:eastAsia="zh-CN"/>
                  <w:rPrChange w:id="880" w:author="Min Fan" w:date="2025-07-18T16:18:00Z" w16du:dateUtc="2025-07-18T08:18:00Z">
                    <w:rPr>
                      <w:rFonts w:ascii="Aptos Narrow" w:hAnsi="Aptos Narrow" w:cs="Aptos Narrow"/>
                      <w:sz w:val="24"/>
                      <w:szCs w:val="24"/>
                      <w:lang w:val="en-GB"/>
                    </w:rPr>
                  </w:rPrChange>
                </w:rPr>
                <w:t>( 28.4</w:t>
              </w:r>
              <w:proofErr w:type="gramEnd"/>
              <w:r w:rsidRPr="00222018">
                <w:rPr>
                  <w:rFonts w:eastAsia="DengXian"/>
                  <w:lang w:eastAsia="zh-CN"/>
                  <w:rPrChange w:id="881" w:author="Min Fan" w:date="2025-07-18T16:18:00Z" w16du:dateUtc="2025-07-18T08:18:00Z">
                    <w:rPr>
                      <w:rFonts w:ascii="Aptos Narrow" w:hAnsi="Aptos Narrow" w:cs="Aptos Narrow"/>
                      <w:sz w:val="24"/>
                      <w:szCs w:val="24"/>
                      <w:lang w:val="en-GB"/>
                    </w:rPr>
                  </w:rPrChange>
                </w:rPr>
                <w:t xml:space="preserve">) </w:t>
              </w:r>
            </w:ins>
            <w:del w:id="882" w:author="Min Fan" w:date="2025-07-18T16:18:00Z" w16du:dateUtc="2025-07-18T08:18:00Z">
              <w:r w:rsidRPr="00222018" w:rsidDel="00B95C26">
                <w:rPr>
                  <w:rFonts w:eastAsia="DengXian"/>
                  <w:lang w:eastAsia="zh-CN"/>
                  <w:rPrChange w:id="883" w:author="Min Fan" w:date="2025-07-18T16:18:00Z" w16du:dateUtc="2025-07-18T08:18:00Z">
                    <w:rPr>
                      <w:rFonts w:eastAsiaTheme="minorEastAsia"/>
                    </w:rPr>
                  </w:rPrChange>
                </w:rPr>
                <w:delText xml:space="preserve">    27 ( 33.3) </w:delText>
              </w:r>
            </w:del>
          </w:p>
        </w:tc>
        <w:tc>
          <w:tcPr>
            <w:tcW w:w="1216" w:type="dxa"/>
            <w:noWrap/>
            <w:vAlign w:val="top"/>
            <w:hideMark/>
            <w:tcPrChange w:id="884" w:author="Min Fan" w:date="2025-07-18T16:20:00Z" w16du:dateUtc="2025-07-18T08:20:00Z">
              <w:tcPr>
                <w:tcW w:w="766" w:type="dxa"/>
                <w:noWrap/>
                <w:hideMark/>
              </w:tcPr>
            </w:tcPrChange>
          </w:tcPr>
          <w:p w14:paraId="60DBC2A1" w14:textId="46BC3023" w:rsidR="00222018" w:rsidRPr="00222018" w:rsidRDefault="00222018" w:rsidP="00222018">
            <w:pPr>
              <w:pStyle w:val="MDPI42tablebody"/>
              <w:jc w:val="right"/>
              <w:rPr>
                <w:rFonts w:eastAsia="DengXian"/>
                <w:lang w:eastAsia="zh-CN"/>
                <w:rPrChange w:id="885" w:author="Min Fan" w:date="2025-07-18T16:18:00Z" w16du:dateUtc="2025-07-18T08:18:00Z">
                  <w:rPr>
                    <w:rFonts w:eastAsiaTheme="minorEastAsia"/>
                  </w:rPr>
                </w:rPrChange>
              </w:rPr>
            </w:pPr>
            <w:ins w:id="886" w:author="Min Fan" w:date="2025-07-18T16:18:00Z" w16du:dateUtc="2025-07-18T08:18:00Z">
              <w:r w:rsidRPr="00222018">
                <w:rPr>
                  <w:rFonts w:eastAsia="DengXian"/>
                  <w:lang w:eastAsia="zh-CN"/>
                  <w:rPrChange w:id="887" w:author="Min Fan" w:date="2025-07-18T16:18:00Z" w16du:dateUtc="2025-07-18T08:18:00Z">
                    <w:rPr>
                      <w:rFonts w:ascii="Aptos Narrow" w:hAnsi="Aptos Narrow" w:cs="Aptos Narrow"/>
                      <w:sz w:val="24"/>
                      <w:szCs w:val="24"/>
                      <w:lang w:val="en-GB"/>
                    </w:rPr>
                  </w:rPrChange>
                </w:rPr>
                <w:t xml:space="preserve"> 0.070</w:t>
              </w:r>
            </w:ins>
            <w:del w:id="888" w:author="Min Fan" w:date="2025-07-18T16:18:00Z" w16du:dateUtc="2025-07-18T08:18:00Z">
              <w:r w:rsidRPr="00222018" w:rsidDel="00B95C26">
                <w:rPr>
                  <w:rFonts w:eastAsia="DengXian"/>
                  <w:lang w:eastAsia="zh-CN"/>
                  <w:rPrChange w:id="889" w:author="Min Fan" w:date="2025-07-18T16:18:00Z" w16du:dateUtc="2025-07-18T08:18:00Z">
                    <w:rPr>
                      <w:rFonts w:eastAsiaTheme="minorEastAsia"/>
                    </w:rPr>
                  </w:rPrChange>
                </w:rPr>
                <w:delText xml:space="preserve"> 0.007</w:delText>
              </w:r>
            </w:del>
          </w:p>
        </w:tc>
      </w:tr>
      <w:tr w:rsidR="00222018" w:rsidRPr="0044085D" w14:paraId="138755CE" w14:textId="77777777" w:rsidTr="00222018">
        <w:trPr>
          <w:trHeight w:val="300"/>
          <w:trPrChange w:id="890" w:author="Min Fan" w:date="2025-07-18T16:20:00Z" w16du:dateUtc="2025-07-18T08:20:00Z">
            <w:trPr>
              <w:gridAfter w:val="0"/>
              <w:trHeight w:val="300"/>
            </w:trPr>
          </w:trPrChange>
        </w:trPr>
        <w:tc>
          <w:tcPr>
            <w:tcW w:w="0" w:type="dxa"/>
            <w:noWrap/>
            <w:hideMark/>
            <w:tcPrChange w:id="891" w:author="Min Fan" w:date="2025-07-18T16:20:00Z" w16du:dateUtc="2025-07-18T08:20:00Z">
              <w:tcPr>
                <w:tcW w:w="4820" w:type="dxa"/>
                <w:noWrap/>
                <w:hideMark/>
              </w:tcPr>
            </w:tcPrChange>
          </w:tcPr>
          <w:p w14:paraId="0123E141" w14:textId="77777777" w:rsidR="00222018" w:rsidRPr="0044085D" w:rsidRDefault="00222018">
            <w:pPr>
              <w:pStyle w:val="MDPI42tablebody"/>
              <w:ind w:firstLine="179"/>
              <w:jc w:val="left"/>
              <w:rPr>
                <w:rFonts w:eastAsiaTheme="minorEastAsia"/>
              </w:rPr>
              <w:pPrChange w:id="892" w:author="Min Fan" w:date="2025-07-18T16:21:00Z" w16du:dateUtc="2025-07-18T08:21:00Z">
                <w:pPr>
                  <w:pStyle w:val="MDPI42tablebody"/>
                  <w:jc w:val="left"/>
                </w:pPr>
              </w:pPrChange>
            </w:pPr>
            <w:r w:rsidRPr="0044085D">
              <w:rPr>
                <w:rFonts w:eastAsiaTheme="minorEastAsia"/>
              </w:rPr>
              <w:t xml:space="preserve">Peripheral vascular disease </w:t>
            </w:r>
          </w:p>
        </w:tc>
        <w:tc>
          <w:tcPr>
            <w:tcW w:w="0" w:type="dxa"/>
            <w:noWrap/>
            <w:vAlign w:val="top"/>
            <w:hideMark/>
            <w:tcPrChange w:id="893" w:author="Min Fan" w:date="2025-07-18T16:20:00Z" w16du:dateUtc="2025-07-18T08:20:00Z">
              <w:tcPr>
                <w:tcW w:w="2268" w:type="dxa"/>
                <w:noWrap/>
                <w:hideMark/>
              </w:tcPr>
            </w:tcPrChange>
          </w:tcPr>
          <w:p w14:paraId="58853A87" w14:textId="6B92E8F1" w:rsidR="00222018" w:rsidRPr="00222018" w:rsidRDefault="00222018" w:rsidP="00222018">
            <w:pPr>
              <w:pStyle w:val="MDPI42tablebody"/>
              <w:jc w:val="right"/>
              <w:rPr>
                <w:rFonts w:eastAsia="DengXian"/>
                <w:lang w:eastAsia="zh-CN"/>
                <w:rPrChange w:id="894" w:author="Min Fan" w:date="2025-07-18T16:18:00Z" w16du:dateUtc="2025-07-18T08:18:00Z">
                  <w:rPr>
                    <w:rFonts w:eastAsiaTheme="minorEastAsia"/>
                  </w:rPr>
                </w:rPrChange>
              </w:rPr>
            </w:pPr>
            <w:ins w:id="895" w:author="Min Fan" w:date="2025-07-18T16:18:00Z" w16du:dateUtc="2025-07-18T08:18:00Z">
              <w:r w:rsidRPr="00222018">
                <w:rPr>
                  <w:rFonts w:eastAsia="DengXian"/>
                  <w:lang w:eastAsia="zh-CN"/>
                  <w:rPrChange w:id="896" w:author="Min Fan" w:date="2025-07-18T16:18:00Z" w16du:dateUtc="2025-07-18T08:18:00Z">
                    <w:rPr>
                      <w:rFonts w:ascii="Aptos Narrow" w:hAnsi="Aptos Narrow" w:cs="Aptos Narrow"/>
                      <w:sz w:val="24"/>
                      <w:szCs w:val="24"/>
                      <w:lang w:val="en-GB"/>
                    </w:rPr>
                  </w:rPrChange>
                </w:rPr>
                <w:t xml:space="preserve">   850 </w:t>
              </w:r>
              <w:proofErr w:type="gramStart"/>
              <w:r w:rsidRPr="00222018">
                <w:rPr>
                  <w:rFonts w:eastAsia="DengXian"/>
                  <w:lang w:eastAsia="zh-CN"/>
                  <w:rPrChange w:id="897" w:author="Min Fan" w:date="2025-07-18T16:18:00Z" w16du:dateUtc="2025-07-18T08:18:00Z">
                    <w:rPr>
                      <w:rFonts w:ascii="Aptos Narrow" w:hAnsi="Aptos Narrow" w:cs="Aptos Narrow"/>
                      <w:sz w:val="24"/>
                      <w:szCs w:val="24"/>
                      <w:lang w:val="en-GB"/>
                    </w:rPr>
                  </w:rPrChange>
                </w:rPr>
                <w:t>( 10.4</w:t>
              </w:r>
              <w:proofErr w:type="gramEnd"/>
              <w:r w:rsidRPr="00222018">
                <w:rPr>
                  <w:rFonts w:eastAsia="DengXian"/>
                  <w:lang w:eastAsia="zh-CN"/>
                  <w:rPrChange w:id="898" w:author="Min Fan" w:date="2025-07-18T16:18:00Z" w16du:dateUtc="2025-07-18T08:18:00Z">
                    <w:rPr>
                      <w:rFonts w:ascii="Aptos Narrow" w:hAnsi="Aptos Narrow" w:cs="Aptos Narrow"/>
                      <w:sz w:val="24"/>
                      <w:szCs w:val="24"/>
                      <w:lang w:val="en-GB"/>
                    </w:rPr>
                  </w:rPrChange>
                </w:rPr>
                <w:t xml:space="preserve">) </w:t>
              </w:r>
            </w:ins>
            <w:del w:id="899" w:author="Min Fan" w:date="2025-07-18T16:18:00Z" w16du:dateUtc="2025-07-18T08:18:00Z">
              <w:r w:rsidRPr="00222018" w:rsidDel="00B95C26">
                <w:rPr>
                  <w:rFonts w:eastAsia="DengXian"/>
                  <w:lang w:eastAsia="zh-CN"/>
                  <w:rPrChange w:id="900" w:author="Min Fan" w:date="2025-07-18T16:18:00Z" w16du:dateUtc="2025-07-18T08:18:00Z">
                    <w:rPr>
                      <w:rFonts w:eastAsiaTheme="minorEastAsia"/>
                    </w:rPr>
                  </w:rPrChange>
                </w:rPr>
                <w:delText xml:space="preserve">  1327 ( 16.3) </w:delText>
              </w:r>
            </w:del>
          </w:p>
        </w:tc>
        <w:tc>
          <w:tcPr>
            <w:tcW w:w="0" w:type="dxa"/>
            <w:noWrap/>
            <w:vAlign w:val="top"/>
            <w:hideMark/>
            <w:tcPrChange w:id="901" w:author="Min Fan" w:date="2025-07-18T16:20:00Z" w16du:dateUtc="2025-07-18T08:20:00Z">
              <w:tcPr>
                <w:tcW w:w="2268" w:type="dxa"/>
                <w:noWrap/>
                <w:hideMark/>
              </w:tcPr>
            </w:tcPrChange>
          </w:tcPr>
          <w:p w14:paraId="0A232490" w14:textId="48BEBC92" w:rsidR="00222018" w:rsidRPr="00222018" w:rsidRDefault="00222018" w:rsidP="00222018">
            <w:pPr>
              <w:pStyle w:val="MDPI42tablebody"/>
              <w:jc w:val="right"/>
              <w:rPr>
                <w:rFonts w:eastAsia="DengXian"/>
                <w:lang w:eastAsia="zh-CN"/>
                <w:rPrChange w:id="902" w:author="Min Fan" w:date="2025-07-18T16:18:00Z" w16du:dateUtc="2025-07-18T08:18:00Z">
                  <w:rPr>
                    <w:rFonts w:eastAsiaTheme="minorEastAsia"/>
                  </w:rPr>
                </w:rPrChange>
              </w:rPr>
            </w:pPr>
            <w:ins w:id="903" w:author="Min Fan" w:date="2025-07-18T16:18:00Z" w16du:dateUtc="2025-07-18T08:18:00Z">
              <w:r w:rsidRPr="00222018">
                <w:rPr>
                  <w:rFonts w:eastAsia="DengXian"/>
                  <w:lang w:eastAsia="zh-CN"/>
                  <w:rPrChange w:id="904" w:author="Min Fan" w:date="2025-07-18T16:18:00Z" w16du:dateUtc="2025-07-18T08:18:00Z">
                    <w:rPr>
                      <w:rFonts w:ascii="Aptos Narrow" w:hAnsi="Aptos Narrow" w:cs="Aptos Narrow"/>
                      <w:sz w:val="24"/>
                      <w:szCs w:val="24"/>
                      <w:lang w:val="en-GB"/>
                    </w:rPr>
                  </w:rPrChange>
                </w:rPr>
                <w:t xml:space="preserve">     6 </w:t>
              </w:r>
              <w:proofErr w:type="gramStart"/>
              <w:r w:rsidRPr="00222018">
                <w:rPr>
                  <w:rFonts w:eastAsia="DengXian"/>
                  <w:lang w:eastAsia="zh-CN"/>
                  <w:rPrChange w:id="905" w:author="Min Fan" w:date="2025-07-18T16:18:00Z" w16du:dateUtc="2025-07-18T08:18:00Z">
                    <w:rPr>
                      <w:rFonts w:ascii="Aptos Narrow" w:hAnsi="Aptos Narrow" w:cs="Aptos Narrow"/>
                      <w:sz w:val="24"/>
                      <w:szCs w:val="24"/>
                      <w:lang w:val="en-GB"/>
                    </w:rPr>
                  </w:rPrChange>
                </w:rPr>
                <w:t>(  7.4</w:t>
              </w:r>
              <w:proofErr w:type="gramEnd"/>
              <w:r w:rsidRPr="00222018">
                <w:rPr>
                  <w:rFonts w:eastAsia="DengXian"/>
                  <w:lang w:eastAsia="zh-CN"/>
                  <w:rPrChange w:id="906" w:author="Min Fan" w:date="2025-07-18T16:18:00Z" w16du:dateUtc="2025-07-18T08:18:00Z">
                    <w:rPr>
                      <w:rFonts w:ascii="Aptos Narrow" w:hAnsi="Aptos Narrow" w:cs="Aptos Narrow"/>
                      <w:sz w:val="24"/>
                      <w:szCs w:val="24"/>
                      <w:lang w:val="en-GB"/>
                    </w:rPr>
                  </w:rPrChange>
                </w:rPr>
                <w:t xml:space="preserve">) </w:t>
              </w:r>
            </w:ins>
            <w:del w:id="907" w:author="Min Fan" w:date="2025-07-18T16:18:00Z" w16du:dateUtc="2025-07-18T08:18:00Z">
              <w:r w:rsidRPr="00222018" w:rsidDel="00B95C26">
                <w:rPr>
                  <w:rFonts w:eastAsia="DengXian"/>
                  <w:lang w:eastAsia="zh-CN"/>
                  <w:rPrChange w:id="908" w:author="Min Fan" w:date="2025-07-18T16:18:00Z" w16du:dateUtc="2025-07-18T08:18:00Z">
                    <w:rPr>
                      <w:rFonts w:eastAsiaTheme="minorEastAsia"/>
                    </w:rPr>
                  </w:rPrChange>
                </w:rPr>
                <w:delText xml:space="preserve">    23 ( 28.4) </w:delText>
              </w:r>
            </w:del>
          </w:p>
        </w:tc>
        <w:tc>
          <w:tcPr>
            <w:tcW w:w="0" w:type="dxa"/>
            <w:noWrap/>
            <w:vAlign w:val="top"/>
            <w:hideMark/>
            <w:tcPrChange w:id="909" w:author="Min Fan" w:date="2025-07-18T16:20:00Z" w16du:dateUtc="2025-07-18T08:20:00Z">
              <w:tcPr>
                <w:tcW w:w="770" w:type="dxa"/>
                <w:noWrap/>
                <w:hideMark/>
              </w:tcPr>
            </w:tcPrChange>
          </w:tcPr>
          <w:p w14:paraId="013E6D40" w14:textId="4E6C14A3" w:rsidR="00222018" w:rsidRPr="00222018" w:rsidRDefault="00222018" w:rsidP="00222018">
            <w:pPr>
              <w:pStyle w:val="MDPI42tablebody"/>
              <w:jc w:val="right"/>
              <w:rPr>
                <w:rFonts w:eastAsia="DengXian"/>
                <w:lang w:eastAsia="zh-CN"/>
                <w:rPrChange w:id="910" w:author="Min Fan" w:date="2025-07-18T16:18:00Z" w16du:dateUtc="2025-07-18T08:18:00Z">
                  <w:rPr>
                    <w:rFonts w:eastAsiaTheme="minorEastAsia"/>
                  </w:rPr>
                </w:rPrChange>
              </w:rPr>
            </w:pPr>
            <w:ins w:id="911" w:author="Min Fan" w:date="2025-07-18T16:18:00Z" w16du:dateUtc="2025-07-18T08:18:00Z">
              <w:r w:rsidRPr="00222018">
                <w:rPr>
                  <w:rFonts w:eastAsia="DengXian"/>
                  <w:lang w:eastAsia="zh-CN"/>
                  <w:rPrChange w:id="912" w:author="Min Fan" w:date="2025-07-18T16:18:00Z" w16du:dateUtc="2025-07-18T08:18:00Z">
                    <w:rPr>
                      <w:rFonts w:ascii="Aptos Narrow" w:hAnsi="Aptos Narrow" w:cs="Aptos Narrow"/>
                      <w:sz w:val="24"/>
                      <w:szCs w:val="24"/>
                      <w:lang w:val="en-GB"/>
                    </w:rPr>
                  </w:rPrChange>
                </w:rPr>
                <w:t xml:space="preserve"> 0.106</w:t>
              </w:r>
            </w:ins>
            <w:del w:id="913" w:author="Min Fan" w:date="2025-07-18T16:18:00Z" w16du:dateUtc="2025-07-18T08:18:00Z">
              <w:r w:rsidRPr="00222018" w:rsidDel="00B95C26">
                <w:rPr>
                  <w:rFonts w:eastAsia="DengXian"/>
                  <w:lang w:eastAsia="zh-CN"/>
                  <w:rPrChange w:id="914" w:author="Min Fan" w:date="2025-07-18T16:18:00Z" w16du:dateUtc="2025-07-18T08:18:00Z">
                    <w:rPr>
                      <w:rFonts w:eastAsiaTheme="minorEastAsia"/>
                    </w:rPr>
                  </w:rPrChange>
                </w:rPr>
                <w:delText xml:space="preserve"> 0.074</w:delText>
              </w:r>
            </w:del>
          </w:p>
        </w:tc>
        <w:tc>
          <w:tcPr>
            <w:tcW w:w="0" w:type="dxa"/>
            <w:noWrap/>
            <w:vAlign w:val="top"/>
            <w:hideMark/>
            <w:tcPrChange w:id="915" w:author="Min Fan" w:date="2025-07-18T16:20:00Z" w16du:dateUtc="2025-07-18T08:20:00Z">
              <w:tcPr>
                <w:tcW w:w="2200" w:type="dxa"/>
                <w:noWrap/>
                <w:hideMark/>
              </w:tcPr>
            </w:tcPrChange>
          </w:tcPr>
          <w:p w14:paraId="52F1E7EC" w14:textId="4B4A582B" w:rsidR="00222018" w:rsidRPr="00222018" w:rsidRDefault="00222018" w:rsidP="00222018">
            <w:pPr>
              <w:pStyle w:val="MDPI42tablebody"/>
              <w:jc w:val="right"/>
              <w:rPr>
                <w:rFonts w:eastAsia="DengXian"/>
                <w:lang w:eastAsia="zh-CN"/>
                <w:rPrChange w:id="916" w:author="Min Fan" w:date="2025-07-18T16:18:00Z" w16du:dateUtc="2025-07-18T08:18:00Z">
                  <w:rPr>
                    <w:rFonts w:eastAsiaTheme="minorEastAsia"/>
                  </w:rPr>
                </w:rPrChange>
              </w:rPr>
            </w:pPr>
            <w:ins w:id="917" w:author="Min Fan" w:date="2025-07-18T16:18:00Z" w16du:dateUtc="2025-07-18T08:18:00Z">
              <w:r w:rsidRPr="00222018">
                <w:rPr>
                  <w:rFonts w:eastAsia="DengXian"/>
                  <w:lang w:eastAsia="zh-CN"/>
                  <w:rPrChange w:id="918" w:author="Min Fan" w:date="2025-07-18T16:18:00Z" w16du:dateUtc="2025-07-18T08:18:00Z">
                    <w:rPr>
                      <w:rFonts w:ascii="Aptos Narrow" w:hAnsi="Aptos Narrow" w:cs="Aptos Narrow"/>
                      <w:sz w:val="24"/>
                      <w:szCs w:val="24"/>
                      <w:lang w:val="en-GB"/>
                    </w:rPr>
                  </w:rPrChange>
                </w:rPr>
                <w:t xml:space="preserve">    77 </w:t>
              </w:r>
              <w:proofErr w:type="gramStart"/>
              <w:r w:rsidRPr="00222018">
                <w:rPr>
                  <w:rFonts w:eastAsia="DengXian"/>
                  <w:lang w:eastAsia="zh-CN"/>
                  <w:rPrChange w:id="919" w:author="Min Fan" w:date="2025-07-18T16:18:00Z" w16du:dateUtc="2025-07-18T08:18:00Z">
                    <w:rPr>
                      <w:rFonts w:ascii="Aptos Narrow" w:hAnsi="Aptos Narrow" w:cs="Aptos Narrow"/>
                      <w:sz w:val="24"/>
                      <w:szCs w:val="24"/>
                      <w:lang w:val="en-GB"/>
                    </w:rPr>
                  </w:rPrChange>
                </w:rPr>
                <w:t>(  9.6</w:t>
              </w:r>
              <w:proofErr w:type="gramEnd"/>
              <w:r w:rsidRPr="00222018">
                <w:rPr>
                  <w:rFonts w:eastAsia="DengXian"/>
                  <w:lang w:eastAsia="zh-CN"/>
                  <w:rPrChange w:id="920" w:author="Min Fan" w:date="2025-07-18T16:18:00Z" w16du:dateUtc="2025-07-18T08:18:00Z">
                    <w:rPr>
                      <w:rFonts w:ascii="Aptos Narrow" w:hAnsi="Aptos Narrow" w:cs="Aptos Narrow"/>
                      <w:sz w:val="24"/>
                      <w:szCs w:val="24"/>
                      <w:lang w:val="en-GB"/>
                    </w:rPr>
                  </w:rPrChange>
                </w:rPr>
                <w:t xml:space="preserve">) </w:t>
              </w:r>
            </w:ins>
            <w:del w:id="921" w:author="Min Fan" w:date="2025-07-18T16:18:00Z" w16du:dateUtc="2025-07-18T08:18:00Z">
              <w:r w:rsidRPr="00222018" w:rsidDel="00B95C26">
                <w:rPr>
                  <w:rFonts w:eastAsia="DengXian"/>
                  <w:lang w:eastAsia="zh-CN"/>
                  <w:rPrChange w:id="922" w:author="Min Fan" w:date="2025-07-18T16:18:00Z" w16du:dateUtc="2025-07-18T08:18:00Z">
                    <w:rPr>
                      <w:rFonts w:eastAsiaTheme="minorEastAsia"/>
                    </w:rPr>
                  </w:rPrChange>
                </w:rPr>
                <w:delText xml:space="preserve">   204 ( 25.3) </w:delText>
              </w:r>
            </w:del>
          </w:p>
        </w:tc>
        <w:tc>
          <w:tcPr>
            <w:tcW w:w="0" w:type="dxa"/>
            <w:noWrap/>
            <w:vAlign w:val="top"/>
            <w:hideMark/>
            <w:tcPrChange w:id="923" w:author="Min Fan" w:date="2025-07-18T16:20:00Z" w16du:dateUtc="2025-07-18T08:20:00Z">
              <w:tcPr>
                <w:tcW w:w="2275" w:type="dxa"/>
                <w:noWrap/>
                <w:hideMark/>
              </w:tcPr>
            </w:tcPrChange>
          </w:tcPr>
          <w:p w14:paraId="255B2101" w14:textId="78C77E72" w:rsidR="00222018" w:rsidRPr="00222018" w:rsidRDefault="00222018" w:rsidP="00222018">
            <w:pPr>
              <w:pStyle w:val="MDPI42tablebody"/>
              <w:jc w:val="right"/>
              <w:rPr>
                <w:rFonts w:eastAsia="DengXian"/>
                <w:lang w:eastAsia="zh-CN"/>
                <w:rPrChange w:id="924" w:author="Min Fan" w:date="2025-07-18T16:18:00Z" w16du:dateUtc="2025-07-18T08:18:00Z">
                  <w:rPr>
                    <w:rFonts w:eastAsiaTheme="minorEastAsia"/>
                  </w:rPr>
                </w:rPrChange>
              </w:rPr>
            </w:pPr>
            <w:ins w:id="925" w:author="Min Fan" w:date="2025-07-18T16:18:00Z" w16du:dateUtc="2025-07-18T08:18:00Z">
              <w:r w:rsidRPr="00222018">
                <w:rPr>
                  <w:rFonts w:eastAsia="DengXian"/>
                  <w:lang w:eastAsia="zh-CN"/>
                  <w:rPrChange w:id="926" w:author="Min Fan" w:date="2025-07-18T16:18:00Z" w16du:dateUtc="2025-07-18T08:18:00Z">
                    <w:rPr>
                      <w:rFonts w:ascii="Aptos Narrow" w:hAnsi="Aptos Narrow" w:cs="Aptos Narrow"/>
                      <w:sz w:val="24"/>
                      <w:szCs w:val="24"/>
                      <w:lang w:val="en-GB"/>
                    </w:rPr>
                  </w:rPrChange>
                </w:rPr>
                <w:t xml:space="preserve">     6 </w:t>
              </w:r>
              <w:proofErr w:type="gramStart"/>
              <w:r w:rsidRPr="00222018">
                <w:rPr>
                  <w:rFonts w:eastAsia="DengXian"/>
                  <w:lang w:eastAsia="zh-CN"/>
                  <w:rPrChange w:id="927" w:author="Min Fan" w:date="2025-07-18T16:18:00Z" w16du:dateUtc="2025-07-18T08:18:00Z">
                    <w:rPr>
                      <w:rFonts w:ascii="Aptos Narrow" w:hAnsi="Aptos Narrow" w:cs="Aptos Narrow"/>
                      <w:sz w:val="24"/>
                      <w:szCs w:val="24"/>
                      <w:lang w:val="en-GB"/>
                    </w:rPr>
                  </w:rPrChange>
                </w:rPr>
                <w:t>(  7.4</w:t>
              </w:r>
              <w:proofErr w:type="gramEnd"/>
              <w:r w:rsidRPr="00222018">
                <w:rPr>
                  <w:rFonts w:eastAsia="DengXian"/>
                  <w:lang w:eastAsia="zh-CN"/>
                  <w:rPrChange w:id="928" w:author="Min Fan" w:date="2025-07-18T16:18:00Z" w16du:dateUtc="2025-07-18T08:18:00Z">
                    <w:rPr>
                      <w:rFonts w:ascii="Aptos Narrow" w:hAnsi="Aptos Narrow" w:cs="Aptos Narrow"/>
                      <w:sz w:val="24"/>
                      <w:szCs w:val="24"/>
                      <w:lang w:val="en-GB"/>
                    </w:rPr>
                  </w:rPrChange>
                </w:rPr>
                <w:t xml:space="preserve">) </w:t>
              </w:r>
            </w:ins>
            <w:del w:id="929" w:author="Min Fan" w:date="2025-07-18T16:18:00Z" w16du:dateUtc="2025-07-18T08:18:00Z">
              <w:r w:rsidRPr="00222018" w:rsidDel="00B95C26">
                <w:rPr>
                  <w:rFonts w:eastAsia="DengXian"/>
                  <w:lang w:eastAsia="zh-CN"/>
                  <w:rPrChange w:id="930" w:author="Min Fan" w:date="2025-07-18T16:18:00Z" w16du:dateUtc="2025-07-18T08:18:00Z">
                    <w:rPr>
                      <w:rFonts w:eastAsiaTheme="minorEastAsia"/>
                    </w:rPr>
                  </w:rPrChange>
                </w:rPr>
                <w:delText xml:space="preserve">    23 ( 28.4) </w:delText>
              </w:r>
            </w:del>
          </w:p>
        </w:tc>
        <w:tc>
          <w:tcPr>
            <w:tcW w:w="1216" w:type="dxa"/>
            <w:noWrap/>
            <w:vAlign w:val="top"/>
            <w:hideMark/>
            <w:tcPrChange w:id="931" w:author="Min Fan" w:date="2025-07-18T16:20:00Z" w16du:dateUtc="2025-07-18T08:20:00Z">
              <w:tcPr>
                <w:tcW w:w="766" w:type="dxa"/>
                <w:noWrap/>
                <w:hideMark/>
              </w:tcPr>
            </w:tcPrChange>
          </w:tcPr>
          <w:p w14:paraId="340DE141" w14:textId="0BB28452" w:rsidR="00222018" w:rsidRPr="00222018" w:rsidRDefault="00222018" w:rsidP="00222018">
            <w:pPr>
              <w:pStyle w:val="MDPI42tablebody"/>
              <w:jc w:val="right"/>
              <w:rPr>
                <w:rFonts w:eastAsia="DengXian"/>
                <w:lang w:eastAsia="zh-CN"/>
                <w:rPrChange w:id="932" w:author="Min Fan" w:date="2025-07-18T16:18:00Z" w16du:dateUtc="2025-07-18T08:18:00Z">
                  <w:rPr>
                    <w:rFonts w:eastAsiaTheme="minorEastAsia"/>
                  </w:rPr>
                </w:rPrChange>
              </w:rPr>
            </w:pPr>
            <w:ins w:id="933" w:author="Min Fan" w:date="2025-07-18T16:18:00Z" w16du:dateUtc="2025-07-18T08:18:00Z">
              <w:r w:rsidRPr="00222018">
                <w:rPr>
                  <w:rFonts w:eastAsia="DengXian"/>
                  <w:lang w:eastAsia="zh-CN"/>
                  <w:rPrChange w:id="934" w:author="Min Fan" w:date="2025-07-18T16:18:00Z" w16du:dateUtc="2025-07-18T08:18:00Z">
                    <w:rPr>
                      <w:rFonts w:ascii="Aptos Narrow" w:hAnsi="Aptos Narrow" w:cs="Aptos Narrow"/>
                      <w:sz w:val="24"/>
                      <w:szCs w:val="24"/>
                      <w:lang w:val="en-GB"/>
                    </w:rPr>
                  </w:rPrChange>
                </w:rPr>
                <w:t xml:space="preserve"> 0.077</w:t>
              </w:r>
            </w:ins>
            <w:del w:id="935" w:author="Min Fan" w:date="2025-07-18T16:18:00Z" w16du:dateUtc="2025-07-18T08:18:00Z">
              <w:r w:rsidRPr="00222018" w:rsidDel="00B95C26">
                <w:rPr>
                  <w:rFonts w:eastAsia="DengXian"/>
                  <w:lang w:eastAsia="zh-CN"/>
                  <w:rPrChange w:id="936" w:author="Min Fan" w:date="2025-07-18T16:18:00Z" w16du:dateUtc="2025-07-18T08:18:00Z">
                    <w:rPr>
                      <w:rFonts w:eastAsiaTheme="minorEastAsia"/>
                    </w:rPr>
                  </w:rPrChange>
                </w:rPr>
                <w:delText xml:space="preserve"> 0.070</w:delText>
              </w:r>
            </w:del>
          </w:p>
        </w:tc>
      </w:tr>
      <w:tr w:rsidR="00222018" w:rsidRPr="0044085D" w14:paraId="0444E9BE" w14:textId="77777777" w:rsidTr="00222018">
        <w:trPr>
          <w:trHeight w:val="300"/>
          <w:trPrChange w:id="937" w:author="Min Fan" w:date="2025-07-18T16:20:00Z" w16du:dateUtc="2025-07-18T08:20:00Z">
            <w:trPr>
              <w:gridAfter w:val="0"/>
              <w:trHeight w:val="300"/>
            </w:trPr>
          </w:trPrChange>
        </w:trPr>
        <w:tc>
          <w:tcPr>
            <w:tcW w:w="0" w:type="dxa"/>
            <w:noWrap/>
            <w:hideMark/>
            <w:tcPrChange w:id="938" w:author="Min Fan" w:date="2025-07-18T16:20:00Z" w16du:dateUtc="2025-07-18T08:20:00Z">
              <w:tcPr>
                <w:tcW w:w="4820" w:type="dxa"/>
                <w:noWrap/>
                <w:hideMark/>
              </w:tcPr>
            </w:tcPrChange>
          </w:tcPr>
          <w:p w14:paraId="49F3757C" w14:textId="77777777" w:rsidR="00222018" w:rsidRPr="0044085D" w:rsidRDefault="00222018">
            <w:pPr>
              <w:pStyle w:val="MDPI42tablebody"/>
              <w:ind w:firstLine="179"/>
              <w:jc w:val="left"/>
              <w:rPr>
                <w:rFonts w:eastAsiaTheme="minorEastAsia"/>
              </w:rPr>
              <w:pPrChange w:id="939" w:author="Min Fan" w:date="2025-07-18T16:21:00Z" w16du:dateUtc="2025-07-18T08:21:00Z">
                <w:pPr>
                  <w:pStyle w:val="MDPI42tablebody"/>
                  <w:jc w:val="left"/>
                </w:pPr>
              </w:pPrChange>
            </w:pPr>
            <w:r w:rsidRPr="0044085D">
              <w:rPr>
                <w:rFonts w:eastAsiaTheme="minorEastAsia"/>
              </w:rPr>
              <w:t xml:space="preserve">Cerebrovascular disease </w:t>
            </w:r>
          </w:p>
        </w:tc>
        <w:tc>
          <w:tcPr>
            <w:tcW w:w="0" w:type="dxa"/>
            <w:noWrap/>
            <w:vAlign w:val="top"/>
            <w:hideMark/>
            <w:tcPrChange w:id="940" w:author="Min Fan" w:date="2025-07-18T16:20:00Z" w16du:dateUtc="2025-07-18T08:20:00Z">
              <w:tcPr>
                <w:tcW w:w="2268" w:type="dxa"/>
                <w:noWrap/>
                <w:hideMark/>
              </w:tcPr>
            </w:tcPrChange>
          </w:tcPr>
          <w:p w14:paraId="1BEEF1FD" w14:textId="1F5F2EFD" w:rsidR="00222018" w:rsidRPr="00222018" w:rsidRDefault="00222018" w:rsidP="00222018">
            <w:pPr>
              <w:pStyle w:val="MDPI42tablebody"/>
              <w:jc w:val="right"/>
              <w:rPr>
                <w:rFonts w:eastAsia="DengXian"/>
                <w:lang w:eastAsia="zh-CN"/>
                <w:rPrChange w:id="941" w:author="Min Fan" w:date="2025-07-18T16:18:00Z" w16du:dateUtc="2025-07-18T08:18:00Z">
                  <w:rPr>
                    <w:rFonts w:eastAsiaTheme="minorEastAsia"/>
                  </w:rPr>
                </w:rPrChange>
              </w:rPr>
            </w:pPr>
            <w:ins w:id="942" w:author="Min Fan" w:date="2025-07-18T16:18:00Z" w16du:dateUtc="2025-07-18T08:18:00Z">
              <w:r w:rsidRPr="00222018">
                <w:rPr>
                  <w:rFonts w:eastAsia="DengXian"/>
                  <w:lang w:eastAsia="zh-CN"/>
                  <w:rPrChange w:id="943" w:author="Min Fan" w:date="2025-07-18T16:18:00Z" w16du:dateUtc="2025-07-18T08:18:00Z">
                    <w:rPr>
                      <w:rFonts w:ascii="Aptos Narrow" w:hAnsi="Aptos Narrow" w:cs="Aptos Narrow"/>
                      <w:sz w:val="24"/>
                      <w:szCs w:val="24"/>
                      <w:lang w:val="en-GB"/>
                    </w:rPr>
                  </w:rPrChange>
                </w:rPr>
                <w:t xml:space="preserve">   521 </w:t>
              </w:r>
              <w:proofErr w:type="gramStart"/>
              <w:r w:rsidRPr="00222018">
                <w:rPr>
                  <w:rFonts w:eastAsia="DengXian"/>
                  <w:lang w:eastAsia="zh-CN"/>
                  <w:rPrChange w:id="944" w:author="Min Fan" w:date="2025-07-18T16:18:00Z" w16du:dateUtc="2025-07-18T08:18:00Z">
                    <w:rPr>
                      <w:rFonts w:ascii="Aptos Narrow" w:hAnsi="Aptos Narrow" w:cs="Aptos Narrow"/>
                      <w:sz w:val="24"/>
                      <w:szCs w:val="24"/>
                      <w:lang w:val="en-GB"/>
                    </w:rPr>
                  </w:rPrChange>
                </w:rPr>
                <w:t>(  6.4</w:t>
              </w:r>
              <w:proofErr w:type="gramEnd"/>
              <w:r w:rsidRPr="00222018">
                <w:rPr>
                  <w:rFonts w:eastAsia="DengXian"/>
                  <w:lang w:eastAsia="zh-CN"/>
                  <w:rPrChange w:id="945" w:author="Min Fan" w:date="2025-07-18T16:18:00Z" w16du:dateUtc="2025-07-18T08:18:00Z">
                    <w:rPr>
                      <w:rFonts w:ascii="Aptos Narrow" w:hAnsi="Aptos Narrow" w:cs="Aptos Narrow"/>
                      <w:sz w:val="24"/>
                      <w:szCs w:val="24"/>
                      <w:lang w:val="en-GB"/>
                    </w:rPr>
                  </w:rPrChange>
                </w:rPr>
                <w:t xml:space="preserve">) </w:t>
              </w:r>
            </w:ins>
            <w:del w:id="946" w:author="Min Fan" w:date="2025-07-18T16:18:00Z" w16du:dateUtc="2025-07-18T08:18:00Z">
              <w:r w:rsidRPr="00222018" w:rsidDel="00B95C26">
                <w:rPr>
                  <w:rFonts w:eastAsia="DengXian"/>
                  <w:lang w:eastAsia="zh-CN"/>
                  <w:rPrChange w:id="947" w:author="Min Fan" w:date="2025-07-18T16:18:00Z" w16du:dateUtc="2025-07-18T08:18:00Z">
                    <w:rPr>
                      <w:rFonts w:eastAsiaTheme="minorEastAsia"/>
                    </w:rPr>
                  </w:rPrChange>
                </w:rPr>
                <w:delText xml:space="preserve">   850 ( 10.4) </w:delText>
              </w:r>
            </w:del>
          </w:p>
        </w:tc>
        <w:tc>
          <w:tcPr>
            <w:tcW w:w="0" w:type="dxa"/>
            <w:noWrap/>
            <w:vAlign w:val="top"/>
            <w:hideMark/>
            <w:tcPrChange w:id="948" w:author="Min Fan" w:date="2025-07-18T16:20:00Z" w16du:dateUtc="2025-07-18T08:20:00Z">
              <w:tcPr>
                <w:tcW w:w="2268" w:type="dxa"/>
                <w:noWrap/>
                <w:hideMark/>
              </w:tcPr>
            </w:tcPrChange>
          </w:tcPr>
          <w:p w14:paraId="38C62584" w14:textId="3C52028A" w:rsidR="00222018" w:rsidRPr="00222018" w:rsidRDefault="00222018" w:rsidP="00222018">
            <w:pPr>
              <w:pStyle w:val="MDPI42tablebody"/>
              <w:jc w:val="right"/>
              <w:rPr>
                <w:rFonts w:eastAsia="DengXian"/>
                <w:lang w:eastAsia="zh-CN"/>
                <w:rPrChange w:id="949" w:author="Min Fan" w:date="2025-07-18T16:18:00Z" w16du:dateUtc="2025-07-18T08:18:00Z">
                  <w:rPr>
                    <w:rFonts w:eastAsiaTheme="minorEastAsia"/>
                  </w:rPr>
                </w:rPrChange>
              </w:rPr>
            </w:pPr>
            <w:ins w:id="950" w:author="Min Fan" w:date="2025-07-18T16:18:00Z" w16du:dateUtc="2025-07-18T08:18:00Z">
              <w:r w:rsidRPr="00222018">
                <w:rPr>
                  <w:rFonts w:eastAsia="DengXian"/>
                  <w:lang w:eastAsia="zh-CN"/>
                  <w:rPrChange w:id="951" w:author="Min Fan" w:date="2025-07-18T16:18:00Z" w16du:dateUtc="2025-07-18T08:18:00Z">
                    <w:rPr>
                      <w:rFonts w:ascii="Aptos Narrow" w:hAnsi="Aptos Narrow" w:cs="Aptos Narrow"/>
                      <w:sz w:val="24"/>
                      <w:szCs w:val="24"/>
                      <w:lang w:val="en-GB"/>
                    </w:rPr>
                  </w:rPrChange>
                </w:rPr>
                <w:t xml:space="preserve">     6 </w:t>
              </w:r>
              <w:proofErr w:type="gramStart"/>
              <w:r w:rsidRPr="00222018">
                <w:rPr>
                  <w:rFonts w:eastAsia="DengXian"/>
                  <w:lang w:eastAsia="zh-CN"/>
                  <w:rPrChange w:id="952" w:author="Min Fan" w:date="2025-07-18T16:18:00Z" w16du:dateUtc="2025-07-18T08:18:00Z">
                    <w:rPr>
                      <w:rFonts w:ascii="Aptos Narrow" w:hAnsi="Aptos Narrow" w:cs="Aptos Narrow"/>
                      <w:sz w:val="24"/>
                      <w:szCs w:val="24"/>
                      <w:lang w:val="en-GB"/>
                    </w:rPr>
                  </w:rPrChange>
                </w:rPr>
                <w:t>(  7.4</w:t>
              </w:r>
              <w:proofErr w:type="gramEnd"/>
              <w:r w:rsidRPr="00222018">
                <w:rPr>
                  <w:rFonts w:eastAsia="DengXian"/>
                  <w:lang w:eastAsia="zh-CN"/>
                  <w:rPrChange w:id="953" w:author="Min Fan" w:date="2025-07-18T16:18:00Z" w16du:dateUtc="2025-07-18T08:18:00Z">
                    <w:rPr>
                      <w:rFonts w:ascii="Aptos Narrow" w:hAnsi="Aptos Narrow" w:cs="Aptos Narrow"/>
                      <w:sz w:val="24"/>
                      <w:szCs w:val="24"/>
                      <w:lang w:val="en-GB"/>
                    </w:rPr>
                  </w:rPrChange>
                </w:rPr>
                <w:t xml:space="preserve">) </w:t>
              </w:r>
            </w:ins>
            <w:del w:id="954" w:author="Min Fan" w:date="2025-07-18T16:18:00Z" w16du:dateUtc="2025-07-18T08:18:00Z">
              <w:r w:rsidRPr="00222018" w:rsidDel="00B95C26">
                <w:rPr>
                  <w:rFonts w:eastAsia="DengXian"/>
                  <w:lang w:eastAsia="zh-CN"/>
                  <w:rPrChange w:id="955" w:author="Min Fan" w:date="2025-07-18T16:18:00Z" w16du:dateUtc="2025-07-18T08:18:00Z">
                    <w:rPr>
                      <w:rFonts w:eastAsiaTheme="minorEastAsia"/>
                    </w:rPr>
                  </w:rPrChange>
                </w:rPr>
                <w:delText xml:space="preserve">     6 (  7.4) </w:delText>
              </w:r>
            </w:del>
          </w:p>
        </w:tc>
        <w:tc>
          <w:tcPr>
            <w:tcW w:w="0" w:type="dxa"/>
            <w:noWrap/>
            <w:vAlign w:val="top"/>
            <w:hideMark/>
            <w:tcPrChange w:id="956" w:author="Min Fan" w:date="2025-07-18T16:20:00Z" w16du:dateUtc="2025-07-18T08:20:00Z">
              <w:tcPr>
                <w:tcW w:w="770" w:type="dxa"/>
                <w:noWrap/>
                <w:hideMark/>
              </w:tcPr>
            </w:tcPrChange>
          </w:tcPr>
          <w:p w14:paraId="249A120B" w14:textId="529609AD" w:rsidR="00222018" w:rsidRPr="00222018" w:rsidRDefault="00222018" w:rsidP="00222018">
            <w:pPr>
              <w:pStyle w:val="MDPI42tablebody"/>
              <w:jc w:val="right"/>
              <w:rPr>
                <w:rFonts w:eastAsia="DengXian"/>
                <w:lang w:eastAsia="zh-CN"/>
                <w:rPrChange w:id="957" w:author="Min Fan" w:date="2025-07-18T16:18:00Z" w16du:dateUtc="2025-07-18T08:18:00Z">
                  <w:rPr>
                    <w:rFonts w:eastAsiaTheme="minorEastAsia"/>
                  </w:rPr>
                </w:rPrChange>
              </w:rPr>
            </w:pPr>
            <w:ins w:id="958" w:author="Min Fan" w:date="2025-07-18T16:18:00Z" w16du:dateUtc="2025-07-18T08:18:00Z">
              <w:r w:rsidRPr="00222018">
                <w:rPr>
                  <w:rFonts w:eastAsia="DengXian"/>
                  <w:lang w:eastAsia="zh-CN"/>
                  <w:rPrChange w:id="959" w:author="Min Fan" w:date="2025-07-18T16:18:00Z" w16du:dateUtc="2025-07-18T08:18:00Z">
                    <w:rPr>
                      <w:rFonts w:ascii="Aptos Narrow" w:hAnsi="Aptos Narrow" w:cs="Aptos Narrow"/>
                      <w:sz w:val="24"/>
                      <w:szCs w:val="24"/>
                      <w:lang w:val="en-GB"/>
                    </w:rPr>
                  </w:rPrChange>
                </w:rPr>
                <w:t xml:space="preserve"> 0.040</w:t>
              </w:r>
            </w:ins>
            <w:del w:id="960" w:author="Min Fan" w:date="2025-07-18T16:18:00Z" w16du:dateUtc="2025-07-18T08:18:00Z">
              <w:r w:rsidRPr="00222018" w:rsidDel="00B95C26">
                <w:rPr>
                  <w:rFonts w:eastAsia="DengXian"/>
                  <w:lang w:eastAsia="zh-CN"/>
                  <w:rPrChange w:id="961" w:author="Min Fan" w:date="2025-07-18T16:18:00Z" w16du:dateUtc="2025-07-18T08:18:00Z">
                    <w:rPr>
                      <w:rFonts w:eastAsiaTheme="minorEastAsia"/>
                    </w:rPr>
                  </w:rPrChange>
                </w:rPr>
                <w:delText xml:space="preserve"> 0.071</w:delText>
              </w:r>
            </w:del>
          </w:p>
        </w:tc>
        <w:tc>
          <w:tcPr>
            <w:tcW w:w="0" w:type="dxa"/>
            <w:noWrap/>
            <w:vAlign w:val="top"/>
            <w:hideMark/>
            <w:tcPrChange w:id="962" w:author="Min Fan" w:date="2025-07-18T16:20:00Z" w16du:dateUtc="2025-07-18T08:20:00Z">
              <w:tcPr>
                <w:tcW w:w="2200" w:type="dxa"/>
                <w:noWrap/>
                <w:hideMark/>
              </w:tcPr>
            </w:tcPrChange>
          </w:tcPr>
          <w:p w14:paraId="45B308B6" w14:textId="0EF8FAC2" w:rsidR="00222018" w:rsidRPr="00222018" w:rsidRDefault="00222018" w:rsidP="00222018">
            <w:pPr>
              <w:pStyle w:val="MDPI42tablebody"/>
              <w:jc w:val="right"/>
              <w:rPr>
                <w:rFonts w:eastAsia="DengXian"/>
                <w:lang w:eastAsia="zh-CN"/>
                <w:rPrChange w:id="963" w:author="Min Fan" w:date="2025-07-18T16:18:00Z" w16du:dateUtc="2025-07-18T08:18:00Z">
                  <w:rPr>
                    <w:rFonts w:eastAsiaTheme="minorEastAsia"/>
                  </w:rPr>
                </w:rPrChange>
              </w:rPr>
            </w:pPr>
            <w:ins w:id="964" w:author="Min Fan" w:date="2025-07-18T16:18:00Z" w16du:dateUtc="2025-07-18T08:18:00Z">
              <w:r w:rsidRPr="00222018">
                <w:rPr>
                  <w:rFonts w:eastAsia="DengXian"/>
                  <w:lang w:eastAsia="zh-CN"/>
                  <w:rPrChange w:id="965" w:author="Min Fan" w:date="2025-07-18T16:18:00Z" w16du:dateUtc="2025-07-18T08:18:00Z">
                    <w:rPr>
                      <w:rFonts w:ascii="Aptos Narrow" w:hAnsi="Aptos Narrow" w:cs="Aptos Narrow"/>
                      <w:sz w:val="24"/>
                      <w:szCs w:val="24"/>
                      <w:lang w:val="en-GB"/>
                    </w:rPr>
                  </w:rPrChange>
                </w:rPr>
                <w:t xml:space="preserve">    53 </w:t>
              </w:r>
              <w:proofErr w:type="gramStart"/>
              <w:r w:rsidRPr="00222018">
                <w:rPr>
                  <w:rFonts w:eastAsia="DengXian"/>
                  <w:lang w:eastAsia="zh-CN"/>
                  <w:rPrChange w:id="966" w:author="Min Fan" w:date="2025-07-18T16:18:00Z" w16du:dateUtc="2025-07-18T08:18:00Z">
                    <w:rPr>
                      <w:rFonts w:ascii="Aptos Narrow" w:hAnsi="Aptos Narrow" w:cs="Aptos Narrow"/>
                      <w:sz w:val="24"/>
                      <w:szCs w:val="24"/>
                      <w:lang w:val="en-GB"/>
                    </w:rPr>
                  </w:rPrChange>
                </w:rPr>
                <w:t>(  6.6</w:t>
              </w:r>
              <w:proofErr w:type="gramEnd"/>
              <w:r w:rsidRPr="00222018">
                <w:rPr>
                  <w:rFonts w:eastAsia="DengXian"/>
                  <w:lang w:eastAsia="zh-CN"/>
                  <w:rPrChange w:id="967" w:author="Min Fan" w:date="2025-07-18T16:18:00Z" w16du:dateUtc="2025-07-18T08:18:00Z">
                    <w:rPr>
                      <w:rFonts w:ascii="Aptos Narrow" w:hAnsi="Aptos Narrow" w:cs="Aptos Narrow"/>
                      <w:sz w:val="24"/>
                      <w:szCs w:val="24"/>
                      <w:lang w:val="en-GB"/>
                    </w:rPr>
                  </w:rPrChange>
                </w:rPr>
                <w:t xml:space="preserve">) </w:t>
              </w:r>
            </w:ins>
            <w:del w:id="968" w:author="Min Fan" w:date="2025-07-18T16:18:00Z" w16du:dateUtc="2025-07-18T08:18:00Z">
              <w:r w:rsidRPr="00222018" w:rsidDel="00B95C26">
                <w:rPr>
                  <w:rFonts w:eastAsia="DengXian"/>
                  <w:lang w:eastAsia="zh-CN"/>
                  <w:rPrChange w:id="969" w:author="Min Fan" w:date="2025-07-18T16:18:00Z" w16du:dateUtc="2025-07-18T08:18:00Z">
                    <w:rPr>
                      <w:rFonts w:eastAsiaTheme="minorEastAsia"/>
                    </w:rPr>
                  </w:rPrChange>
                </w:rPr>
                <w:delText xml:space="preserve">    77 (  9.6) </w:delText>
              </w:r>
            </w:del>
          </w:p>
        </w:tc>
        <w:tc>
          <w:tcPr>
            <w:tcW w:w="0" w:type="dxa"/>
            <w:noWrap/>
            <w:vAlign w:val="top"/>
            <w:hideMark/>
            <w:tcPrChange w:id="970" w:author="Min Fan" w:date="2025-07-18T16:20:00Z" w16du:dateUtc="2025-07-18T08:20:00Z">
              <w:tcPr>
                <w:tcW w:w="2275" w:type="dxa"/>
                <w:noWrap/>
                <w:hideMark/>
              </w:tcPr>
            </w:tcPrChange>
          </w:tcPr>
          <w:p w14:paraId="00620A5C" w14:textId="43B5E84E" w:rsidR="00222018" w:rsidRPr="00222018" w:rsidRDefault="00222018" w:rsidP="00222018">
            <w:pPr>
              <w:pStyle w:val="MDPI42tablebody"/>
              <w:jc w:val="right"/>
              <w:rPr>
                <w:rFonts w:eastAsia="DengXian"/>
                <w:lang w:eastAsia="zh-CN"/>
                <w:rPrChange w:id="971" w:author="Min Fan" w:date="2025-07-18T16:18:00Z" w16du:dateUtc="2025-07-18T08:18:00Z">
                  <w:rPr>
                    <w:rFonts w:eastAsiaTheme="minorEastAsia"/>
                  </w:rPr>
                </w:rPrChange>
              </w:rPr>
            </w:pPr>
            <w:ins w:id="972" w:author="Min Fan" w:date="2025-07-18T16:18:00Z" w16du:dateUtc="2025-07-18T08:18:00Z">
              <w:r w:rsidRPr="00222018">
                <w:rPr>
                  <w:rFonts w:eastAsia="DengXian"/>
                  <w:lang w:eastAsia="zh-CN"/>
                  <w:rPrChange w:id="973" w:author="Min Fan" w:date="2025-07-18T16:18:00Z" w16du:dateUtc="2025-07-18T08:18:00Z">
                    <w:rPr>
                      <w:rFonts w:ascii="Aptos Narrow" w:hAnsi="Aptos Narrow" w:cs="Aptos Narrow"/>
                      <w:sz w:val="24"/>
                      <w:szCs w:val="24"/>
                      <w:lang w:val="en-GB"/>
                    </w:rPr>
                  </w:rPrChange>
                </w:rPr>
                <w:t xml:space="preserve">     6 </w:t>
              </w:r>
              <w:proofErr w:type="gramStart"/>
              <w:r w:rsidRPr="00222018">
                <w:rPr>
                  <w:rFonts w:eastAsia="DengXian"/>
                  <w:lang w:eastAsia="zh-CN"/>
                  <w:rPrChange w:id="974" w:author="Min Fan" w:date="2025-07-18T16:18:00Z" w16du:dateUtc="2025-07-18T08:18:00Z">
                    <w:rPr>
                      <w:rFonts w:ascii="Aptos Narrow" w:hAnsi="Aptos Narrow" w:cs="Aptos Narrow"/>
                      <w:sz w:val="24"/>
                      <w:szCs w:val="24"/>
                      <w:lang w:val="en-GB"/>
                    </w:rPr>
                  </w:rPrChange>
                </w:rPr>
                <w:t>(  7.4</w:t>
              </w:r>
              <w:proofErr w:type="gramEnd"/>
              <w:r w:rsidRPr="00222018">
                <w:rPr>
                  <w:rFonts w:eastAsia="DengXian"/>
                  <w:lang w:eastAsia="zh-CN"/>
                  <w:rPrChange w:id="975" w:author="Min Fan" w:date="2025-07-18T16:18:00Z" w16du:dateUtc="2025-07-18T08:18:00Z">
                    <w:rPr>
                      <w:rFonts w:ascii="Aptos Narrow" w:hAnsi="Aptos Narrow" w:cs="Aptos Narrow"/>
                      <w:sz w:val="24"/>
                      <w:szCs w:val="24"/>
                      <w:lang w:val="en-GB"/>
                    </w:rPr>
                  </w:rPrChange>
                </w:rPr>
                <w:t xml:space="preserve">) </w:t>
              </w:r>
            </w:ins>
            <w:del w:id="976" w:author="Min Fan" w:date="2025-07-18T16:18:00Z" w16du:dateUtc="2025-07-18T08:18:00Z">
              <w:r w:rsidRPr="00222018" w:rsidDel="00B95C26">
                <w:rPr>
                  <w:rFonts w:eastAsia="DengXian"/>
                  <w:lang w:eastAsia="zh-CN"/>
                  <w:rPrChange w:id="977" w:author="Min Fan" w:date="2025-07-18T16:18:00Z" w16du:dateUtc="2025-07-18T08:18:00Z">
                    <w:rPr>
                      <w:rFonts w:eastAsiaTheme="minorEastAsia"/>
                    </w:rPr>
                  </w:rPrChange>
                </w:rPr>
                <w:delText xml:space="preserve">     6 (  7.4) </w:delText>
              </w:r>
            </w:del>
          </w:p>
        </w:tc>
        <w:tc>
          <w:tcPr>
            <w:tcW w:w="1216" w:type="dxa"/>
            <w:noWrap/>
            <w:vAlign w:val="top"/>
            <w:hideMark/>
            <w:tcPrChange w:id="978" w:author="Min Fan" w:date="2025-07-18T16:20:00Z" w16du:dateUtc="2025-07-18T08:20:00Z">
              <w:tcPr>
                <w:tcW w:w="766" w:type="dxa"/>
                <w:noWrap/>
                <w:hideMark/>
              </w:tcPr>
            </w:tcPrChange>
          </w:tcPr>
          <w:p w14:paraId="4C340F89" w14:textId="26443D99" w:rsidR="00222018" w:rsidRPr="00222018" w:rsidRDefault="00222018" w:rsidP="00222018">
            <w:pPr>
              <w:pStyle w:val="MDPI42tablebody"/>
              <w:jc w:val="right"/>
              <w:rPr>
                <w:rFonts w:eastAsia="DengXian"/>
                <w:lang w:eastAsia="zh-CN"/>
                <w:rPrChange w:id="979" w:author="Min Fan" w:date="2025-07-18T16:18:00Z" w16du:dateUtc="2025-07-18T08:18:00Z">
                  <w:rPr>
                    <w:rFonts w:eastAsiaTheme="minorEastAsia"/>
                  </w:rPr>
                </w:rPrChange>
              </w:rPr>
            </w:pPr>
            <w:ins w:id="980" w:author="Min Fan" w:date="2025-07-18T16:18:00Z" w16du:dateUtc="2025-07-18T08:18:00Z">
              <w:r w:rsidRPr="00222018">
                <w:rPr>
                  <w:rFonts w:eastAsia="DengXian"/>
                  <w:lang w:eastAsia="zh-CN"/>
                  <w:rPrChange w:id="981" w:author="Min Fan" w:date="2025-07-18T16:18:00Z" w16du:dateUtc="2025-07-18T08:18:00Z">
                    <w:rPr>
                      <w:rFonts w:ascii="Aptos Narrow" w:hAnsi="Aptos Narrow" w:cs="Aptos Narrow"/>
                      <w:sz w:val="24"/>
                      <w:szCs w:val="24"/>
                      <w:lang w:val="en-GB"/>
                    </w:rPr>
                  </w:rPrChange>
                </w:rPr>
                <w:t xml:space="preserve"> 0.033</w:t>
              </w:r>
            </w:ins>
            <w:del w:id="982" w:author="Min Fan" w:date="2025-07-18T16:18:00Z" w16du:dateUtc="2025-07-18T08:18:00Z">
              <w:r w:rsidRPr="00222018" w:rsidDel="00B95C26">
                <w:rPr>
                  <w:rFonts w:eastAsia="DengXian"/>
                  <w:lang w:eastAsia="zh-CN"/>
                  <w:rPrChange w:id="983" w:author="Min Fan" w:date="2025-07-18T16:18:00Z" w16du:dateUtc="2025-07-18T08:18:00Z">
                    <w:rPr>
                      <w:rFonts w:eastAsiaTheme="minorEastAsia"/>
                    </w:rPr>
                  </w:rPrChange>
                </w:rPr>
                <w:delText xml:space="preserve"> 0.077</w:delText>
              </w:r>
            </w:del>
          </w:p>
        </w:tc>
      </w:tr>
      <w:tr w:rsidR="00222018" w:rsidRPr="0044085D" w14:paraId="210AEEC2" w14:textId="77777777" w:rsidTr="00222018">
        <w:trPr>
          <w:trHeight w:val="300"/>
          <w:trPrChange w:id="984" w:author="Min Fan" w:date="2025-07-18T16:20:00Z" w16du:dateUtc="2025-07-18T08:20:00Z">
            <w:trPr>
              <w:gridAfter w:val="0"/>
              <w:trHeight w:val="300"/>
            </w:trPr>
          </w:trPrChange>
        </w:trPr>
        <w:tc>
          <w:tcPr>
            <w:tcW w:w="0" w:type="dxa"/>
            <w:noWrap/>
            <w:hideMark/>
            <w:tcPrChange w:id="985" w:author="Min Fan" w:date="2025-07-18T16:20:00Z" w16du:dateUtc="2025-07-18T08:20:00Z">
              <w:tcPr>
                <w:tcW w:w="4820" w:type="dxa"/>
                <w:noWrap/>
                <w:hideMark/>
              </w:tcPr>
            </w:tcPrChange>
          </w:tcPr>
          <w:p w14:paraId="62C7E042" w14:textId="77777777" w:rsidR="00222018" w:rsidRPr="0044085D" w:rsidRDefault="00222018">
            <w:pPr>
              <w:pStyle w:val="MDPI42tablebody"/>
              <w:ind w:firstLine="179"/>
              <w:jc w:val="left"/>
              <w:rPr>
                <w:rFonts w:eastAsiaTheme="minorEastAsia"/>
              </w:rPr>
              <w:pPrChange w:id="986" w:author="Min Fan" w:date="2025-07-18T16:21:00Z" w16du:dateUtc="2025-07-18T08:21:00Z">
                <w:pPr>
                  <w:pStyle w:val="MDPI42tablebody"/>
                  <w:jc w:val="left"/>
                </w:pPr>
              </w:pPrChange>
            </w:pPr>
            <w:r w:rsidRPr="0044085D">
              <w:rPr>
                <w:rFonts w:eastAsiaTheme="minorEastAsia"/>
              </w:rPr>
              <w:t xml:space="preserve">Chronic obstructive pulmonary disease </w:t>
            </w:r>
          </w:p>
        </w:tc>
        <w:tc>
          <w:tcPr>
            <w:tcW w:w="0" w:type="dxa"/>
            <w:noWrap/>
            <w:vAlign w:val="top"/>
            <w:hideMark/>
            <w:tcPrChange w:id="987" w:author="Min Fan" w:date="2025-07-18T16:20:00Z" w16du:dateUtc="2025-07-18T08:20:00Z">
              <w:tcPr>
                <w:tcW w:w="2268" w:type="dxa"/>
                <w:noWrap/>
                <w:hideMark/>
              </w:tcPr>
            </w:tcPrChange>
          </w:tcPr>
          <w:p w14:paraId="28F333B2" w14:textId="31D0E41F" w:rsidR="00222018" w:rsidRPr="00222018" w:rsidRDefault="00222018" w:rsidP="00222018">
            <w:pPr>
              <w:pStyle w:val="MDPI42tablebody"/>
              <w:jc w:val="right"/>
              <w:rPr>
                <w:rFonts w:eastAsia="DengXian"/>
                <w:lang w:eastAsia="zh-CN"/>
                <w:rPrChange w:id="988" w:author="Min Fan" w:date="2025-07-18T16:18:00Z" w16du:dateUtc="2025-07-18T08:18:00Z">
                  <w:rPr>
                    <w:rFonts w:eastAsiaTheme="minorEastAsia"/>
                  </w:rPr>
                </w:rPrChange>
              </w:rPr>
            </w:pPr>
            <w:ins w:id="989" w:author="Min Fan" w:date="2025-07-18T16:18:00Z" w16du:dateUtc="2025-07-18T08:18:00Z">
              <w:r w:rsidRPr="00222018">
                <w:rPr>
                  <w:rFonts w:eastAsia="DengXian"/>
                  <w:lang w:eastAsia="zh-CN"/>
                  <w:rPrChange w:id="990" w:author="Min Fan" w:date="2025-07-18T16:18:00Z" w16du:dateUtc="2025-07-18T08:18:00Z">
                    <w:rPr>
                      <w:rFonts w:ascii="Aptos Narrow" w:hAnsi="Aptos Narrow" w:cs="Aptos Narrow"/>
                      <w:sz w:val="24"/>
                      <w:szCs w:val="24"/>
                      <w:lang w:val="en-GB"/>
                    </w:rPr>
                  </w:rPrChange>
                </w:rPr>
                <w:t xml:space="preserve">  1018 </w:t>
              </w:r>
              <w:proofErr w:type="gramStart"/>
              <w:r w:rsidRPr="00222018">
                <w:rPr>
                  <w:rFonts w:eastAsia="DengXian"/>
                  <w:lang w:eastAsia="zh-CN"/>
                  <w:rPrChange w:id="991" w:author="Min Fan" w:date="2025-07-18T16:18:00Z" w16du:dateUtc="2025-07-18T08:18:00Z">
                    <w:rPr>
                      <w:rFonts w:ascii="Aptos Narrow" w:hAnsi="Aptos Narrow" w:cs="Aptos Narrow"/>
                      <w:sz w:val="24"/>
                      <w:szCs w:val="24"/>
                      <w:lang w:val="en-GB"/>
                    </w:rPr>
                  </w:rPrChange>
                </w:rPr>
                <w:t>( 12.5</w:t>
              </w:r>
              <w:proofErr w:type="gramEnd"/>
              <w:r w:rsidRPr="00222018">
                <w:rPr>
                  <w:rFonts w:eastAsia="DengXian"/>
                  <w:lang w:eastAsia="zh-CN"/>
                  <w:rPrChange w:id="992" w:author="Min Fan" w:date="2025-07-18T16:18:00Z" w16du:dateUtc="2025-07-18T08:18:00Z">
                    <w:rPr>
                      <w:rFonts w:ascii="Aptos Narrow" w:hAnsi="Aptos Narrow" w:cs="Aptos Narrow"/>
                      <w:sz w:val="24"/>
                      <w:szCs w:val="24"/>
                      <w:lang w:val="en-GB"/>
                    </w:rPr>
                  </w:rPrChange>
                </w:rPr>
                <w:t xml:space="preserve">) </w:t>
              </w:r>
            </w:ins>
            <w:del w:id="993" w:author="Min Fan" w:date="2025-07-18T16:18:00Z" w16du:dateUtc="2025-07-18T08:18:00Z">
              <w:r w:rsidRPr="00222018" w:rsidDel="00B95C26">
                <w:rPr>
                  <w:rFonts w:eastAsia="DengXian"/>
                  <w:lang w:eastAsia="zh-CN"/>
                  <w:rPrChange w:id="994" w:author="Min Fan" w:date="2025-07-18T16:18:00Z" w16du:dateUtc="2025-07-18T08:18:00Z">
                    <w:rPr>
                      <w:rFonts w:eastAsiaTheme="minorEastAsia"/>
                    </w:rPr>
                  </w:rPrChange>
                </w:rPr>
                <w:delText xml:space="preserve">   521 (  6.4) </w:delText>
              </w:r>
            </w:del>
          </w:p>
        </w:tc>
        <w:tc>
          <w:tcPr>
            <w:tcW w:w="0" w:type="dxa"/>
            <w:noWrap/>
            <w:vAlign w:val="top"/>
            <w:hideMark/>
            <w:tcPrChange w:id="995" w:author="Min Fan" w:date="2025-07-18T16:20:00Z" w16du:dateUtc="2025-07-18T08:20:00Z">
              <w:tcPr>
                <w:tcW w:w="2268" w:type="dxa"/>
                <w:noWrap/>
                <w:hideMark/>
              </w:tcPr>
            </w:tcPrChange>
          </w:tcPr>
          <w:p w14:paraId="151306D6" w14:textId="77E53D69" w:rsidR="00222018" w:rsidRPr="00222018" w:rsidRDefault="00222018" w:rsidP="00222018">
            <w:pPr>
              <w:pStyle w:val="MDPI42tablebody"/>
              <w:jc w:val="right"/>
              <w:rPr>
                <w:rFonts w:eastAsia="DengXian"/>
                <w:lang w:eastAsia="zh-CN"/>
                <w:rPrChange w:id="996" w:author="Min Fan" w:date="2025-07-18T16:18:00Z" w16du:dateUtc="2025-07-18T08:18:00Z">
                  <w:rPr>
                    <w:rFonts w:eastAsiaTheme="minorEastAsia"/>
                  </w:rPr>
                </w:rPrChange>
              </w:rPr>
            </w:pPr>
            <w:ins w:id="997" w:author="Min Fan" w:date="2025-07-18T16:18:00Z" w16du:dateUtc="2025-07-18T08:18:00Z">
              <w:r w:rsidRPr="00222018">
                <w:rPr>
                  <w:rFonts w:eastAsia="DengXian"/>
                  <w:lang w:eastAsia="zh-CN"/>
                  <w:rPrChange w:id="998" w:author="Min Fan" w:date="2025-07-18T16:18:00Z" w16du:dateUtc="2025-07-18T08:18:00Z">
                    <w:rPr>
                      <w:rFonts w:ascii="Aptos Narrow" w:hAnsi="Aptos Narrow" w:cs="Aptos Narrow"/>
                      <w:sz w:val="24"/>
                      <w:szCs w:val="24"/>
                      <w:lang w:val="en-GB"/>
                    </w:rPr>
                  </w:rPrChange>
                </w:rPr>
                <w:t xml:space="preserve">     7 </w:t>
              </w:r>
              <w:proofErr w:type="gramStart"/>
              <w:r w:rsidRPr="00222018">
                <w:rPr>
                  <w:rFonts w:eastAsia="DengXian"/>
                  <w:lang w:eastAsia="zh-CN"/>
                  <w:rPrChange w:id="999" w:author="Min Fan" w:date="2025-07-18T16:18:00Z" w16du:dateUtc="2025-07-18T08:18:00Z">
                    <w:rPr>
                      <w:rFonts w:ascii="Aptos Narrow" w:hAnsi="Aptos Narrow" w:cs="Aptos Narrow"/>
                      <w:sz w:val="24"/>
                      <w:szCs w:val="24"/>
                      <w:lang w:val="en-GB"/>
                    </w:rPr>
                  </w:rPrChange>
                </w:rPr>
                <w:t>(  8.6</w:t>
              </w:r>
              <w:proofErr w:type="gramEnd"/>
              <w:r w:rsidRPr="00222018">
                <w:rPr>
                  <w:rFonts w:eastAsia="DengXian"/>
                  <w:lang w:eastAsia="zh-CN"/>
                  <w:rPrChange w:id="1000" w:author="Min Fan" w:date="2025-07-18T16:18:00Z" w16du:dateUtc="2025-07-18T08:18:00Z">
                    <w:rPr>
                      <w:rFonts w:ascii="Aptos Narrow" w:hAnsi="Aptos Narrow" w:cs="Aptos Narrow"/>
                      <w:sz w:val="24"/>
                      <w:szCs w:val="24"/>
                      <w:lang w:val="en-GB"/>
                    </w:rPr>
                  </w:rPrChange>
                </w:rPr>
                <w:t xml:space="preserve">) </w:t>
              </w:r>
            </w:ins>
            <w:del w:id="1001" w:author="Min Fan" w:date="2025-07-18T16:18:00Z" w16du:dateUtc="2025-07-18T08:18:00Z">
              <w:r w:rsidRPr="00222018" w:rsidDel="00B95C26">
                <w:rPr>
                  <w:rFonts w:eastAsia="DengXian"/>
                  <w:lang w:eastAsia="zh-CN"/>
                  <w:rPrChange w:id="1002" w:author="Min Fan" w:date="2025-07-18T16:18:00Z" w16du:dateUtc="2025-07-18T08:18:00Z">
                    <w:rPr>
                      <w:rFonts w:eastAsiaTheme="minorEastAsia"/>
                    </w:rPr>
                  </w:rPrChange>
                </w:rPr>
                <w:delText xml:space="preserve">     6 (  7.4) </w:delText>
              </w:r>
            </w:del>
          </w:p>
        </w:tc>
        <w:tc>
          <w:tcPr>
            <w:tcW w:w="0" w:type="dxa"/>
            <w:noWrap/>
            <w:vAlign w:val="top"/>
            <w:hideMark/>
            <w:tcPrChange w:id="1003" w:author="Min Fan" w:date="2025-07-18T16:20:00Z" w16du:dateUtc="2025-07-18T08:20:00Z">
              <w:tcPr>
                <w:tcW w:w="770" w:type="dxa"/>
                <w:noWrap/>
                <w:hideMark/>
              </w:tcPr>
            </w:tcPrChange>
          </w:tcPr>
          <w:p w14:paraId="15FA0B0C" w14:textId="1C615A1E" w:rsidR="00222018" w:rsidRPr="00222018" w:rsidRDefault="00222018" w:rsidP="00222018">
            <w:pPr>
              <w:pStyle w:val="MDPI42tablebody"/>
              <w:jc w:val="right"/>
              <w:rPr>
                <w:rFonts w:eastAsia="DengXian"/>
                <w:lang w:eastAsia="zh-CN"/>
                <w:rPrChange w:id="1004" w:author="Min Fan" w:date="2025-07-18T16:18:00Z" w16du:dateUtc="2025-07-18T08:18:00Z">
                  <w:rPr>
                    <w:rFonts w:eastAsiaTheme="minorEastAsia"/>
                  </w:rPr>
                </w:rPrChange>
              </w:rPr>
            </w:pPr>
            <w:ins w:id="1005" w:author="Min Fan" w:date="2025-07-18T16:18:00Z" w16du:dateUtc="2025-07-18T08:18:00Z">
              <w:r w:rsidRPr="00222018">
                <w:rPr>
                  <w:rFonts w:eastAsia="DengXian"/>
                  <w:lang w:eastAsia="zh-CN"/>
                  <w:rPrChange w:id="1006" w:author="Min Fan" w:date="2025-07-18T16:18:00Z" w16du:dateUtc="2025-07-18T08:18:00Z">
                    <w:rPr>
                      <w:rFonts w:ascii="Aptos Narrow" w:hAnsi="Aptos Narrow" w:cs="Aptos Narrow"/>
                      <w:sz w:val="24"/>
                      <w:szCs w:val="24"/>
                      <w:lang w:val="en-GB"/>
                    </w:rPr>
                  </w:rPrChange>
                </w:rPr>
                <w:t xml:space="preserve"> 0.125</w:t>
              </w:r>
            </w:ins>
            <w:del w:id="1007" w:author="Min Fan" w:date="2025-07-18T16:18:00Z" w16du:dateUtc="2025-07-18T08:18:00Z">
              <w:r w:rsidRPr="00222018" w:rsidDel="00B95C26">
                <w:rPr>
                  <w:rFonts w:eastAsia="DengXian"/>
                  <w:lang w:eastAsia="zh-CN"/>
                  <w:rPrChange w:id="1008" w:author="Min Fan" w:date="2025-07-18T16:18:00Z" w16du:dateUtc="2025-07-18T08:18:00Z">
                    <w:rPr>
                      <w:rFonts w:eastAsiaTheme="minorEastAsia"/>
                    </w:rPr>
                  </w:rPrChange>
                </w:rPr>
                <w:delText xml:space="preserve"> 0.113</w:delText>
              </w:r>
            </w:del>
          </w:p>
        </w:tc>
        <w:tc>
          <w:tcPr>
            <w:tcW w:w="0" w:type="dxa"/>
            <w:noWrap/>
            <w:vAlign w:val="top"/>
            <w:hideMark/>
            <w:tcPrChange w:id="1009" w:author="Min Fan" w:date="2025-07-18T16:20:00Z" w16du:dateUtc="2025-07-18T08:20:00Z">
              <w:tcPr>
                <w:tcW w:w="2200" w:type="dxa"/>
                <w:noWrap/>
                <w:hideMark/>
              </w:tcPr>
            </w:tcPrChange>
          </w:tcPr>
          <w:p w14:paraId="348693E4" w14:textId="4BD3269B" w:rsidR="00222018" w:rsidRPr="00222018" w:rsidRDefault="00222018" w:rsidP="00222018">
            <w:pPr>
              <w:pStyle w:val="MDPI42tablebody"/>
              <w:jc w:val="right"/>
              <w:rPr>
                <w:rFonts w:eastAsia="DengXian"/>
                <w:lang w:eastAsia="zh-CN"/>
                <w:rPrChange w:id="1010" w:author="Min Fan" w:date="2025-07-18T16:18:00Z" w16du:dateUtc="2025-07-18T08:18:00Z">
                  <w:rPr>
                    <w:rFonts w:eastAsiaTheme="minorEastAsia"/>
                  </w:rPr>
                </w:rPrChange>
              </w:rPr>
            </w:pPr>
            <w:ins w:id="1011" w:author="Min Fan" w:date="2025-07-18T16:18:00Z" w16du:dateUtc="2025-07-18T08:18:00Z">
              <w:r w:rsidRPr="00222018">
                <w:rPr>
                  <w:rFonts w:eastAsia="DengXian"/>
                  <w:lang w:eastAsia="zh-CN"/>
                  <w:rPrChange w:id="1012" w:author="Min Fan" w:date="2025-07-18T16:18:00Z" w16du:dateUtc="2025-07-18T08:18:00Z">
                    <w:rPr>
                      <w:rFonts w:ascii="Aptos Narrow" w:hAnsi="Aptos Narrow" w:cs="Aptos Narrow"/>
                      <w:sz w:val="24"/>
                      <w:szCs w:val="24"/>
                      <w:lang w:val="en-GB"/>
                    </w:rPr>
                  </w:rPrChange>
                </w:rPr>
                <w:t xml:space="preserve">    66 </w:t>
              </w:r>
              <w:proofErr w:type="gramStart"/>
              <w:r w:rsidRPr="00222018">
                <w:rPr>
                  <w:rFonts w:eastAsia="DengXian"/>
                  <w:lang w:eastAsia="zh-CN"/>
                  <w:rPrChange w:id="1013" w:author="Min Fan" w:date="2025-07-18T16:18:00Z" w16du:dateUtc="2025-07-18T08:18:00Z">
                    <w:rPr>
                      <w:rFonts w:ascii="Aptos Narrow" w:hAnsi="Aptos Narrow" w:cs="Aptos Narrow"/>
                      <w:sz w:val="24"/>
                      <w:szCs w:val="24"/>
                      <w:lang w:val="en-GB"/>
                    </w:rPr>
                  </w:rPrChange>
                </w:rPr>
                <w:t>(  8.2</w:t>
              </w:r>
              <w:proofErr w:type="gramEnd"/>
              <w:r w:rsidRPr="00222018">
                <w:rPr>
                  <w:rFonts w:eastAsia="DengXian"/>
                  <w:lang w:eastAsia="zh-CN"/>
                  <w:rPrChange w:id="1014" w:author="Min Fan" w:date="2025-07-18T16:18:00Z" w16du:dateUtc="2025-07-18T08:18:00Z">
                    <w:rPr>
                      <w:rFonts w:ascii="Aptos Narrow" w:hAnsi="Aptos Narrow" w:cs="Aptos Narrow"/>
                      <w:sz w:val="24"/>
                      <w:szCs w:val="24"/>
                      <w:lang w:val="en-GB"/>
                    </w:rPr>
                  </w:rPrChange>
                </w:rPr>
                <w:t xml:space="preserve">) </w:t>
              </w:r>
            </w:ins>
            <w:del w:id="1015" w:author="Min Fan" w:date="2025-07-18T16:18:00Z" w16du:dateUtc="2025-07-18T08:18:00Z">
              <w:r w:rsidRPr="00222018" w:rsidDel="00B95C26">
                <w:rPr>
                  <w:rFonts w:eastAsia="DengXian"/>
                  <w:lang w:eastAsia="zh-CN"/>
                  <w:rPrChange w:id="1016" w:author="Min Fan" w:date="2025-07-18T16:18:00Z" w16du:dateUtc="2025-07-18T08:18:00Z">
                    <w:rPr>
                      <w:rFonts w:eastAsiaTheme="minorEastAsia"/>
                    </w:rPr>
                  </w:rPrChange>
                </w:rPr>
                <w:delText xml:space="preserve">    53 (  6.6) </w:delText>
              </w:r>
            </w:del>
          </w:p>
        </w:tc>
        <w:tc>
          <w:tcPr>
            <w:tcW w:w="0" w:type="dxa"/>
            <w:noWrap/>
            <w:vAlign w:val="top"/>
            <w:hideMark/>
            <w:tcPrChange w:id="1017" w:author="Min Fan" w:date="2025-07-18T16:20:00Z" w16du:dateUtc="2025-07-18T08:20:00Z">
              <w:tcPr>
                <w:tcW w:w="2275" w:type="dxa"/>
                <w:noWrap/>
                <w:hideMark/>
              </w:tcPr>
            </w:tcPrChange>
          </w:tcPr>
          <w:p w14:paraId="29E46513" w14:textId="1A276485" w:rsidR="00222018" w:rsidRPr="00222018" w:rsidRDefault="00222018" w:rsidP="00222018">
            <w:pPr>
              <w:pStyle w:val="MDPI42tablebody"/>
              <w:jc w:val="right"/>
              <w:rPr>
                <w:rFonts w:eastAsia="DengXian"/>
                <w:lang w:eastAsia="zh-CN"/>
                <w:rPrChange w:id="1018" w:author="Min Fan" w:date="2025-07-18T16:18:00Z" w16du:dateUtc="2025-07-18T08:18:00Z">
                  <w:rPr>
                    <w:rFonts w:eastAsiaTheme="minorEastAsia"/>
                  </w:rPr>
                </w:rPrChange>
              </w:rPr>
            </w:pPr>
            <w:ins w:id="1019" w:author="Min Fan" w:date="2025-07-18T16:18:00Z" w16du:dateUtc="2025-07-18T08:18:00Z">
              <w:r w:rsidRPr="00222018">
                <w:rPr>
                  <w:rFonts w:eastAsia="DengXian"/>
                  <w:lang w:eastAsia="zh-CN"/>
                  <w:rPrChange w:id="1020" w:author="Min Fan" w:date="2025-07-18T16:18:00Z" w16du:dateUtc="2025-07-18T08:18:00Z">
                    <w:rPr>
                      <w:rFonts w:ascii="Aptos Narrow" w:hAnsi="Aptos Narrow" w:cs="Aptos Narrow"/>
                      <w:sz w:val="24"/>
                      <w:szCs w:val="24"/>
                      <w:lang w:val="en-GB"/>
                    </w:rPr>
                  </w:rPrChange>
                </w:rPr>
                <w:t xml:space="preserve">     7 </w:t>
              </w:r>
              <w:proofErr w:type="gramStart"/>
              <w:r w:rsidRPr="00222018">
                <w:rPr>
                  <w:rFonts w:eastAsia="DengXian"/>
                  <w:lang w:eastAsia="zh-CN"/>
                  <w:rPrChange w:id="1021" w:author="Min Fan" w:date="2025-07-18T16:18:00Z" w16du:dateUtc="2025-07-18T08:18:00Z">
                    <w:rPr>
                      <w:rFonts w:ascii="Aptos Narrow" w:hAnsi="Aptos Narrow" w:cs="Aptos Narrow"/>
                      <w:sz w:val="24"/>
                      <w:szCs w:val="24"/>
                      <w:lang w:val="en-GB"/>
                    </w:rPr>
                  </w:rPrChange>
                </w:rPr>
                <w:t>(  8.6</w:t>
              </w:r>
              <w:proofErr w:type="gramEnd"/>
              <w:r w:rsidRPr="00222018">
                <w:rPr>
                  <w:rFonts w:eastAsia="DengXian"/>
                  <w:lang w:eastAsia="zh-CN"/>
                  <w:rPrChange w:id="1022" w:author="Min Fan" w:date="2025-07-18T16:18:00Z" w16du:dateUtc="2025-07-18T08:18:00Z">
                    <w:rPr>
                      <w:rFonts w:ascii="Aptos Narrow" w:hAnsi="Aptos Narrow" w:cs="Aptos Narrow"/>
                      <w:sz w:val="24"/>
                      <w:szCs w:val="24"/>
                      <w:lang w:val="en-GB"/>
                    </w:rPr>
                  </w:rPrChange>
                </w:rPr>
                <w:t xml:space="preserve">) </w:t>
              </w:r>
            </w:ins>
            <w:del w:id="1023" w:author="Min Fan" w:date="2025-07-18T16:18:00Z" w16du:dateUtc="2025-07-18T08:18:00Z">
              <w:r w:rsidRPr="00222018" w:rsidDel="00B95C26">
                <w:rPr>
                  <w:rFonts w:eastAsia="DengXian"/>
                  <w:lang w:eastAsia="zh-CN"/>
                  <w:rPrChange w:id="1024" w:author="Min Fan" w:date="2025-07-18T16:18:00Z" w16du:dateUtc="2025-07-18T08:18:00Z">
                    <w:rPr>
                      <w:rFonts w:eastAsiaTheme="minorEastAsia"/>
                    </w:rPr>
                  </w:rPrChange>
                </w:rPr>
                <w:delText xml:space="preserve">     6 (  7.4) </w:delText>
              </w:r>
            </w:del>
          </w:p>
        </w:tc>
        <w:tc>
          <w:tcPr>
            <w:tcW w:w="1216" w:type="dxa"/>
            <w:noWrap/>
            <w:vAlign w:val="top"/>
            <w:hideMark/>
            <w:tcPrChange w:id="1025" w:author="Min Fan" w:date="2025-07-18T16:20:00Z" w16du:dateUtc="2025-07-18T08:20:00Z">
              <w:tcPr>
                <w:tcW w:w="766" w:type="dxa"/>
                <w:noWrap/>
                <w:hideMark/>
              </w:tcPr>
            </w:tcPrChange>
          </w:tcPr>
          <w:p w14:paraId="3A065C2D" w14:textId="0928AD5A" w:rsidR="00222018" w:rsidRPr="00222018" w:rsidRDefault="00222018" w:rsidP="00222018">
            <w:pPr>
              <w:pStyle w:val="MDPI42tablebody"/>
              <w:jc w:val="right"/>
              <w:rPr>
                <w:rFonts w:eastAsia="DengXian"/>
                <w:lang w:eastAsia="zh-CN"/>
                <w:rPrChange w:id="1026" w:author="Min Fan" w:date="2025-07-18T16:18:00Z" w16du:dateUtc="2025-07-18T08:18:00Z">
                  <w:rPr>
                    <w:rFonts w:eastAsiaTheme="minorEastAsia"/>
                  </w:rPr>
                </w:rPrChange>
              </w:rPr>
            </w:pPr>
            <w:ins w:id="1027" w:author="Min Fan" w:date="2025-07-18T16:18:00Z" w16du:dateUtc="2025-07-18T08:18:00Z">
              <w:r w:rsidRPr="00222018">
                <w:rPr>
                  <w:rFonts w:eastAsia="DengXian"/>
                  <w:lang w:eastAsia="zh-CN"/>
                  <w:rPrChange w:id="1028" w:author="Min Fan" w:date="2025-07-18T16:18:00Z" w16du:dateUtc="2025-07-18T08:18:00Z">
                    <w:rPr>
                      <w:rFonts w:ascii="Aptos Narrow" w:hAnsi="Aptos Narrow" w:cs="Aptos Narrow"/>
                      <w:sz w:val="24"/>
                      <w:szCs w:val="24"/>
                      <w:lang w:val="en-GB"/>
                    </w:rPr>
                  </w:rPrChange>
                </w:rPr>
                <w:t xml:space="preserve"> 0.016</w:t>
              </w:r>
            </w:ins>
            <w:del w:id="1029" w:author="Min Fan" w:date="2025-07-18T16:18:00Z" w16du:dateUtc="2025-07-18T08:18:00Z">
              <w:r w:rsidRPr="00222018" w:rsidDel="00B95C26">
                <w:rPr>
                  <w:rFonts w:eastAsia="DengXian"/>
                  <w:lang w:eastAsia="zh-CN"/>
                  <w:rPrChange w:id="1030" w:author="Min Fan" w:date="2025-07-18T16:18:00Z" w16du:dateUtc="2025-07-18T08:18:00Z">
                    <w:rPr>
                      <w:rFonts w:eastAsiaTheme="minorEastAsia"/>
                    </w:rPr>
                  </w:rPrChange>
                </w:rPr>
                <w:delText xml:space="preserve"> 0.033</w:delText>
              </w:r>
            </w:del>
          </w:p>
        </w:tc>
      </w:tr>
      <w:tr w:rsidR="00222018" w:rsidRPr="0044085D" w14:paraId="0E682C70" w14:textId="77777777" w:rsidTr="00222018">
        <w:trPr>
          <w:trHeight w:val="300"/>
          <w:trPrChange w:id="1031" w:author="Min Fan" w:date="2025-07-18T16:20:00Z" w16du:dateUtc="2025-07-18T08:20:00Z">
            <w:trPr>
              <w:gridAfter w:val="0"/>
              <w:trHeight w:val="300"/>
            </w:trPr>
          </w:trPrChange>
        </w:trPr>
        <w:tc>
          <w:tcPr>
            <w:tcW w:w="0" w:type="dxa"/>
            <w:noWrap/>
            <w:hideMark/>
            <w:tcPrChange w:id="1032" w:author="Min Fan" w:date="2025-07-18T16:20:00Z" w16du:dateUtc="2025-07-18T08:20:00Z">
              <w:tcPr>
                <w:tcW w:w="4820" w:type="dxa"/>
                <w:noWrap/>
                <w:hideMark/>
              </w:tcPr>
            </w:tcPrChange>
          </w:tcPr>
          <w:p w14:paraId="3B765C19" w14:textId="77777777" w:rsidR="00222018" w:rsidRPr="0044085D" w:rsidRDefault="00222018">
            <w:pPr>
              <w:pStyle w:val="MDPI42tablebody"/>
              <w:ind w:firstLine="179"/>
              <w:jc w:val="left"/>
              <w:rPr>
                <w:rFonts w:eastAsiaTheme="minorEastAsia"/>
              </w:rPr>
              <w:pPrChange w:id="1033" w:author="Min Fan" w:date="2025-07-18T16:21:00Z" w16du:dateUtc="2025-07-18T08:21:00Z">
                <w:pPr>
                  <w:pStyle w:val="MDPI42tablebody"/>
                  <w:jc w:val="left"/>
                </w:pPr>
              </w:pPrChange>
            </w:pPr>
            <w:r w:rsidRPr="0044085D">
              <w:rPr>
                <w:rFonts w:eastAsiaTheme="minorEastAsia"/>
              </w:rPr>
              <w:t xml:space="preserve">Dementia </w:t>
            </w:r>
          </w:p>
        </w:tc>
        <w:tc>
          <w:tcPr>
            <w:tcW w:w="0" w:type="dxa"/>
            <w:noWrap/>
            <w:vAlign w:val="top"/>
            <w:hideMark/>
            <w:tcPrChange w:id="1034" w:author="Min Fan" w:date="2025-07-18T16:20:00Z" w16du:dateUtc="2025-07-18T08:20:00Z">
              <w:tcPr>
                <w:tcW w:w="2268" w:type="dxa"/>
                <w:noWrap/>
                <w:hideMark/>
              </w:tcPr>
            </w:tcPrChange>
          </w:tcPr>
          <w:p w14:paraId="46B7F9D5" w14:textId="214BBB13" w:rsidR="00222018" w:rsidRPr="00222018" w:rsidRDefault="00222018" w:rsidP="00222018">
            <w:pPr>
              <w:pStyle w:val="MDPI42tablebody"/>
              <w:jc w:val="right"/>
              <w:rPr>
                <w:rFonts w:eastAsia="DengXian"/>
                <w:lang w:eastAsia="zh-CN"/>
                <w:rPrChange w:id="1035" w:author="Min Fan" w:date="2025-07-18T16:18:00Z" w16du:dateUtc="2025-07-18T08:18:00Z">
                  <w:rPr>
                    <w:rFonts w:eastAsiaTheme="minorEastAsia"/>
                  </w:rPr>
                </w:rPrChange>
              </w:rPr>
            </w:pPr>
            <w:ins w:id="1036" w:author="Min Fan" w:date="2025-07-18T16:18:00Z" w16du:dateUtc="2025-07-18T08:18:00Z">
              <w:r w:rsidRPr="00222018">
                <w:rPr>
                  <w:rFonts w:eastAsia="DengXian"/>
                  <w:lang w:eastAsia="zh-CN"/>
                  <w:rPrChange w:id="1037" w:author="Min Fan" w:date="2025-07-18T16:18:00Z" w16du:dateUtc="2025-07-18T08:18:00Z">
                    <w:rPr>
                      <w:rFonts w:ascii="Aptos Narrow" w:hAnsi="Aptos Narrow" w:cs="Aptos Narrow"/>
                      <w:sz w:val="24"/>
                      <w:szCs w:val="24"/>
                      <w:lang w:val="en-GB"/>
                    </w:rPr>
                  </w:rPrChange>
                </w:rPr>
                <w:t xml:space="preserve">   145 </w:t>
              </w:r>
              <w:proofErr w:type="gramStart"/>
              <w:r w:rsidRPr="00222018">
                <w:rPr>
                  <w:rFonts w:eastAsia="DengXian"/>
                  <w:lang w:eastAsia="zh-CN"/>
                  <w:rPrChange w:id="1038" w:author="Min Fan" w:date="2025-07-18T16:18:00Z" w16du:dateUtc="2025-07-18T08:18:00Z">
                    <w:rPr>
                      <w:rFonts w:ascii="Aptos Narrow" w:hAnsi="Aptos Narrow" w:cs="Aptos Narrow"/>
                      <w:sz w:val="24"/>
                      <w:szCs w:val="24"/>
                      <w:lang w:val="en-GB"/>
                    </w:rPr>
                  </w:rPrChange>
                </w:rPr>
                <w:t>(  1.8</w:t>
              </w:r>
              <w:proofErr w:type="gramEnd"/>
              <w:r w:rsidRPr="00222018">
                <w:rPr>
                  <w:rFonts w:eastAsia="DengXian"/>
                  <w:lang w:eastAsia="zh-CN"/>
                  <w:rPrChange w:id="1039" w:author="Min Fan" w:date="2025-07-18T16:18:00Z" w16du:dateUtc="2025-07-18T08:18:00Z">
                    <w:rPr>
                      <w:rFonts w:ascii="Aptos Narrow" w:hAnsi="Aptos Narrow" w:cs="Aptos Narrow"/>
                      <w:sz w:val="24"/>
                      <w:szCs w:val="24"/>
                      <w:lang w:val="en-GB"/>
                    </w:rPr>
                  </w:rPrChange>
                </w:rPr>
                <w:t xml:space="preserve">) </w:t>
              </w:r>
            </w:ins>
            <w:del w:id="1040" w:author="Min Fan" w:date="2025-07-18T16:18:00Z" w16du:dateUtc="2025-07-18T08:18:00Z">
              <w:r w:rsidRPr="00222018" w:rsidDel="00B95C26">
                <w:rPr>
                  <w:rFonts w:eastAsia="DengXian"/>
                  <w:lang w:eastAsia="zh-CN"/>
                  <w:rPrChange w:id="1041" w:author="Min Fan" w:date="2025-07-18T16:18:00Z" w16du:dateUtc="2025-07-18T08:18:00Z">
                    <w:rPr>
                      <w:rFonts w:eastAsiaTheme="minorEastAsia"/>
                    </w:rPr>
                  </w:rPrChange>
                </w:rPr>
                <w:delText xml:space="preserve">  1018 ( 12.5) </w:delText>
              </w:r>
            </w:del>
          </w:p>
        </w:tc>
        <w:tc>
          <w:tcPr>
            <w:tcW w:w="0" w:type="dxa"/>
            <w:noWrap/>
            <w:vAlign w:val="top"/>
            <w:hideMark/>
            <w:tcPrChange w:id="1042" w:author="Min Fan" w:date="2025-07-18T16:20:00Z" w16du:dateUtc="2025-07-18T08:20:00Z">
              <w:tcPr>
                <w:tcW w:w="2268" w:type="dxa"/>
                <w:noWrap/>
                <w:hideMark/>
              </w:tcPr>
            </w:tcPrChange>
          </w:tcPr>
          <w:p w14:paraId="1AF8368D" w14:textId="52CE75BC" w:rsidR="00222018" w:rsidRPr="00222018" w:rsidRDefault="00222018" w:rsidP="00222018">
            <w:pPr>
              <w:pStyle w:val="MDPI42tablebody"/>
              <w:jc w:val="right"/>
              <w:rPr>
                <w:rFonts w:eastAsia="DengXian"/>
                <w:lang w:eastAsia="zh-CN"/>
                <w:rPrChange w:id="1043" w:author="Min Fan" w:date="2025-07-18T16:18:00Z" w16du:dateUtc="2025-07-18T08:18:00Z">
                  <w:rPr>
                    <w:rFonts w:eastAsiaTheme="minorEastAsia"/>
                  </w:rPr>
                </w:rPrChange>
              </w:rPr>
            </w:pPr>
            <w:ins w:id="1044" w:author="Min Fan" w:date="2025-07-18T16:18:00Z" w16du:dateUtc="2025-07-18T08:18:00Z">
              <w:r w:rsidRPr="00222018">
                <w:rPr>
                  <w:rFonts w:eastAsia="DengXian"/>
                  <w:lang w:eastAsia="zh-CN"/>
                  <w:rPrChange w:id="1045" w:author="Min Fan" w:date="2025-07-18T16:18:00Z" w16du:dateUtc="2025-07-18T08:18:00Z">
                    <w:rPr>
                      <w:rFonts w:ascii="Aptos Narrow" w:hAnsi="Aptos Narrow" w:cs="Aptos Narrow"/>
                      <w:sz w:val="24"/>
                      <w:szCs w:val="24"/>
                      <w:lang w:val="en-GB"/>
                    </w:rPr>
                  </w:rPrChange>
                </w:rPr>
                <w:t xml:space="preserve">     0 </w:t>
              </w:r>
              <w:proofErr w:type="gramStart"/>
              <w:r w:rsidRPr="00222018">
                <w:rPr>
                  <w:rFonts w:eastAsia="DengXian"/>
                  <w:lang w:eastAsia="zh-CN"/>
                  <w:rPrChange w:id="1046" w:author="Min Fan" w:date="2025-07-18T16:18:00Z" w16du:dateUtc="2025-07-18T08:18:00Z">
                    <w:rPr>
                      <w:rFonts w:ascii="Aptos Narrow" w:hAnsi="Aptos Narrow" w:cs="Aptos Narrow"/>
                      <w:sz w:val="24"/>
                      <w:szCs w:val="24"/>
                      <w:lang w:val="en-GB"/>
                    </w:rPr>
                  </w:rPrChange>
                </w:rPr>
                <w:t>(  0.0</w:t>
              </w:r>
              <w:proofErr w:type="gramEnd"/>
              <w:r w:rsidRPr="00222018">
                <w:rPr>
                  <w:rFonts w:eastAsia="DengXian"/>
                  <w:lang w:eastAsia="zh-CN"/>
                  <w:rPrChange w:id="1047" w:author="Min Fan" w:date="2025-07-18T16:18:00Z" w16du:dateUtc="2025-07-18T08:18:00Z">
                    <w:rPr>
                      <w:rFonts w:ascii="Aptos Narrow" w:hAnsi="Aptos Narrow" w:cs="Aptos Narrow"/>
                      <w:sz w:val="24"/>
                      <w:szCs w:val="24"/>
                      <w:lang w:val="en-GB"/>
                    </w:rPr>
                  </w:rPrChange>
                </w:rPr>
                <w:t xml:space="preserve">) </w:t>
              </w:r>
            </w:ins>
            <w:del w:id="1048" w:author="Min Fan" w:date="2025-07-18T16:18:00Z" w16du:dateUtc="2025-07-18T08:18:00Z">
              <w:r w:rsidRPr="00222018" w:rsidDel="00B95C26">
                <w:rPr>
                  <w:rFonts w:eastAsia="DengXian"/>
                  <w:lang w:eastAsia="zh-CN"/>
                  <w:rPrChange w:id="1049" w:author="Min Fan" w:date="2025-07-18T16:18:00Z" w16du:dateUtc="2025-07-18T08:18:00Z">
                    <w:rPr>
                      <w:rFonts w:eastAsiaTheme="minorEastAsia"/>
                    </w:rPr>
                  </w:rPrChange>
                </w:rPr>
                <w:delText xml:space="preserve">     7 (  8.6) </w:delText>
              </w:r>
            </w:del>
          </w:p>
        </w:tc>
        <w:tc>
          <w:tcPr>
            <w:tcW w:w="0" w:type="dxa"/>
            <w:noWrap/>
            <w:vAlign w:val="top"/>
            <w:hideMark/>
            <w:tcPrChange w:id="1050" w:author="Min Fan" w:date="2025-07-18T16:20:00Z" w16du:dateUtc="2025-07-18T08:20:00Z">
              <w:tcPr>
                <w:tcW w:w="770" w:type="dxa"/>
                <w:noWrap/>
                <w:hideMark/>
              </w:tcPr>
            </w:tcPrChange>
          </w:tcPr>
          <w:p w14:paraId="3F516E5A" w14:textId="4CB10BDE" w:rsidR="00222018" w:rsidRPr="00222018" w:rsidRDefault="00222018" w:rsidP="00222018">
            <w:pPr>
              <w:pStyle w:val="MDPI42tablebody"/>
              <w:jc w:val="right"/>
              <w:rPr>
                <w:rFonts w:eastAsia="DengXian"/>
                <w:lang w:eastAsia="zh-CN"/>
                <w:rPrChange w:id="1051" w:author="Min Fan" w:date="2025-07-18T16:18:00Z" w16du:dateUtc="2025-07-18T08:18:00Z">
                  <w:rPr>
                    <w:rFonts w:eastAsiaTheme="minorEastAsia"/>
                  </w:rPr>
                </w:rPrChange>
              </w:rPr>
            </w:pPr>
            <w:ins w:id="1052" w:author="Min Fan" w:date="2025-07-18T16:18:00Z" w16du:dateUtc="2025-07-18T08:18:00Z">
              <w:r w:rsidRPr="00222018">
                <w:rPr>
                  <w:rFonts w:eastAsia="DengXian"/>
                  <w:lang w:eastAsia="zh-CN"/>
                  <w:rPrChange w:id="1053" w:author="Min Fan" w:date="2025-07-18T16:18:00Z" w16du:dateUtc="2025-07-18T08:18:00Z">
                    <w:rPr>
                      <w:rFonts w:ascii="Aptos Narrow" w:hAnsi="Aptos Narrow" w:cs="Aptos Narrow"/>
                      <w:sz w:val="24"/>
                      <w:szCs w:val="24"/>
                      <w:lang w:val="en-GB"/>
                    </w:rPr>
                  </w:rPrChange>
                </w:rPr>
                <w:t xml:space="preserve"> 0.190</w:t>
              </w:r>
            </w:ins>
            <w:del w:id="1054" w:author="Min Fan" w:date="2025-07-18T16:18:00Z" w16du:dateUtc="2025-07-18T08:18:00Z">
              <w:r w:rsidRPr="00222018" w:rsidDel="00B95C26">
                <w:rPr>
                  <w:rFonts w:eastAsia="DengXian"/>
                  <w:lang w:eastAsia="zh-CN"/>
                  <w:rPrChange w:id="1055" w:author="Min Fan" w:date="2025-07-18T16:18:00Z" w16du:dateUtc="2025-07-18T08:18:00Z">
                    <w:rPr>
                      <w:rFonts w:eastAsiaTheme="minorEastAsia"/>
                    </w:rPr>
                  </w:rPrChange>
                </w:rPr>
                <w:delText xml:space="preserve"> 0.078</w:delText>
              </w:r>
            </w:del>
          </w:p>
        </w:tc>
        <w:tc>
          <w:tcPr>
            <w:tcW w:w="0" w:type="dxa"/>
            <w:noWrap/>
            <w:vAlign w:val="top"/>
            <w:hideMark/>
            <w:tcPrChange w:id="1056" w:author="Min Fan" w:date="2025-07-18T16:20:00Z" w16du:dateUtc="2025-07-18T08:20:00Z">
              <w:tcPr>
                <w:tcW w:w="2200" w:type="dxa"/>
                <w:noWrap/>
                <w:hideMark/>
              </w:tcPr>
            </w:tcPrChange>
          </w:tcPr>
          <w:p w14:paraId="32035634" w14:textId="7504CF9D" w:rsidR="00222018" w:rsidRPr="00222018" w:rsidRDefault="00222018" w:rsidP="00222018">
            <w:pPr>
              <w:pStyle w:val="MDPI42tablebody"/>
              <w:jc w:val="right"/>
              <w:rPr>
                <w:rFonts w:eastAsia="DengXian"/>
                <w:lang w:eastAsia="zh-CN"/>
                <w:rPrChange w:id="1057" w:author="Min Fan" w:date="2025-07-18T16:18:00Z" w16du:dateUtc="2025-07-18T08:18:00Z">
                  <w:rPr>
                    <w:rFonts w:eastAsiaTheme="minorEastAsia"/>
                  </w:rPr>
                </w:rPrChange>
              </w:rPr>
            </w:pPr>
            <w:ins w:id="1058" w:author="Min Fan" w:date="2025-07-18T16:18:00Z" w16du:dateUtc="2025-07-18T08:18:00Z">
              <w:r w:rsidRPr="00222018">
                <w:rPr>
                  <w:rFonts w:eastAsia="DengXian"/>
                  <w:lang w:eastAsia="zh-CN"/>
                  <w:rPrChange w:id="1059" w:author="Min Fan" w:date="2025-07-18T16:18:00Z" w16du:dateUtc="2025-07-18T08:18:00Z">
                    <w:rPr>
                      <w:rFonts w:ascii="Aptos Narrow" w:hAnsi="Aptos Narrow" w:cs="Aptos Narrow"/>
                      <w:sz w:val="24"/>
                      <w:szCs w:val="24"/>
                      <w:lang w:val="en-GB"/>
                    </w:rPr>
                  </w:rPrChange>
                </w:rPr>
                <w:t xml:space="preserve">     1 </w:t>
              </w:r>
              <w:proofErr w:type="gramStart"/>
              <w:r w:rsidRPr="00222018">
                <w:rPr>
                  <w:rFonts w:eastAsia="DengXian"/>
                  <w:lang w:eastAsia="zh-CN"/>
                  <w:rPrChange w:id="1060" w:author="Min Fan" w:date="2025-07-18T16:18:00Z" w16du:dateUtc="2025-07-18T08:18:00Z">
                    <w:rPr>
                      <w:rFonts w:ascii="Aptos Narrow" w:hAnsi="Aptos Narrow" w:cs="Aptos Narrow"/>
                      <w:sz w:val="24"/>
                      <w:szCs w:val="24"/>
                      <w:lang w:val="en-GB"/>
                    </w:rPr>
                  </w:rPrChange>
                </w:rPr>
                <w:t>(  0.1</w:t>
              </w:r>
              <w:proofErr w:type="gramEnd"/>
              <w:r w:rsidRPr="00222018">
                <w:rPr>
                  <w:rFonts w:eastAsia="DengXian"/>
                  <w:lang w:eastAsia="zh-CN"/>
                  <w:rPrChange w:id="1061" w:author="Min Fan" w:date="2025-07-18T16:18:00Z" w16du:dateUtc="2025-07-18T08:18:00Z">
                    <w:rPr>
                      <w:rFonts w:ascii="Aptos Narrow" w:hAnsi="Aptos Narrow" w:cs="Aptos Narrow"/>
                      <w:sz w:val="24"/>
                      <w:szCs w:val="24"/>
                      <w:lang w:val="en-GB"/>
                    </w:rPr>
                  </w:rPrChange>
                </w:rPr>
                <w:t xml:space="preserve">) </w:t>
              </w:r>
            </w:ins>
            <w:del w:id="1062" w:author="Min Fan" w:date="2025-07-18T16:18:00Z" w16du:dateUtc="2025-07-18T08:18:00Z">
              <w:r w:rsidRPr="00222018" w:rsidDel="00B95C26">
                <w:rPr>
                  <w:rFonts w:eastAsia="DengXian"/>
                  <w:lang w:eastAsia="zh-CN"/>
                  <w:rPrChange w:id="1063" w:author="Min Fan" w:date="2025-07-18T16:18:00Z" w16du:dateUtc="2025-07-18T08:18:00Z">
                    <w:rPr>
                      <w:rFonts w:eastAsiaTheme="minorEastAsia"/>
                    </w:rPr>
                  </w:rPrChange>
                </w:rPr>
                <w:delText xml:space="preserve">    66 (  8.2) </w:delText>
              </w:r>
            </w:del>
          </w:p>
        </w:tc>
        <w:tc>
          <w:tcPr>
            <w:tcW w:w="0" w:type="dxa"/>
            <w:noWrap/>
            <w:vAlign w:val="top"/>
            <w:hideMark/>
            <w:tcPrChange w:id="1064" w:author="Min Fan" w:date="2025-07-18T16:20:00Z" w16du:dateUtc="2025-07-18T08:20:00Z">
              <w:tcPr>
                <w:tcW w:w="2275" w:type="dxa"/>
                <w:noWrap/>
                <w:hideMark/>
              </w:tcPr>
            </w:tcPrChange>
          </w:tcPr>
          <w:p w14:paraId="450EC4C2" w14:textId="3FCB2141" w:rsidR="00222018" w:rsidRPr="00222018" w:rsidRDefault="00222018" w:rsidP="00222018">
            <w:pPr>
              <w:pStyle w:val="MDPI42tablebody"/>
              <w:jc w:val="right"/>
              <w:rPr>
                <w:rFonts w:eastAsia="DengXian"/>
                <w:lang w:eastAsia="zh-CN"/>
                <w:rPrChange w:id="1065" w:author="Min Fan" w:date="2025-07-18T16:18:00Z" w16du:dateUtc="2025-07-18T08:18:00Z">
                  <w:rPr>
                    <w:rFonts w:eastAsiaTheme="minorEastAsia"/>
                  </w:rPr>
                </w:rPrChange>
              </w:rPr>
            </w:pPr>
            <w:ins w:id="1066" w:author="Min Fan" w:date="2025-07-18T16:18:00Z" w16du:dateUtc="2025-07-18T08:18:00Z">
              <w:r w:rsidRPr="00222018">
                <w:rPr>
                  <w:rFonts w:eastAsia="DengXian"/>
                  <w:lang w:eastAsia="zh-CN"/>
                  <w:rPrChange w:id="1067" w:author="Min Fan" w:date="2025-07-18T16:18:00Z" w16du:dateUtc="2025-07-18T08:18:00Z">
                    <w:rPr>
                      <w:rFonts w:ascii="Aptos Narrow" w:hAnsi="Aptos Narrow" w:cs="Aptos Narrow"/>
                      <w:sz w:val="24"/>
                      <w:szCs w:val="24"/>
                      <w:lang w:val="en-GB"/>
                    </w:rPr>
                  </w:rPrChange>
                </w:rPr>
                <w:t xml:space="preserve">     0 </w:t>
              </w:r>
              <w:proofErr w:type="gramStart"/>
              <w:r w:rsidRPr="00222018">
                <w:rPr>
                  <w:rFonts w:eastAsia="DengXian"/>
                  <w:lang w:eastAsia="zh-CN"/>
                  <w:rPrChange w:id="1068" w:author="Min Fan" w:date="2025-07-18T16:18:00Z" w16du:dateUtc="2025-07-18T08:18:00Z">
                    <w:rPr>
                      <w:rFonts w:ascii="Aptos Narrow" w:hAnsi="Aptos Narrow" w:cs="Aptos Narrow"/>
                      <w:sz w:val="24"/>
                      <w:szCs w:val="24"/>
                      <w:lang w:val="en-GB"/>
                    </w:rPr>
                  </w:rPrChange>
                </w:rPr>
                <w:t>(  0.0</w:t>
              </w:r>
              <w:proofErr w:type="gramEnd"/>
              <w:r w:rsidRPr="00222018">
                <w:rPr>
                  <w:rFonts w:eastAsia="DengXian"/>
                  <w:lang w:eastAsia="zh-CN"/>
                  <w:rPrChange w:id="1069" w:author="Min Fan" w:date="2025-07-18T16:18:00Z" w16du:dateUtc="2025-07-18T08:18:00Z">
                    <w:rPr>
                      <w:rFonts w:ascii="Aptos Narrow" w:hAnsi="Aptos Narrow" w:cs="Aptos Narrow"/>
                      <w:sz w:val="24"/>
                      <w:szCs w:val="24"/>
                      <w:lang w:val="en-GB"/>
                    </w:rPr>
                  </w:rPrChange>
                </w:rPr>
                <w:t xml:space="preserve">) </w:t>
              </w:r>
            </w:ins>
            <w:del w:id="1070" w:author="Min Fan" w:date="2025-07-18T16:18:00Z" w16du:dateUtc="2025-07-18T08:18:00Z">
              <w:r w:rsidRPr="00222018" w:rsidDel="00B95C26">
                <w:rPr>
                  <w:rFonts w:eastAsia="DengXian"/>
                  <w:lang w:eastAsia="zh-CN"/>
                  <w:rPrChange w:id="1071" w:author="Min Fan" w:date="2025-07-18T16:18:00Z" w16du:dateUtc="2025-07-18T08:18:00Z">
                    <w:rPr>
                      <w:rFonts w:eastAsiaTheme="minorEastAsia"/>
                    </w:rPr>
                  </w:rPrChange>
                </w:rPr>
                <w:delText xml:space="preserve">     7 (  8.6) </w:delText>
              </w:r>
            </w:del>
          </w:p>
        </w:tc>
        <w:tc>
          <w:tcPr>
            <w:tcW w:w="1216" w:type="dxa"/>
            <w:noWrap/>
            <w:vAlign w:val="top"/>
            <w:hideMark/>
            <w:tcPrChange w:id="1072" w:author="Min Fan" w:date="2025-07-18T16:20:00Z" w16du:dateUtc="2025-07-18T08:20:00Z">
              <w:tcPr>
                <w:tcW w:w="766" w:type="dxa"/>
                <w:noWrap/>
                <w:hideMark/>
              </w:tcPr>
            </w:tcPrChange>
          </w:tcPr>
          <w:p w14:paraId="629F2556" w14:textId="7AE188F0" w:rsidR="00222018" w:rsidRPr="00222018" w:rsidRDefault="00222018" w:rsidP="00222018">
            <w:pPr>
              <w:pStyle w:val="MDPI42tablebody"/>
              <w:jc w:val="right"/>
              <w:rPr>
                <w:rFonts w:eastAsia="DengXian"/>
                <w:lang w:eastAsia="zh-CN"/>
                <w:rPrChange w:id="1073" w:author="Min Fan" w:date="2025-07-18T16:18:00Z" w16du:dateUtc="2025-07-18T08:18:00Z">
                  <w:rPr>
                    <w:rFonts w:eastAsiaTheme="minorEastAsia"/>
                  </w:rPr>
                </w:rPrChange>
              </w:rPr>
            </w:pPr>
            <w:ins w:id="1074" w:author="Min Fan" w:date="2025-07-18T16:18:00Z" w16du:dateUtc="2025-07-18T08:18:00Z">
              <w:r w:rsidRPr="00222018">
                <w:rPr>
                  <w:rFonts w:eastAsia="DengXian"/>
                  <w:lang w:eastAsia="zh-CN"/>
                  <w:rPrChange w:id="1075" w:author="Min Fan" w:date="2025-07-18T16:18:00Z" w16du:dateUtc="2025-07-18T08:18:00Z">
                    <w:rPr>
                      <w:rFonts w:ascii="Aptos Narrow" w:hAnsi="Aptos Narrow" w:cs="Aptos Narrow"/>
                      <w:sz w:val="24"/>
                      <w:szCs w:val="24"/>
                      <w:lang w:val="en-GB"/>
                    </w:rPr>
                  </w:rPrChange>
                </w:rPr>
                <w:t xml:space="preserve"> 0.050</w:t>
              </w:r>
            </w:ins>
            <w:del w:id="1076" w:author="Min Fan" w:date="2025-07-18T16:18:00Z" w16du:dateUtc="2025-07-18T08:18:00Z">
              <w:r w:rsidRPr="00222018" w:rsidDel="00B95C26">
                <w:rPr>
                  <w:rFonts w:eastAsia="DengXian"/>
                  <w:lang w:eastAsia="zh-CN"/>
                  <w:rPrChange w:id="1077" w:author="Min Fan" w:date="2025-07-18T16:18:00Z" w16du:dateUtc="2025-07-18T08:18:00Z">
                    <w:rPr>
                      <w:rFonts w:eastAsiaTheme="minorEastAsia"/>
                    </w:rPr>
                  </w:rPrChange>
                </w:rPr>
                <w:delText xml:space="preserve"> 0.016</w:delText>
              </w:r>
            </w:del>
          </w:p>
        </w:tc>
      </w:tr>
      <w:tr w:rsidR="00222018" w:rsidRPr="0044085D" w14:paraId="5E7BF430" w14:textId="77777777" w:rsidTr="00222018">
        <w:trPr>
          <w:trHeight w:val="300"/>
          <w:trPrChange w:id="1078" w:author="Min Fan" w:date="2025-07-18T16:20:00Z" w16du:dateUtc="2025-07-18T08:20:00Z">
            <w:trPr>
              <w:gridAfter w:val="0"/>
              <w:trHeight w:val="300"/>
            </w:trPr>
          </w:trPrChange>
        </w:trPr>
        <w:tc>
          <w:tcPr>
            <w:tcW w:w="0" w:type="dxa"/>
            <w:noWrap/>
            <w:hideMark/>
            <w:tcPrChange w:id="1079" w:author="Min Fan" w:date="2025-07-18T16:20:00Z" w16du:dateUtc="2025-07-18T08:20:00Z">
              <w:tcPr>
                <w:tcW w:w="4820" w:type="dxa"/>
                <w:noWrap/>
                <w:hideMark/>
              </w:tcPr>
            </w:tcPrChange>
          </w:tcPr>
          <w:p w14:paraId="4D7D7025" w14:textId="77777777" w:rsidR="00222018" w:rsidRPr="0044085D" w:rsidRDefault="00222018">
            <w:pPr>
              <w:pStyle w:val="MDPI42tablebody"/>
              <w:ind w:firstLine="179"/>
              <w:jc w:val="left"/>
              <w:rPr>
                <w:rFonts w:eastAsiaTheme="minorEastAsia"/>
              </w:rPr>
              <w:pPrChange w:id="1080" w:author="Min Fan" w:date="2025-07-18T16:21:00Z" w16du:dateUtc="2025-07-18T08:21:00Z">
                <w:pPr>
                  <w:pStyle w:val="MDPI42tablebody"/>
                  <w:jc w:val="left"/>
                </w:pPr>
              </w:pPrChange>
            </w:pPr>
            <w:r w:rsidRPr="0044085D">
              <w:rPr>
                <w:rFonts w:eastAsiaTheme="minorEastAsia"/>
              </w:rPr>
              <w:t xml:space="preserve">Paralysis </w:t>
            </w:r>
          </w:p>
        </w:tc>
        <w:tc>
          <w:tcPr>
            <w:tcW w:w="0" w:type="dxa"/>
            <w:noWrap/>
            <w:vAlign w:val="top"/>
            <w:hideMark/>
            <w:tcPrChange w:id="1081" w:author="Min Fan" w:date="2025-07-18T16:20:00Z" w16du:dateUtc="2025-07-18T08:20:00Z">
              <w:tcPr>
                <w:tcW w:w="2268" w:type="dxa"/>
                <w:noWrap/>
                <w:hideMark/>
              </w:tcPr>
            </w:tcPrChange>
          </w:tcPr>
          <w:p w14:paraId="604422C4" w14:textId="32F4A921" w:rsidR="00222018" w:rsidRPr="00222018" w:rsidRDefault="00222018" w:rsidP="00222018">
            <w:pPr>
              <w:pStyle w:val="MDPI42tablebody"/>
              <w:jc w:val="right"/>
              <w:rPr>
                <w:rFonts w:eastAsia="DengXian"/>
                <w:lang w:eastAsia="zh-CN"/>
                <w:rPrChange w:id="1082" w:author="Min Fan" w:date="2025-07-18T16:18:00Z" w16du:dateUtc="2025-07-18T08:18:00Z">
                  <w:rPr>
                    <w:rFonts w:eastAsiaTheme="minorEastAsia"/>
                  </w:rPr>
                </w:rPrChange>
              </w:rPr>
            </w:pPr>
            <w:ins w:id="1083" w:author="Min Fan" w:date="2025-07-18T16:18:00Z" w16du:dateUtc="2025-07-18T08:18:00Z">
              <w:r w:rsidRPr="00222018">
                <w:rPr>
                  <w:rFonts w:eastAsia="DengXian"/>
                  <w:lang w:eastAsia="zh-CN"/>
                  <w:rPrChange w:id="1084" w:author="Min Fan" w:date="2025-07-18T16:18:00Z" w16du:dateUtc="2025-07-18T08:18:00Z">
                    <w:rPr>
                      <w:rFonts w:ascii="Aptos Narrow" w:hAnsi="Aptos Narrow" w:cs="Aptos Narrow"/>
                      <w:sz w:val="24"/>
                      <w:szCs w:val="24"/>
                      <w:lang w:val="en-GB"/>
                    </w:rPr>
                  </w:rPrChange>
                </w:rPr>
                <w:t xml:space="preserve">    16 </w:t>
              </w:r>
              <w:proofErr w:type="gramStart"/>
              <w:r w:rsidRPr="00222018">
                <w:rPr>
                  <w:rFonts w:eastAsia="DengXian"/>
                  <w:lang w:eastAsia="zh-CN"/>
                  <w:rPrChange w:id="1085" w:author="Min Fan" w:date="2025-07-18T16:18:00Z" w16du:dateUtc="2025-07-18T08:18:00Z">
                    <w:rPr>
                      <w:rFonts w:ascii="Aptos Narrow" w:hAnsi="Aptos Narrow" w:cs="Aptos Narrow"/>
                      <w:sz w:val="24"/>
                      <w:szCs w:val="24"/>
                      <w:lang w:val="en-GB"/>
                    </w:rPr>
                  </w:rPrChange>
                </w:rPr>
                <w:t>(  0.2</w:t>
              </w:r>
              <w:proofErr w:type="gramEnd"/>
              <w:r w:rsidRPr="00222018">
                <w:rPr>
                  <w:rFonts w:eastAsia="DengXian"/>
                  <w:lang w:eastAsia="zh-CN"/>
                  <w:rPrChange w:id="1086" w:author="Min Fan" w:date="2025-07-18T16:18:00Z" w16du:dateUtc="2025-07-18T08:18:00Z">
                    <w:rPr>
                      <w:rFonts w:ascii="Aptos Narrow" w:hAnsi="Aptos Narrow" w:cs="Aptos Narrow"/>
                      <w:sz w:val="24"/>
                      <w:szCs w:val="24"/>
                      <w:lang w:val="en-GB"/>
                    </w:rPr>
                  </w:rPrChange>
                </w:rPr>
                <w:t xml:space="preserve">) </w:t>
              </w:r>
            </w:ins>
            <w:del w:id="1087" w:author="Min Fan" w:date="2025-07-18T16:18:00Z" w16du:dateUtc="2025-07-18T08:18:00Z">
              <w:r w:rsidRPr="00222018" w:rsidDel="00B95C26">
                <w:rPr>
                  <w:rFonts w:eastAsia="DengXian"/>
                  <w:lang w:eastAsia="zh-CN"/>
                  <w:rPrChange w:id="1088" w:author="Min Fan" w:date="2025-07-18T16:18:00Z" w16du:dateUtc="2025-07-18T08:18:00Z">
                    <w:rPr>
                      <w:rFonts w:eastAsiaTheme="minorEastAsia"/>
                    </w:rPr>
                  </w:rPrChange>
                </w:rPr>
                <w:delText xml:space="preserve">   145 (  1.8) </w:delText>
              </w:r>
            </w:del>
          </w:p>
        </w:tc>
        <w:tc>
          <w:tcPr>
            <w:tcW w:w="0" w:type="dxa"/>
            <w:noWrap/>
            <w:vAlign w:val="top"/>
            <w:hideMark/>
            <w:tcPrChange w:id="1089" w:author="Min Fan" w:date="2025-07-18T16:20:00Z" w16du:dateUtc="2025-07-18T08:20:00Z">
              <w:tcPr>
                <w:tcW w:w="2268" w:type="dxa"/>
                <w:noWrap/>
                <w:hideMark/>
              </w:tcPr>
            </w:tcPrChange>
          </w:tcPr>
          <w:p w14:paraId="30F6A58D" w14:textId="4F805CBB" w:rsidR="00222018" w:rsidRPr="00222018" w:rsidRDefault="00222018" w:rsidP="00222018">
            <w:pPr>
              <w:pStyle w:val="MDPI42tablebody"/>
              <w:jc w:val="right"/>
              <w:rPr>
                <w:rFonts w:eastAsia="DengXian"/>
                <w:lang w:eastAsia="zh-CN"/>
                <w:rPrChange w:id="1090" w:author="Min Fan" w:date="2025-07-18T16:18:00Z" w16du:dateUtc="2025-07-18T08:18:00Z">
                  <w:rPr>
                    <w:rFonts w:eastAsiaTheme="minorEastAsia"/>
                  </w:rPr>
                </w:rPrChange>
              </w:rPr>
            </w:pPr>
            <w:ins w:id="1091" w:author="Min Fan" w:date="2025-07-18T16:18:00Z" w16du:dateUtc="2025-07-18T08:18:00Z">
              <w:r w:rsidRPr="00222018">
                <w:rPr>
                  <w:rFonts w:eastAsia="DengXian"/>
                  <w:lang w:eastAsia="zh-CN"/>
                  <w:rPrChange w:id="1092" w:author="Min Fan" w:date="2025-07-18T16:18:00Z" w16du:dateUtc="2025-07-18T08:18:00Z">
                    <w:rPr>
                      <w:rFonts w:ascii="Aptos Narrow" w:hAnsi="Aptos Narrow" w:cs="Aptos Narrow"/>
                      <w:sz w:val="24"/>
                      <w:szCs w:val="24"/>
                      <w:lang w:val="en-GB"/>
                    </w:rPr>
                  </w:rPrChange>
                </w:rPr>
                <w:t xml:space="preserve">     0 </w:t>
              </w:r>
              <w:proofErr w:type="gramStart"/>
              <w:r w:rsidRPr="00222018">
                <w:rPr>
                  <w:rFonts w:eastAsia="DengXian"/>
                  <w:lang w:eastAsia="zh-CN"/>
                  <w:rPrChange w:id="1093" w:author="Min Fan" w:date="2025-07-18T16:18:00Z" w16du:dateUtc="2025-07-18T08:18:00Z">
                    <w:rPr>
                      <w:rFonts w:ascii="Aptos Narrow" w:hAnsi="Aptos Narrow" w:cs="Aptos Narrow"/>
                      <w:sz w:val="24"/>
                      <w:szCs w:val="24"/>
                      <w:lang w:val="en-GB"/>
                    </w:rPr>
                  </w:rPrChange>
                </w:rPr>
                <w:t>(  0.0</w:t>
              </w:r>
              <w:proofErr w:type="gramEnd"/>
              <w:r w:rsidRPr="00222018">
                <w:rPr>
                  <w:rFonts w:eastAsia="DengXian"/>
                  <w:lang w:eastAsia="zh-CN"/>
                  <w:rPrChange w:id="1094" w:author="Min Fan" w:date="2025-07-18T16:18:00Z" w16du:dateUtc="2025-07-18T08:18:00Z">
                    <w:rPr>
                      <w:rFonts w:ascii="Aptos Narrow" w:hAnsi="Aptos Narrow" w:cs="Aptos Narrow"/>
                      <w:sz w:val="24"/>
                      <w:szCs w:val="24"/>
                      <w:lang w:val="en-GB"/>
                    </w:rPr>
                  </w:rPrChange>
                </w:rPr>
                <w:t xml:space="preserve">) </w:t>
              </w:r>
            </w:ins>
            <w:del w:id="1095" w:author="Min Fan" w:date="2025-07-18T16:18:00Z" w16du:dateUtc="2025-07-18T08:18:00Z">
              <w:r w:rsidRPr="00222018" w:rsidDel="00B95C26">
                <w:rPr>
                  <w:rFonts w:eastAsia="DengXian"/>
                  <w:lang w:eastAsia="zh-CN"/>
                  <w:rPrChange w:id="1096" w:author="Min Fan" w:date="2025-07-18T16:18:00Z" w16du:dateUtc="2025-07-18T08:18:00Z">
                    <w:rPr>
                      <w:rFonts w:eastAsiaTheme="minorEastAsia"/>
                    </w:rPr>
                  </w:rPrChange>
                </w:rPr>
                <w:delText xml:space="preserve">     0 (  0.0) </w:delText>
              </w:r>
            </w:del>
          </w:p>
        </w:tc>
        <w:tc>
          <w:tcPr>
            <w:tcW w:w="0" w:type="dxa"/>
            <w:noWrap/>
            <w:vAlign w:val="top"/>
            <w:hideMark/>
            <w:tcPrChange w:id="1097" w:author="Min Fan" w:date="2025-07-18T16:20:00Z" w16du:dateUtc="2025-07-18T08:20:00Z">
              <w:tcPr>
                <w:tcW w:w="770" w:type="dxa"/>
                <w:noWrap/>
                <w:hideMark/>
              </w:tcPr>
            </w:tcPrChange>
          </w:tcPr>
          <w:p w14:paraId="0139DEBB" w14:textId="5C33CF39" w:rsidR="00222018" w:rsidRPr="00222018" w:rsidRDefault="00222018" w:rsidP="00222018">
            <w:pPr>
              <w:pStyle w:val="MDPI42tablebody"/>
              <w:jc w:val="right"/>
              <w:rPr>
                <w:rFonts w:eastAsia="DengXian"/>
                <w:lang w:eastAsia="zh-CN"/>
                <w:rPrChange w:id="1098" w:author="Min Fan" w:date="2025-07-18T16:18:00Z" w16du:dateUtc="2025-07-18T08:18:00Z">
                  <w:rPr>
                    <w:rFonts w:eastAsiaTheme="minorEastAsia"/>
                  </w:rPr>
                </w:rPrChange>
              </w:rPr>
            </w:pPr>
            <w:ins w:id="1099" w:author="Min Fan" w:date="2025-07-18T16:18:00Z" w16du:dateUtc="2025-07-18T08:18:00Z">
              <w:r w:rsidRPr="00222018">
                <w:rPr>
                  <w:rFonts w:eastAsia="DengXian"/>
                  <w:lang w:eastAsia="zh-CN"/>
                  <w:rPrChange w:id="1100" w:author="Min Fan" w:date="2025-07-18T16:18:00Z" w16du:dateUtc="2025-07-18T08:18:00Z">
                    <w:rPr>
                      <w:rFonts w:ascii="Aptos Narrow" w:hAnsi="Aptos Narrow" w:cs="Aptos Narrow"/>
                      <w:sz w:val="24"/>
                      <w:szCs w:val="24"/>
                      <w:lang w:val="en-GB"/>
                    </w:rPr>
                  </w:rPrChange>
                </w:rPr>
                <w:t xml:space="preserve"> 0.063</w:t>
              </w:r>
            </w:ins>
            <w:del w:id="1101" w:author="Min Fan" w:date="2025-07-18T16:18:00Z" w16du:dateUtc="2025-07-18T08:18:00Z">
              <w:r w:rsidRPr="00222018" w:rsidDel="00B95C26">
                <w:rPr>
                  <w:rFonts w:eastAsia="DengXian"/>
                  <w:lang w:eastAsia="zh-CN"/>
                  <w:rPrChange w:id="1102" w:author="Min Fan" w:date="2025-07-18T16:18:00Z" w16du:dateUtc="2025-07-18T08:18:00Z">
                    <w:rPr>
                      <w:rFonts w:eastAsiaTheme="minorEastAsia"/>
                    </w:rPr>
                  </w:rPrChange>
                </w:rPr>
                <w:delText xml:space="preserve"> 0.133</w:delText>
              </w:r>
            </w:del>
          </w:p>
        </w:tc>
        <w:tc>
          <w:tcPr>
            <w:tcW w:w="0" w:type="dxa"/>
            <w:noWrap/>
            <w:vAlign w:val="top"/>
            <w:hideMark/>
            <w:tcPrChange w:id="1103" w:author="Min Fan" w:date="2025-07-18T16:20:00Z" w16du:dateUtc="2025-07-18T08:20:00Z">
              <w:tcPr>
                <w:tcW w:w="2200" w:type="dxa"/>
                <w:noWrap/>
                <w:hideMark/>
              </w:tcPr>
            </w:tcPrChange>
          </w:tcPr>
          <w:p w14:paraId="24224A82" w14:textId="36E04945" w:rsidR="00222018" w:rsidRPr="00222018" w:rsidRDefault="00222018" w:rsidP="00222018">
            <w:pPr>
              <w:pStyle w:val="MDPI42tablebody"/>
              <w:jc w:val="right"/>
              <w:rPr>
                <w:rFonts w:eastAsia="DengXian"/>
                <w:lang w:eastAsia="zh-CN"/>
                <w:rPrChange w:id="1104" w:author="Min Fan" w:date="2025-07-18T16:18:00Z" w16du:dateUtc="2025-07-18T08:18:00Z">
                  <w:rPr>
                    <w:rFonts w:eastAsiaTheme="minorEastAsia"/>
                  </w:rPr>
                </w:rPrChange>
              </w:rPr>
            </w:pPr>
            <w:ins w:id="1105" w:author="Min Fan" w:date="2025-07-18T16:18:00Z" w16du:dateUtc="2025-07-18T08:18:00Z">
              <w:r w:rsidRPr="00222018">
                <w:rPr>
                  <w:rFonts w:eastAsia="DengXian"/>
                  <w:lang w:eastAsia="zh-CN"/>
                  <w:rPrChange w:id="1106" w:author="Min Fan" w:date="2025-07-18T16:18:00Z" w16du:dateUtc="2025-07-18T08:18:00Z">
                    <w:rPr>
                      <w:rFonts w:ascii="Aptos Narrow" w:hAnsi="Aptos Narrow" w:cs="Aptos Narrow"/>
                      <w:sz w:val="24"/>
                      <w:szCs w:val="24"/>
                      <w:lang w:val="en-GB"/>
                    </w:rPr>
                  </w:rPrChange>
                </w:rPr>
                <w:t xml:space="preserve">   806 (100.0) </w:t>
              </w:r>
            </w:ins>
            <w:del w:id="1107" w:author="Min Fan" w:date="2025-07-18T16:18:00Z" w16du:dateUtc="2025-07-18T08:18:00Z">
              <w:r w:rsidRPr="00222018" w:rsidDel="00B95C26">
                <w:rPr>
                  <w:rFonts w:eastAsia="DengXian"/>
                  <w:lang w:eastAsia="zh-CN"/>
                  <w:rPrChange w:id="1108" w:author="Min Fan" w:date="2025-07-18T16:18:00Z" w16du:dateUtc="2025-07-18T08:18:00Z">
                    <w:rPr>
                      <w:rFonts w:eastAsiaTheme="minorEastAsia"/>
                    </w:rPr>
                  </w:rPrChange>
                </w:rPr>
                <w:delText xml:space="preserve">     1 (  0.1) </w:delText>
              </w:r>
            </w:del>
          </w:p>
        </w:tc>
        <w:tc>
          <w:tcPr>
            <w:tcW w:w="0" w:type="dxa"/>
            <w:noWrap/>
            <w:vAlign w:val="top"/>
            <w:hideMark/>
            <w:tcPrChange w:id="1109" w:author="Min Fan" w:date="2025-07-18T16:20:00Z" w16du:dateUtc="2025-07-18T08:20:00Z">
              <w:tcPr>
                <w:tcW w:w="2275" w:type="dxa"/>
                <w:noWrap/>
                <w:hideMark/>
              </w:tcPr>
            </w:tcPrChange>
          </w:tcPr>
          <w:p w14:paraId="529114E6" w14:textId="05DFE0C9" w:rsidR="00222018" w:rsidRPr="00222018" w:rsidRDefault="00222018" w:rsidP="00222018">
            <w:pPr>
              <w:pStyle w:val="MDPI42tablebody"/>
              <w:jc w:val="right"/>
              <w:rPr>
                <w:rFonts w:eastAsia="DengXian"/>
                <w:lang w:eastAsia="zh-CN"/>
                <w:rPrChange w:id="1110" w:author="Min Fan" w:date="2025-07-18T16:18:00Z" w16du:dateUtc="2025-07-18T08:18:00Z">
                  <w:rPr>
                    <w:rFonts w:eastAsiaTheme="minorEastAsia"/>
                  </w:rPr>
                </w:rPrChange>
              </w:rPr>
            </w:pPr>
            <w:ins w:id="1111" w:author="Min Fan" w:date="2025-07-18T16:18:00Z" w16du:dateUtc="2025-07-18T08:18:00Z">
              <w:r w:rsidRPr="00222018">
                <w:rPr>
                  <w:rFonts w:eastAsia="DengXian"/>
                  <w:lang w:eastAsia="zh-CN"/>
                  <w:rPrChange w:id="1112" w:author="Min Fan" w:date="2025-07-18T16:18:00Z" w16du:dateUtc="2025-07-18T08:18:00Z">
                    <w:rPr>
                      <w:rFonts w:ascii="Aptos Narrow" w:hAnsi="Aptos Narrow" w:cs="Aptos Narrow"/>
                      <w:sz w:val="24"/>
                      <w:szCs w:val="24"/>
                      <w:lang w:val="en-GB"/>
                    </w:rPr>
                  </w:rPrChange>
                </w:rPr>
                <w:t xml:space="preserve">    81 (100.0) </w:t>
              </w:r>
            </w:ins>
            <w:del w:id="1113" w:author="Min Fan" w:date="2025-07-18T16:18:00Z" w16du:dateUtc="2025-07-18T08:18:00Z">
              <w:r w:rsidRPr="00222018" w:rsidDel="00B95C26">
                <w:rPr>
                  <w:rFonts w:eastAsia="DengXian"/>
                  <w:lang w:eastAsia="zh-CN"/>
                  <w:rPrChange w:id="1114" w:author="Min Fan" w:date="2025-07-18T16:18:00Z" w16du:dateUtc="2025-07-18T08:18:00Z">
                    <w:rPr>
                      <w:rFonts w:eastAsiaTheme="minorEastAsia"/>
                    </w:rPr>
                  </w:rPrChange>
                </w:rPr>
                <w:delText xml:space="preserve">     0 (  0.0) </w:delText>
              </w:r>
            </w:del>
          </w:p>
        </w:tc>
        <w:tc>
          <w:tcPr>
            <w:tcW w:w="1216" w:type="dxa"/>
            <w:noWrap/>
            <w:vAlign w:val="top"/>
            <w:hideMark/>
            <w:tcPrChange w:id="1115" w:author="Min Fan" w:date="2025-07-18T16:20:00Z" w16du:dateUtc="2025-07-18T08:20:00Z">
              <w:tcPr>
                <w:tcW w:w="766" w:type="dxa"/>
                <w:noWrap/>
                <w:hideMark/>
              </w:tcPr>
            </w:tcPrChange>
          </w:tcPr>
          <w:p w14:paraId="22DB9F53" w14:textId="5AE139B8" w:rsidR="00222018" w:rsidRPr="00222018" w:rsidRDefault="00222018" w:rsidP="00222018">
            <w:pPr>
              <w:pStyle w:val="MDPI42tablebody"/>
              <w:jc w:val="right"/>
              <w:rPr>
                <w:rFonts w:eastAsia="DengXian"/>
                <w:lang w:eastAsia="zh-CN"/>
                <w:rPrChange w:id="1116" w:author="Min Fan" w:date="2025-07-18T16:18:00Z" w16du:dateUtc="2025-07-18T08:18:00Z">
                  <w:rPr>
                    <w:rFonts w:eastAsiaTheme="minorEastAsia"/>
                  </w:rPr>
                </w:rPrChange>
              </w:rPr>
            </w:pPr>
            <w:ins w:id="1117" w:author="Min Fan" w:date="2025-07-18T16:18:00Z" w16du:dateUtc="2025-07-18T08:18:00Z">
              <w:r w:rsidRPr="00222018">
                <w:rPr>
                  <w:rFonts w:eastAsia="DengXian"/>
                  <w:lang w:eastAsia="zh-CN"/>
                  <w:rPrChange w:id="1118" w:author="Min Fan" w:date="2025-07-18T16:18:00Z" w16du:dateUtc="2025-07-18T08:18:00Z">
                    <w:rPr>
                      <w:rFonts w:ascii="Aptos Narrow" w:hAnsi="Aptos Narrow" w:cs="Aptos Narrow"/>
                      <w:sz w:val="24"/>
                      <w:szCs w:val="24"/>
                      <w:lang w:val="en-GB"/>
                    </w:rPr>
                  </w:rPrChange>
                </w:rPr>
                <w:t>&lt;0.001</w:t>
              </w:r>
            </w:ins>
            <w:del w:id="1119" w:author="Min Fan" w:date="2025-07-18T16:18:00Z" w16du:dateUtc="2025-07-18T08:18:00Z">
              <w:r w:rsidRPr="00222018" w:rsidDel="00B95C26">
                <w:rPr>
                  <w:rFonts w:eastAsia="DengXian"/>
                  <w:lang w:eastAsia="zh-CN"/>
                  <w:rPrChange w:id="1120" w:author="Min Fan" w:date="2025-07-18T16:18:00Z" w16du:dateUtc="2025-07-18T08:18:00Z">
                    <w:rPr>
                      <w:rFonts w:eastAsiaTheme="minorEastAsia"/>
                    </w:rPr>
                  </w:rPrChange>
                </w:rPr>
                <w:delText xml:space="preserve"> 0.050</w:delText>
              </w:r>
            </w:del>
          </w:p>
        </w:tc>
      </w:tr>
      <w:tr w:rsidR="00222018" w:rsidRPr="0044085D" w:rsidDel="00222018" w14:paraId="4B362116" w14:textId="56614450" w:rsidTr="00222018">
        <w:trPr>
          <w:trHeight w:val="300"/>
          <w:del w:id="1121" w:author="Min Fan" w:date="2025-07-18T16:22:00Z"/>
          <w:trPrChange w:id="1122" w:author="Min Fan" w:date="2025-07-18T16:20:00Z" w16du:dateUtc="2025-07-18T08:20:00Z">
            <w:trPr>
              <w:gridAfter w:val="0"/>
              <w:trHeight w:val="300"/>
            </w:trPr>
          </w:trPrChange>
        </w:trPr>
        <w:tc>
          <w:tcPr>
            <w:tcW w:w="0" w:type="dxa"/>
            <w:noWrap/>
            <w:hideMark/>
            <w:tcPrChange w:id="1123" w:author="Min Fan" w:date="2025-07-18T16:20:00Z" w16du:dateUtc="2025-07-18T08:20:00Z">
              <w:tcPr>
                <w:tcW w:w="4820" w:type="dxa"/>
                <w:noWrap/>
                <w:hideMark/>
              </w:tcPr>
            </w:tcPrChange>
          </w:tcPr>
          <w:p w14:paraId="5453C8C0" w14:textId="7D5A533C" w:rsidR="00222018" w:rsidRPr="0044085D" w:rsidDel="00222018" w:rsidRDefault="00222018">
            <w:pPr>
              <w:pStyle w:val="MDPI42tablebody"/>
              <w:ind w:firstLine="179"/>
              <w:jc w:val="left"/>
              <w:rPr>
                <w:del w:id="1124" w:author="Min Fan" w:date="2025-07-18T16:22:00Z" w16du:dateUtc="2025-07-18T08:22:00Z"/>
                <w:rFonts w:eastAsiaTheme="minorEastAsia"/>
              </w:rPr>
              <w:pPrChange w:id="1125" w:author="Min Fan" w:date="2025-07-18T16:21:00Z" w16du:dateUtc="2025-07-18T08:21:00Z">
                <w:pPr>
                  <w:pStyle w:val="MDPI42tablebody"/>
                  <w:jc w:val="left"/>
                </w:pPr>
              </w:pPrChange>
            </w:pPr>
            <w:del w:id="1126" w:author="Min Fan" w:date="2025-07-18T16:22:00Z" w16du:dateUtc="2025-07-18T08:22:00Z">
              <w:r w:rsidRPr="0044085D" w:rsidDel="00222018">
                <w:rPr>
                  <w:rFonts w:eastAsiaTheme="minorEastAsia"/>
                </w:rPr>
                <w:delText xml:space="preserve">Diabetes </w:delText>
              </w:r>
            </w:del>
          </w:p>
        </w:tc>
        <w:tc>
          <w:tcPr>
            <w:tcW w:w="0" w:type="dxa"/>
            <w:noWrap/>
            <w:vAlign w:val="top"/>
            <w:hideMark/>
            <w:tcPrChange w:id="1127" w:author="Min Fan" w:date="2025-07-18T16:20:00Z" w16du:dateUtc="2025-07-18T08:20:00Z">
              <w:tcPr>
                <w:tcW w:w="2268" w:type="dxa"/>
                <w:noWrap/>
                <w:hideMark/>
              </w:tcPr>
            </w:tcPrChange>
          </w:tcPr>
          <w:p w14:paraId="2D495C7F" w14:textId="3E661D5F" w:rsidR="00222018" w:rsidRPr="00222018" w:rsidDel="00222018" w:rsidRDefault="00222018" w:rsidP="00222018">
            <w:pPr>
              <w:pStyle w:val="MDPI42tablebody"/>
              <w:jc w:val="right"/>
              <w:rPr>
                <w:del w:id="1128" w:author="Min Fan" w:date="2025-07-18T16:22:00Z" w16du:dateUtc="2025-07-18T08:22:00Z"/>
                <w:rFonts w:eastAsia="DengXian"/>
                <w:lang w:eastAsia="zh-CN"/>
                <w:rPrChange w:id="1129" w:author="Min Fan" w:date="2025-07-18T16:18:00Z" w16du:dateUtc="2025-07-18T08:18:00Z">
                  <w:rPr>
                    <w:del w:id="1130" w:author="Min Fan" w:date="2025-07-18T16:22:00Z" w16du:dateUtc="2025-07-18T08:22:00Z"/>
                    <w:rFonts w:eastAsiaTheme="minorEastAsia"/>
                  </w:rPr>
                </w:rPrChange>
              </w:rPr>
            </w:pPr>
            <w:del w:id="1131" w:author="Min Fan" w:date="2025-07-18T16:18:00Z" w16du:dateUtc="2025-07-18T08:18:00Z">
              <w:r w:rsidRPr="00222018" w:rsidDel="00B95C26">
                <w:rPr>
                  <w:rFonts w:eastAsia="DengXian"/>
                  <w:lang w:eastAsia="zh-CN"/>
                  <w:rPrChange w:id="1132" w:author="Min Fan" w:date="2025-07-18T16:18:00Z" w16du:dateUtc="2025-07-18T08:18:00Z">
                    <w:rPr/>
                  </w:rPrChange>
                </w:rPr>
                <w:delText xml:space="preserve">    16 (  0.2) </w:delText>
              </w:r>
            </w:del>
          </w:p>
        </w:tc>
        <w:tc>
          <w:tcPr>
            <w:tcW w:w="0" w:type="dxa"/>
            <w:noWrap/>
            <w:vAlign w:val="top"/>
            <w:hideMark/>
            <w:tcPrChange w:id="1133" w:author="Min Fan" w:date="2025-07-18T16:20:00Z" w16du:dateUtc="2025-07-18T08:20:00Z">
              <w:tcPr>
                <w:tcW w:w="2268" w:type="dxa"/>
                <w:noWrap/>
                <w:hideMark/>
              </w:tcPr>
            </w:tcPrChange>
          </w:tcPr>
          <w:p w14:paraId="726E3971" w14:textId="7B66CCE9" w:rsidR="00222018" w:rsidRPr="00222018" w:rsidDel="00222018" w:rsidRDefault="00222018" w:rsidP="00222018">
            <w:pPr>
              <w:pStyle w:val="MDPI42tablebody"/>
              <w:jc w:val="right"/>
              <w:rPr>
                <w:del w:id="1134" w:author="Min Fan" w:date="2025-07-18T16:22:00Z" w16du:dateUtc="2025-07-18T08:22:00Z"/>
                <w:rFonts w:eastAsia="DengXian"/>
                <w:lang w:eastAsia="zh-CN"/>
                <w:rPrChange w:id="1135" w:author="Min Fan" w:date="2025-07-18T16:18:00Z" w16du:dateUtc="2025-07-18T08:18:00Z">
                  <w:rPr>
                    <w:del w:id="1136" w:author="Min Fan" w:date="2025-07-18T16:22:00Z" w16du:dateUtc="2025-07-18T08:22:00Z"/>
                    <w:rFonts w:eastAsiaTheme="minorEastAsia"/>
                  </w:rPr>
                </w:rPrChange>
              </w:rPr>
            </w:pPr>
            <w:del w:id="1137" w:author="Min Fan" w:date="2025-07-18T16:18:00Z" w16du:dateUtc="2025-07-18T08:18:00Z">
              <w:r w:rsidRPr="00222018" w:rsidDel="00B95C26">
                <w:rPr>
                  <w:rFonts w:eastAsia="DengXian"/>
                  <w:lang w:eastAsia="zh-CN"/>
                  <w:rPrChange w:id="1138" w:author="Min Fan" w:date="2025-07-18T16:18:00Z" w16du:dateUtc="2025-07-18T08:18:00Z">
                    <w:rPr/>
                  </w:rPrChange>
                </w:rPr>
                <w:delText xml:space="preserve">     0 (  0.0) </w:delText>
              </w:r>
            </w:del>
          </w:p>
        </w:tc>
        <w:tc>
          <w:tcPr>
            <w:tcW w:w="0" w:type="dxa"/>
            <w:noWrap/>
            <w:vAlign w:val="top"/>
            <w:hideMark/>
            <w:tcPrChange w:id="1139" w:author="Min Fan" w:date="2025-07-18T16:20:00Z" w16du:dateUtc="2025-07-18T08:20:00Z">
              <w:tcPr>
                <w:tcW w:w="770" w:type="dxa"/>
                <w:noWrap/>
                <w:hideMark/>
              </w:tcPr>
            </w:tcPrChange>
          </w:tcPr>
          <w:p w14:paraId="099EA4EE" w14:textId="13E5CD1E" w:rsidR="00222018" w:rsidRPr="00222018" w:rsidDel="00222018" w:rsidRDefault="00222018" w:rsidP="00222018">
            <w:pPr>
              <w:pStyle w:val="MDPI42tablebody"/>
              <w:jc w:val="right"/>
              <w:rPr>
                <w:del w:id="1140" w:author="Min Fan" w:date="2025-07-18T16:22:00Z" w16du:dateUtc="2025-07-18T08:22:00Z"/>
                <w:rFonts w:eastAsia="DengXian"/>
                <w:lang w:eastAsia="zh-CN"/>
                <w:rPrChange w:id="1141" w:author="Min Fan" w:date="2025-07-18T16:18:00Z" w16du:dateUtc="2025-07-18T08:18:00Z">
                  <w:rPr>
                    <w:del w:id="1142" w:author="Min Fan" w:date="2025-07-18T16:22:00Z" w16du:dateUtc="2025-07-18T08:22:00Z"/>
                    <w:rFonts w:eastAsiaTheme="minorEastAsia"/>
                  </w:rPr>
                </w:rPrChange>
              </w:rPr>
            </w:pPr>
            <w:del w:id="1143" w:author="Min Fan" w:date="2025-07-18T16:18:00Z" w16du:dateUtc="2025-07-18T08:18:00Z">
              <w:r w:rsidRPr="00222018" w:rsidDel="00B95C26">
                <w:rPr>
                  <w:rFonts w:eastAsia="DengXian"/>
                  <w:lang w:eastAsia="zh-CN"/>
                  <w:rPrChange w:id="1144" w:author="Min Fan" w:date="2025-07-18T16:18:00Z" w16du:dateUtc="2025-07-18T08:18:00Z">
                    <w:rPr/>
                  </w:rPrChange>
                </w:rPr>
                <w:delText xml:space="preserve"> 0.178</w:delText>
              </w:r>
            </w:del>
          </w:p>
        </w:tc>
        <w:tc>
          <w:tcPr>
            <w:tcW w:w="0" w:type="dxa"/>
            <w:noWrap/>
            <w:vAlign w:val="top"/>
            <w:hideMark/>
            <w:tcPrChange w:id="1145" w:author="Min Fan" w:date="2025-07-18T16:20:00Z" w16du:dateUtc="2025-07-18T08:20:00Z">
              <w:tcPr>
                <w:tcW w:w="2200" w:type="dxa"/>
                <w:noWrap/>
                <w:hideMark/>
              </w:tcPr>
            </w:tcPrChange>
          </w:tcPr>
          <w:p w14:paraId="262A0220" w14:textId="3A0BA259" w:rsidR="00222018" w:rsidRPr="00222018" w:rsidDel="00222018" w:rsidRDefault="00222018" w:rsidP="00222018">
            <w:pPr>
              <w:pStyle w:val="MDPI42tablebody"/>
              <w:jc w:val="right"/>
              <w:rPr>
                <w:del w:id="1146" w:author="Min Fan" w:date="2025-07-18T16:22:00Z" w16du:dateUtc="2025-07-18T08:22:00Z"/>
                <w:rFonts w:eastAsia="DengXian"/>
                <w:lang w:eastAsia="zh-CN"/>
                <w:rPrChange w:id="1147" w:author="Min Fan" w:date="2025-07-18T16:18:00Z" w16du:dateUtc="2025-07-18T08:18:00Z">
                  <w:rPr>
                    <w:del w:id="1148" w:author="Min Fan" w:date="2025-07-18T16:22:00Z" w16du:dateUtc="2025-07-18T08:22:00Z"/>
                    <w:rFonts w:eastAsiaTheme="minorEastAsia"/>
                  </w:rPr>
                </w:rPrChange>
              </w:rPr>
            </w:pPr>
            <w:del w:id="1149" w:author="Min Fan" w:date="2025-07-18T16:18:00Z" w16du:dateUtc="2025-07-18T08:18:00Z">
              <w:r w:rsidRPr="00222018" w:rsidDel="00B95C26">
                <w:rPr>
                  <w:rFonts w:eastAsia="DengXian"/>
                  <w:lang w:eastAsia="zh-CN"/>
                  <w:rPrChange w:id="1150" w:author="Min Fan" w:date="2025-07-18T16:18:00Z" w16du:dateUtc="2025-07-18T08:18:00Z">
                    <w:rPr/>
                  </w:rPrChange>
                </w:rPr>
                <w:delText xml:space="preserve">   806 (100.0) </w:delText>
              </w:r>
            </w:del>
          </w:p>
        </w:tc>
        <w:tc>
          <w:tcPr>
            <w:tcW w:w="0" w:type="dxa"/>
            <w:noWrap/>
            <w:vAlign w:val="top"/>
            <w:hideMark/>
            <w:tcPrChange w:id="1151" w:author="Min Fan" w:date="2025-07-18T16:20:00Z" w16du:dateUtc="2025-07-18T08:20:00Z">
              <w:tcPr>
                <w:tcW w:w="2275" w:type="dxa"/>
                <w:noWrap/>
                <w:hideMark/>
              </w:tcPr>
            </w:tcPrChange>
          </w:tcPr>
          <w:p w14:paraId="34A039ED" w14:textId="5CBE1F50" w:rsidR="00222018" w:rsidRPr="00222018" w:rsidDel="00222018" w:rsidRDefault="00222018" w:rsidP="00222018">
            <w:pPr>
              <w:pStyle w:val="MDPI42tablebody"/>
              <w:jc w:val="right"/>
              <w:rPr>
                <w:del w:id="1152" w:author="Min Fan" w:date="2025-07-18T16:22:00Z" w16du:dateUtc="2025-07-18T08:22:00Z"/>
                <w:rFonts w:eastAsia="DengXian"/>
                <w:lang w:eastAsia="zh-CN"/>
                <w:rPrChange w:id="1153" w:author="Min Fan" w:date="2025-07-18T16:18:00Z" w16du:dateUtc="2025-07-18T08:18:00Z">
                  <w:rPr>
                    <w:del w:id="1154" w:author="Min Fan" w:date="2025-07-18T16:22:00Z" w16du:dateUtc="2025-07-18T08:22:00Z"/>
                    <w:rFonts w:eastAsiaTheme="minorEastAsia"/>
                  </w:rPr>
                </w:rPrChange>
              </w:rPr>
            </w:pPr>
            <w:del w:id="1155" w:author="Min Fan" w:date="2025-07-18T16:18:00Z" w16du:dateUtc="2025-07-18T08:18:00Z">
              <w:r w:rsidRPr="00222018" w:rsidDel="00B95C26">
                <w:rPr>
                  <w:rFonts w:eastAsia="DengXian"/>
                  <w:lang w:eastAsia="zh-CN"/>
                  <w:rPrChange w:id="1156" w:author="Min Fan" w:date="2025-07-18T16:18:00Z" w16du:dateUtc="2025-07-18T08:18:00Z">
                    <w:rPr/>
                  </w:rPrChange>
                </w:rPr>
                <w:delText xml:space="preserve">    81 (100.0) </w:delText>
              </w:r>
            </w:del>
          </w:p>
        </w:tc>
        <w:tc>
          <w:tcPr>
            <w:tcW w:w="1216" w:type="dxa"/>
            <w:noWrap/>
            <w:vAlign w:val="top"/>
            <w:hideMark/>
            <w:tcPrChange w:id="1157" w:author="Min Fan" w:date="2025-07-18T16:20:00Z" w16du:dateUtc="2025-07-18T08:20:00Z">
              <w:tcPr>
                <w:tcW w:w="766" w:type="dxa"/>
                <w:noWrap/>
                <w:hideMark/>
              </w:tcPr>
            </w:tcPrChange>
          </w:tcPr>
          <w:p w14:paraId="01DB0AB3" w14:textId="73F9EF61" w:rsidR="00222018" w:rsidRPr="00222018" w:rsidDel="00222018" w:rsidRDefault="00222018" w:rsidP="00222018">
            <w:pPr>
              <w:pStyle w:val="MDPI42tablebody"/>
              <w:jc w:val="right"/>
              <w:rPr>
                <w:del w:id="1158" w:author="Min Fan" w:date="2025-07-18T16:22:00Z" w16du:dateUtc="2025-07-18T08:22:00Z"/>
                <w:rFonts w:eastAsia="DengXian"/>
                <w:lang w:eastAsia="zh-CN"/>
                <w:rPrChange w:id="1159" w:author="Min Fan" w:date="2025-07-18T16:18:00Z" w16du:dateUtc="2025-07-18T08:18:00Z">
                  <w:rPr>
                    <w:del w:id="1160" w:author="Min Fan" w:date="2025-07-18T16:22:00Z" w16du:dateUtc="2025-07-18T08:22:00Z"/>
                    <w:rFonts w:eastAsiaTheme="minorEastAsia"/>
                  </w:rPr>
                </w:rPrChange>
              </w:rPr>
            </w:pPr>
            <w:del w:id="1161" w:author="Min Fan" w:date="2025-07-18T16:18:00Z" w16du:dateUtc="2025-07-18T08:18:00Z">
              <w:r w:rsidRPr="00222018" w:rsidDel="00B95C26">
                <w:rPr>
                  <w:rFonts w:eastAsia="DengXian"/>
                  <w:lang w:eastAsia="zh-CN"/>
                  <w:rPrChange w:id="1162" w:author="Min Fan" w:date="2025-07-18T16:18:00Z" w16du:dateUtc="2025-07-18T08:18:00Z">
                    <w:rPr/>
                  </w:rPrChange>
                </w:rPr>
                <w:delText>&lt;0.001</w:delText>
              </w:r>
            </w:del>
          </w:p>
        </w:tc>
      </w:tr>
      <w:tr w:rsidR="00222018" w:rsidRPr="0044085D" w:rsidDel="00222018" w14:paraId="1E1FA123" w14:textId="60CFA18A" w:rsidTr="00222018">
        <w:trPr>
          <w:trHeight w:val="300"/>
          <w:del w:id="1163" w:author="Min Fan" w:date="2025-07-18T16:22:00Z"/>
          <w:trPrChange w:id="1164" w:author="Min Fan" w:date="2025-07-18T16:20:00Z" w16du:dateUtc="2025-07-18T08:20:00Z">
            <w:trPr>
              <w:gridAfter w:val="0"/>
              <w:trHeight w:val="300"/>
            </w:trPr>
          </w:trPrChange>
        </w:trPr>
        <w:tc>
          <w:tcPr>
            <w:tcW w:w="0" w:type="dxa"/>
            <w:noWrap/>
            <w:hideMark/>
            <w:tcPrChange w:id="1165" w:author="Min Fan" w:date="2025-07-18T16:20:00Z" w16du:dateUtc="2025-07-18T08:20:00Z">
              <w:tcPr>
                <w:tcW w:w="4820" w:type="dxa"/>
                <w:noWrap/>
                <w:hideMark/>
              </w:tcPr>
            </w:tcPrChange>
          </w:tcPr>
          <w:p w14:paraId="76A01B56" w14:textId="5DFB725F" w:rsidR="00222018" w:rsidRPr="0044085D" w:rsidDel="00222018" w:rsidRDefault="00222018">
            <w:pPr>
              <w:pStyle w:val="MDPI42tablebody"/>
              <w:ind w:firstLine="179"/>
              <w:jc w:val="left"/>
              <w:rPr>
                <w:del w:id="1166" w:author="Min Fan" w:date="2025-07-18T16:22:00Z" w16du:dateUtc="2025-07-18T08:22:00Z"/>
                <w:rFonts w:eastAsiaTheme="minorEastAsia"/>
              </w:rPr>
              <w:pPrChange w:id="1167" w:author="Min Fan" w:date="2025-07-18T16:21:00Z" w16du:dateUtc="2025-07-18T08:21:00Z">
                <w:pPr>
                  <w:pStyle w:val="MDPI42tablebody"/>
                  <w:jc w:val="left"/>
                </w:pPr>
              </w:pPrChange>
            </w:pPr>
            <w:del w:id="1168" w:author="Min Fan" w:date="2025-07-18T16:22:00Z" w16du:dateUtc="2025-07-18T08:22:00Z">
              <w:r w:rsidRPr="0044085D" w:rsidDel="00222018">
                <w:rPr>
                  <w:rFonts w:eastAsiaTheme="minorEastAsia"/>
                </w:rPr>
                <w:delText xml:space="preserve">Mild liver disease </w:delText>
              </w:r>
            </w:del>
          </w:p>
        </w:tc>
        <w:tc>
          <w:tcPr>
            <w:tcW w:w="0" w:type="dxa"/>
            <w:noWrap/>
            <w:vAlign w:val="top"/>
            <w:hideMark/>
            <w:tcPrChange w:id="1169" w:author="Min Fan" w:date="2025-07-18T16:20:00Z" w16du:dateUtc="2025-07-18T08:20:00Z">
              <w:tcPr>
                <w:tcW w:w="2268" w:type="dxa"/>
                <w:noWrap/>
                <w:hideMark/>
              </w:tcPr>
            </w:tcPrChange>
          </w:tcPr>
          <w:p w14:paraId="7745BAFC" w14:textId="782D12E7" w:rsidR="00222018" w:rsidRPr="00222018" w:rsidDel="00222018" w:rsidRDefault="00222018" w:rsidP="00222018">
            <w:pPr>
              <w:pStyle w:val="MDPI42tablebody"/>
              <w:jc w:val="right"/>
              <w:rPr>
                <w:del w:id="1170" w:author="Min Fan" w:date="2025-07-18T16:22:00Z" w16du:dateUtc="2025-07-18T08:22:00Z"/>
                <w:rFonts w:eastAsia="DengXian"/>
                <w:lang w:eastAsia="zh-CN"/>
                <w:rPrChange w:id="1171" w:author="Min Fan" w:date="2025-07-18T16:18:00Z" w16du:dateUtc="2025-07-18T08:18:00Z">
                  <w:rPr>
                    <w:del w:id="1172" w:author="Min Fan" w:date="2025-07-18T16:22:00Z" w16du:dateUtc="2025-07-18T08:22:00Z"/>
                    <w:rFonts w:eastAsiaTheme="minorEastAsia"/>
                  </w:rPr>
                </w:rPrChange>
              </w:rPr>
            </w:pPr>
            <w:del w:id="1173" w:author="Min Fan" w:date="2025-07-18T16:18:00Z" w16du:dateUtc="2025-07-18T08:18:00Z">
              <w:r w:rsidRPr="00222018" w:rsidDel="00B95C26">
                <w:rPr>
                  <w:rFonts w:eastAsia="DengXian"/>
                  <w:lang w:eastAsia="zh-CN"/>
                  <w:rPrChange w:id="1174" w:author="Min Fan" w:date="2025-07-18T16:18:00Z" w16du:dateUtc="2025-07-18T08:18:00Z">
                    <w:rPr/>
                  </w:rPrChange>
                </w:rPr>
                <w:delText xml:space="preserve">  4214 ( 51.7) </w:delText>
              </w:r>
            </w:del>
          </w:p>
        </w:tc>
        <w:tc>
          <w:tcPr>
            <w:tcW w:w="0" w:type="dxa"/>
            <w:noWrap/>
            <w:vAlign w:val="top"/>
            <w:hideMark/>
            <w:tcPrChange w:id="1175" w:author="Min Fan" w:date="2025-07-18T16:20:00Z" w16du:dateUtc="2025-07-18T08:20:00Z">
              <w:tcPr>
                <w:tcW w:w="2268" w:type="dxa"/>
                <w:noWrap/>
                <w:hideMark/>
              </w:tcPr>
            </w:tcPrChange>
          </w:tcPr>
          <w:p w14:paraId="4923426B" w14:textId="194EA3BD" w:rsidR="00222018" w:rsidRPr="00222018" w:rsidDel="00222018" w:rsidRDefault="00222018" w:rsidP="00222018">
            <w:pPr>
              <w:pStyle w:val="MDPI42tablebody"/>
              <w:jc w:val="right"/>
              <w:rPr>
                <w:del w:id="1176" w:author="Min Fan" w:date="2025-07-18T16:22:00Z" w16du:dateUtc="2025-07-18T08:22:00Z"/>
                <w:rFonts w:eastAsia="DengXian"/>
                <w:lang w:eastAsia="zh-CN"/>
                <w:rPrChange w:id="1177" w:author="Min Fan" w:date="2025-07-18T16:18:00Z" w16du:dateUtc="2025-07-18T08:18:00Z">
                  <w:rPr>
                    <w:del w:id="1178" w:author="Min Fan" w:date="2025-07-18T16:22:00Z" w16du:dateUtc="2025-07-18T08:22:00Z"/>
                    <w:rFonts w:eastAsiaTheme="minorEastAsia"/>
                  </w:rPr>
                </w:rPrChange>
              </w:rPr>
            </w:pPr>
            <w:del w:id="1179" w:author="Min Fan" w:date="2025-07-18T16:18:00Z" w16du:dateUtc="2025-07-18T08:18:00Z">
              <w:r w:rsidRPr="00222018" w:rsidDel="00B95C26">
                <w:rPr>
                  <w:rFonts w:eastAsia="DengXian"/>
                  <w:lang w:eastAsia="zh-CN"/>
                  <w:rPrChange w:id="1180" w:author="Min Fan" w:date="2025-07-18T16:18:00Z" w16du:dateUtc="2025-07-18T08:18:00Z">
                    <w:rPr/>
                  </w:rPrChange>
                </w:rPr>
                <w:delText xml:space="preserve">    49 ( 60.5) </w:delText>
              </w:r>
            </w:del>
          </w:p>
        </w:tc>
        <w:tc>
          <w:tcPr>
            <w:tcW w:w="0" w:type="dxa"/>
            <w:noWrap/>
            <w:vAlign w:val="top"/>
            <w:hideMark/>
            <w:tcPrChange w:id="1181" w:author="Min Fan" w:date="2025-07-18T16:20:00Z" w16du:dateUtc="2025-07-18T08:20:00Z">
              <w:tcPr>
                <w:tcW w:w="770" w:type="dxa"/>
                <w:noWrap/>
                <w:hideMark/>
              </w:tcPr>
            </w:tcPrChange>
          </w:tcPr>
          <w:p w14:paraId="68B7D9DC" w14:textId="1DDA8C62" w:rsidR="00222018" w:rsidRPr="00222018" w:rsidDel="00222018" w:rsidRDefault="00222018" w:rsidP="00222018">
            <w:pPr>
              <w:pStyle w:val="MDPI42tablebody"/>
              <w:jc w:val="right"/>
              <w:rPr>
                <w:del w:id="1182" w:author="Min Fan" w:date="2025-07-18T16:22:00Z" w16du:dateUtc="2025-07-18T08:22:00Z"/>
                <w:rFonts w:eastAsia="DengXian"/>
                <w:lang w:eastAsia="zh-CN"/>
                <w:rPrChange w:id="1183" w:author="Min Fan" w:date="2025-07-18T16:18:00Z" w16du:dateUtc="2025-07-18T08:18:00Z">
                  <w:rPr>
                    <w:del w:id="1184" w:author="Min Fan" w:date="2025-07-18T16:22:00Z" w16du:dateUtc="2025-07-18T08:22:00Z"/>
                    <w:rFonts w:eastAsiaTheme="minorEastAsia"/>
                  </w:rPr>
                </w:rPrChange>
              </w:rPr>
            </w:pPr>
            <w:del w:id="1185" w:author="Min Fan" w:date="2025-07-18T16:18:00Z" w16du:dateUtc="2025-07-18T08:18:00Z">
              <w:r w:rsidRPr="00222018" w:rsidDel="00B95C26">
                <w:rPr>
                  <w:rFonts w:eastAsia="DengXian"/>
                  <w:lang w:eastAsia="zh-CN"/>
                  <w:rPrChange w:id="1186" w:author="Min Fan" w:date="2025-07-18T16:18:00Z" w16du:dateUtc="2025-07-18T08:18:00Z">
                    <w:rPr/>
                  </w:rPrChange>
                </w:rPr>
                <w:delText xml:space="preserve"> 0.018</w:delText>
              </w:r>
            </w:del>
          </w:p>
        </w:tc>
        <w:tc>
          <w:tcPr>
            <w:tcW w:w="0" w:type="dxa"/>
            <w:noWrap/>
            <w:vAlign w:val="top"/>
            <w:hideMark/>
            <w:tcPrChange w:id="1187" w:author="Min Fan" w:date="2025-07-18T16:20:00Z" w16du:dateUtc="2025-07-18T08:20:00Z">
              <w:tcPr>
                <w:tcW w:w="2200" w:type="dxa"/>
                <w:noWrap/>
                <w:hideMark/>
              </w:tcPr>
            </w:tcPrChange>
          </w:tcPr>
          <w:p w14:paraId="702DC8B3" w14:textId="46298B96" w:rsidR="00222018" w:rsidRPr="00222018" w:rsidDel="00222018" w:rsidRDefault="00222018" w:rsidP="00222018">
            <w:pPr>
              <w:pStyle w:val="MDPI42tablebody"/>
              <w:jc w:val="right"/>
              <w:rPr>
                <w:del w:id="1188" w:author="Min Fan" w:date="2025-07-18T16:22:00Z" w16du:dateUtc="2025-07-18T08:22:00Z"/>
                <w:rFonts w:eastAsia="DengXian"/>
                <w:lang w:eastAsia="zh-CN"/>
                <w:rPrChange w:id="1189" w:author="Min Fan" w:date="2025-07-18T16:18:00Z" w16du:dateUtc="2025-07-18T08:18:00Z">
                  <w:rPr>
                    <w:del w:id="1190" w:author="Min Fan" w:date="2025-07-18T16:22:00Z" w16du:dateUtc="2025-07-18T08:22:00Z"/>
                    <w:rFonts w:eastAsiaTheme="minorEastAsia"/>
                  </w:rPr>
                </w:rPrChange>
              </w:rPr>
            </w:pPr>
            <w:del w:id="1191" w:author="Min Fan" w:date="2025-07-18T16:18:00Z" w16du:dateUtc="2025-07-18T08:18:00Z">
              <w:r w:rsidRPr="00222018" w:rsidDel="00B95C26">
                <w:rPr>
                  <w:rFonts w:eastAsia="DengXian"/>
                  <w:lang w:eastAsia="zh-CN"/>
                  <w:rPrChange w:id="1192" w:author="Min Fan" w:date="2025-07-18T16:18:00Z" w16du:dateUtc="2025-07-18T08:18:00Z">
                    <w:rPr/>
                  </w:rPrChange>
                </w:rPr>
                <w:delText xml:space="preserve">   473 ( 58.7) </w:delText>
              </w:r>
            </w:del>
          </w:p>
        </w:tc>
        <w:tc>
          <w:tcPr>
            <w:tcW w:w="0" w:type="dxa"/>
            <w:noWrap/>
            <w:vAlign w:val="top"/>
            <w:hideMark/>
            <w:tcPrChange w:id="1193" w:author="Min Fan" w:date="2025-07-18T16:20:00Z" w16du:dateUtc="2025-07-18T08:20:00Z">
              <w:tcPr>
                <w:tcW w:w="2275" w:type="dxa"/>
                <w:noWrap/>
                <w:hideMark/>
              </w:tcPr>
            </w:tcPrChange>
          </w:tcPr>
          <w:p w14:paraId="27797DEE" w14:textId="2F5BD641" w:rsidR="00222018" w:rsidRPr="00222018" w:rsidDel="00222018" w:rsidRDefault="00222018" w:rsidP="00222018">
            <w:pPr>
              <w:pStyle w:val="MDPI42tablebody"/>
              <w:jc w:val="right"/>
              <w:rPr>
                <w:del w:id="1194" w:author="Min Fan" w:date="2025-07-18T16:22:00Z" w16du:dateUtc="2025-07-18T08:22:00Z"/>
                <w:rFonts w:eastAsia="DengXian"/>
                <w:lang w:eastAsia="zh-CN"/>
                <w:rPrChange w:id="1195" w:author="Min Fan" w:date="2025-07-18T16:18:00Z" w16du:dateUtc="2025-07-18T08:18:00Z">
                  <w:rPr>
                    <w:del w:id="1196" w:author="Min Fan" w:date="2025-07-18T16:22:00Z" w16du:dateUtc="2025-07-18T08:22:00Z"/>
                    <w:rFonts w:eastAsiaTheme="minorEastAsia"/>
                  </w:rPr>
                </w:rPrChange>
              </w:rPr>
            </w:pPr>
            <w:del w:id="1197" w:author="Min Fan" w:date="2025-07-18T16:18:00Z" w16du:dateUtc="2025-07-18T08:18:00Z">
              <w:r w:rsidRPr="00222018" w:rsidDel="00B95C26">
                <w:rPr>
                  <w:rFonts w:eastAsia="DengXian"/>
                  <w:lang w:eastAsia="zh-CN"/>
                  <w:rPrChange w:id="1198" w:author="Min Fan" w:date="2025-07-18T16:18:00Z" w16du:dateUtc="2025-07-18T08:18:00Z">
                    <w:rPr/>
                  </w:rPrChange>
                </w:rPr>
                <w:delText xml:space="preserve">    49 ( 60.5) </w:delText>
              </w:r>
            </w:del>
          </w:p>
        </w:tc>
        <w:tc>
          <w:tcPr>
            <w:tcW w:w="1216" w:type="dxa"/>
            <w:noWrap/>
            <w:vAlign w:val="top"/>
            <w:hideMark/>
            <w:tcPrChange w:id="1199" w:author="Min Fan" w:date="2025-07-18T16:20:00Z" w16du:dateUtc="2025-07-18T08:20:00Z">
              <w:tcPr>
                <w:tcW w:w="766" w:type="dxa"/>
                <w:noWrap/>
                <w:hideMark/>
              </w:tcPr>
            </w:tcPrChange>
          </w:tcPr>
          <w:p w14:paraId="7AE0D385" w14:textId="72CA9554" w:rsidR="00222018" w:rsidRPr="00222018" w:rsidDel="00222018" w:rsidRDefault="00222018" w:rsidP="00222018">
            <w:pPr>
              <w:pStyle w:val="MDPI42tablebody"/>
              <w:jc w:val="right"/>
              <w:rPr>
                <w:del w:id="1200" w:author="Min Fan" w:date="2025-07-18T16:22:00Z" w16du:dateUtc="2025-07-18T08:22:00Z"/>
                <w:rFonts w:eastAsia="DengXian"/>
                <w:lang w:eastAsia="zh-CN"/>
                <w:rPrChange w:id="1201" w:author="Min Fan" w:date="2025-07-18T16:18:00Z" w16du:dateUtc="2025-07-18T08:18:00Z">
                  <w:rPr>
                    <w:del w:id="1202" w:author="Min Fan" w:date="2025-07-18T16:22:00Z" w16du:dateUtc="2025-07-18T08:22:00Z"/>
                    <w:rFonts w:eastAsiaTheme="minorEastAsia"/>
                  </w:rPr>
                </w:rPrChange>
              </w:rPr>
            </w:pPr>
            <w:del w:id="1203" w:author="Min Fan" w:date="2025-07-18T16:18:00Z" w16du:dateUtc="2025-07-18T08:18:00Z">
              <w:r w:rsidRPr="00222018" w:rsidDel="00B95C26">
                <w:rPr>
                  <w:rFonts w:eastAsia="DengXian"/>
                  <w:lang w:eastAsia="zh-CN"/>
                  <w:rPrChange w:id="1204" w:author="Min Fan" w:date="2025-07-18T16:18:00Z" w16du:dateUtc="2025-07-18T08:18:00Z">
                    <w:rPr/>
                  </w:rPrChange>
                </w:rPr>
                <w:delText xml:space="preserve"> 0.037</w:delText>
              </w:r>
            </w:del>
          </w:p>
        </w:tc>
      </w:tr>
      <w:tr w:rsidR="00222018" w:rsidRPr="0044085D" w:rsidDel="00222018" w14:paraId="72AB8193" w14:textId="7C2140AC" w:rsidTr="00222018">
        <w:trPr>
          <w:trHeight w:val="300"/>
          <w:del w:id="1205" w:author="Min Fan" w:date="2025-07-18T16:22:00Z"/>
          <w:trPrChange w:id="1206" w:author="Min Fan" w:date="2025-07-18T16:20:00Z" w16du:dateUtc="2025-07-18T08:20:00Z">
            <w:trPr>
              <w:gridAfter w:val="0"/>
              <w:trHeight w:val="300"/>
            </w:trPr>
          </w:trPrChange>
        </w:trPr>
        <w:tc>
          <w:tcPr>
            <w:tcW w:w="0" w:type="dxa"/>
            <w:noWrap/>
            <w:hideMark/>
            <w:tcPrChange w:id="1207" w:author="Min Fan" w:date="2025-07-18T16:20:00Z" w16du:dateUtc="2025-07-18T08:20:00Z">
              <w:tcPr>
                <w:tcW w:w="4820" w:type="dxa"/>
                <w:noWrap/>
                <w:hideMark/>
              </w:tcPr>
            </w:tcPrChange>
          </w:tcPr>
          <w:p w14:paraId="3E756D18" w14:textId="5C6F1493" w:rsidR="00222018" w:rsidRPr="0044085D" w:rsidDel="00222018" w:rsidRDefault="00222018">
            <w:pPr>
              <w:pStyle w:val="MDPI42tablebody"/>
              <w:ind w:firstLine="179"/>
              <w:jc w:val="left"/>
              <w:rPr>
                <w:del w:id="1208" w:author="Min Fan" w:date="2025-07-18T16:22:00Z" w16du:dateUtc="2025-07-18T08:22:00Z"/>
                <w:rFonts w:eastAsiaTheme="minorEastAsia"/>
              </w:rPr>
              <w:pPrChange w:id="1209" w:author="Min Fan" w:date="2025-07-18T16:21:00Z" w16du:dateUtc="2025-07-18T08:21:00Z">
                <w:pPr>
                  <w:pStyle w:val="MDPI42tablebody"/>
                  <w:jc w:val="left"/>
                </w:pPr>
              </w:pPrChange>
            </w:pPr>
            <w:del w:id="1210" w:author="Min Fan" w:date="2025-07-18T16:22:00Z" w16du:dateUtc="2025-07-18T08:22:00Z">
              <w:r w:rsidRPr="0044085D" w:rsidDel="00222018">
                <w:rPr>
                  <w:rFonts w:eastAsiaTheme="minorEastAsia"/>
                </w:rPr>
                <w:delText xml:space="preserve">Moderate-severe liver disease </w:delText>
              </w:r>
            </w:del>
          </w:p>
        </w:tc>
        <w:tc>
          <w:tcPr>
            <w:tcW w:w="0" w:type="dxa"/>
            <w:noWrap/>
            <w:vAlign w:val="top"/>
            <w:hideMark/>
            <w:tcPrChange w:id="1211" w:author="Min Fan" w:date="2025-07-18T16:20:00Z" w16du:dateUtc="2025-07-18T08:20:00Z">
              <w:tcPr>
                <w:tcW w:w="2268" w:type="dxa"/>
                <w:noWrap/>
                <w:hideMark/>
              </w:tcPr>
            </w:tcPrChange>
          </w:tcPr>
          <w:p w14:paraId="39E70018" w14:textId="29279EE6" w:rsidR="00222018" w:rsidRPr="00222018" w:rsidDel="00222018" w:rsidRDefault="00222018" w:rsidP="00222018">
            <w:pPr>
              <w:pStyle w:val="MDPI42tablebody"/>
              <w:jc w:val="right"/>
              <w:rPr>
                <w:del w:id="1212" w:author="Min Fan" w:date="2025-07-18T16:22:00Z" w16du:dateUtc="2025-07-18T08:22:00Z"/>
                <w:rFonts w:eastAsia="DengXian"/>
                <w:lang w:eastAsia="zh-CN"/>
                <w:rPrChange w:id="1213" w:author="Min Fan" w:date="2025-07-18T16:18:00Z" w16du:dateUtc="2025-07-18T08:18:00Z">
                  <w:rPr>
                    <w:del w:id="1214" w:author="Min Fan" w:date="2025-07-18T16:22:00Z" w16du:dateUtc="2025-07-18T08:22:00Z"/>
                    <w:rFonts w:eastAsiaTheme="minorEastAsia"/>
                  </w:rPr>
                </w:rPrChange>
              </w:rPr>
            </w:pPr>
            <w:del w:id="1215" w:author="Min Fan" w:date="2025-07-18T16:18:00Z" w16du:dateUtc="2025-07-18T08:18:00Z">
              <w:r w:rsidRPr="00222018" w:rsidDel="00B95C26">
                <w:rPr>
                  <w:rFonts w:eastAsia="DengXian"/>
                  <w:lang w:eastAsia="zh-CN"/>
                  <w:rPrChange w:id="1216" w:author="Min Fan" w:date="2025-07-18T16:18:00Z" w16du:dateUtc="2025-07-18T08:18:00Z">
                    <w:rPr/>
                  </w:rPrChange>
                </w:rPr>
                <w:delText xml:space="preserve">   171 (  2.1) </w:delText>
              </w:r>
            </w:del>
          </w:p>
        </w:tc>
        <w:tc>
          <w:tcPr>
            <w:tcW w:w="0" w:type="dxa"/>
            <w:noWrap/>
            <w:vAlign w:val="top"/>
            <w:hideMark/>
            <w:tcPrChange w:id="1217" w:author="Min Fan" w:date="2025-07-18T16:20:00Z" w16du:dateUtc="2025-07-18T08:20:00Z">
              <w:tcPr>
                <w:tcW w:w="2268" w:type="dxa"/>
                <w:noWrap/>
                <w:hideMark/>
              </w:tcPr>
            </w:tcPrChange>
          </w:tcPr>
          <w:p w14:paraId="6DFB7268" w14:textId="70618E66" w:rsidR="00222018" w:rsidRPr="00222018" w:rsidDel="00222018" w:rsidRDefault="00222018" w:rsidP="00222018">
            <w:pPr>
              <w:pStyle w:val="MDPI42tablebody"/>
              <w:jc w:val="right"/>
              <w:rPr>
                <w:del w:id="1218" w:author="Min Fan" w:date="2025-07-18T16:22:00Z" w16du:dateUtc="2025-07-18T08:22:00Z"/>
                <w:rFonts w:eastAsia="DengXian"/>
                <w:lang w:eastAsia="zh-CN"/>
                <w:rPrChange w:id="1219" w:author="Min Fan" w:date="2025-07-18T16:18:00Z" w16du:dateUtc="2025-07-18T08:18:00Z">
                  <w:rPr>
                    <w:del w:id="1220" w:author="Min Fan" w:date="2025-07-18T16:22:00Z" w16du:dateUtc="2025-07-18T08:22:00Z"/>
                    <w:rFonts w:eastAsiaTheme="minorEastAsia"/>
                  </w:rPr>
                </w:rPrChange>
              </w:rPr>
            </w:pPr>
            <w:del w:id="1221" w:author="Min Fan" w:date="2025-07-18T16:18:00Z" w16du:dateUtc="2025-07-18T08:18:00Z">
              <w:r w:rsidRPr="00222018" w:rsidDel="00B95C26">
                <w:rPr>
                  <w:rFonts w:eastAsia="DengXian"/>
                  <w:lang w:eastAsia="zh-CN"/>
                  <w:rPrChange w:id="1222" w:author="Min Fan" w:date="2025-07-18T16:18:00Z" w16du:dateUtc="2025-07-18T08:18:00Z">
                    <w:rPr/>
                  </w:rPrChange>
                </w:rPr>
                <w:delText xml:space="preserve">     2 (  2.5) </w:delText>
              </w:r>
            </w:del>
          </w:p>
        </w:tc>
        <w:tc>
          <w:tcPr>
            <w:tcW w:w="0" w:type="dxa"/>
            <w:noWrap/>
            <w:vAlign w:val="top"/>
            <w:hideMark/>
            <w:tcPrChange w:id="1223" w:author="Min Fan" w:date="2025-07-18T16:20:00Z" w16du:dateUtc="2025-07-18T08:20:00Z">
              <w:tcPr>
                <w:tcW w:w="770" w:type="dxa"/>
                <w:noWrap/>
                <w:hideMark/>
              </w:tcPr>
            </w:tcPrChange>
          </w:tcPr>
          <w:p w14:paraId="6260E9E1" w14:textId="5A5447B9" w:rsidR="00222018" w:rsidRPr="00222018" w:rsidDel="00222018" w:rsidRDefault="00222018" w:rsidP="00222018">
            <w:pPr>
              <w:pStyle w:val="MDPI42tablebody"/>
              <w:jc w:val="right"/>
              <w:rPr>
                <w:del w:id="1224" w:author="Min Fan" w:date="2025-07-18T16:22:00Z" w16du:dateUtc="2025-07-18T08:22:00Z"/>
                <w:rFonts w:eastAsia="DengXian"/>
                <w:lang w:eastAsia="zh-CN"/>
                <w:rPrChange w:id="1225" w:author="Min Fan" w:date="2025-07-18T16:18:00Z" w16du:dateUtc="2025-07-18T08:18:00Z">
                  <w:rPr>
                    <w:del w:id="1226" w:author="Min Fan" w:date="2025-07-18T16:22:00Z" w16du:dateUtc="2025-07-18T08:22:00Z"/>
                    <w:rFonts w:eastAsiaTheme="minorEastAsia"/>
                  </w:rPr>
                </w:rPrChange>
              </w:rPr>
            </w:pPr>
            <w:del w:id="1227" w:author="Min Fan" w:date="2025-07-18T16:18:00Z" w16du:dateUtc="2025-07-18T08:18:00Z">
              <w:r w:rsidRPr="00222018" w:rsidDel="00B95C26">
                <w:rPr>
                  <w:rFonts w:eastAsia="DengXian"/>
                  <w:lang w:eastAsia="zh-CN"/>
                  <w:rPrChange w:id="1228" w:author="Min Fan" w:date="2025-07-18T16:18:00Z" w16du:dateUtc="2025-07-18T08:18:00Z">
                    <w:rPr/>
                  </w:rPrChange>
                </w:rPr>
                <w:delText xml:space="preserve"> 0.035</w:delText>
              </w:r>
            </w:del>
          </w:p>
        </w:tc>
        <w:tc>
          <w:tcPr>
            <w:tcW w:w="0" w:type="dxa"/>
            <w:noWrap/>
            <w:vAlign w:val="top"/>
            <w:hideMark/>
            <w:tcPrChange w:id="1229" w:author="Min Fan" w:date="2025-07-18T16:20:00Z" w16du:dateUtc="2025-07-18T08:20:00Z">
              <w:tcPr>
                <w:tcW w:w="2200" w:type="dxa"/>
                <w:noWrap/>
                <w:hideMark/>
              </w:tcPr>
            </w:tcPrChange>
          </w:tcPr>
          <w:p w14:paraId="3AF93E5F" w14:textId="1FD53A43" w:rsidR="00222018" w:rsidRPr="00222018" w:rsidDel="00222018" w:rsidRDefault="00222018" w:rsidP="00222018">
            <w:pPr>
              <w:pStyle w:val="MDPI42tablebody"/>
              <w:jc w:val="right"/>
              <w:rPr>
                <w:del w:id="1230" w:author="Min Fan" w:date="2025-07-18T16:22:00Z" w16du:dateUtc="2025-07-18T08:22:00Z"/>
                <w:rFonts w:eastAsia="DengXian"/>
                <w:lang w:eastAsia="zh-CN"/>
                <w:rPrChange w:id="1231" w:author="Min Fan" w:date="2025-07-18T16:18:00Z" w16du:dateUtc="2025-07-18T08:18:00Z">
                  <w:rPr>
                    <w:del w:id="1232" w:author="Min Fan" w:date="2025-07-18T16:22:00Z" w16du:dateUtc="2025-07-18T08:22:00Z"/>
                    <w:rFonts w:eastAsiaTheme="minorEastAsia"/>
                  </w:rPr>
                </w:rPrChange>
              </w:rPr>
            </w:pPr>
            <w:del w:id="1233" w:author="Min Fan" w:date="2025-07-18T16:18:00Z" w16du:dateUtc="2025-07-18T08:18:00Z">
              <w:r w:rsidRPr="00222018" w:rsidDel="00B95C26">
                <w:rPr>
                  <w:rFonts w:eastAsia="DengXian"/>
                  <w:lang w:eastAsia="zh-CN"/>
                  <w:rPrChange w:id="1234" w:author="Min Fan" w:date="2025-07-18T16:18:00Z" w16du:dateUtc="2025-07-18T08:18:00Z">
                    <w:rPr/>
                  </w:rPrChange>
                </w:rPr>
                <w:delText xml:space="preserve">    24 (  3.0) </w:delText>
              </w:r>
            </w:del>
          </w:p>
        </w:tc>
        <w:tc>
          <w:tcPr>
            <w:tcW w:w="0" w:type="dxa"/>
            <w:noWrap/>
            <w:vAlign w:val="top"/>
            <w:hideMark/>
            <w:tcPrChange w:id="1235" w:author="Min Fan" w:date="2025-07-18T16:20:00Z" w16du:dateUtc="2025-07-18T08:20:00Z">
              <w:tcPr>
                <w:tcW w:w="2275" w:type="dxa"/>
                <w:noWrap/>
                <w:hideMark/>
              </w:tcPr>
            </w:tcPrChange>
          </w:tcPr>
          <w:p w14:paraId="06DA8FFE" w14:textId="04688334" w:rsidR="00222018" w:rsidRPr="00222018" w:rsidDel="00222018" w:rsidRDefault="00222018" w:rsidP="00222018">
            <w:pPr>
              <w:pStyle w:val="MDPI42tablebody"/>
              <w:jc w:val="right"/>
              <w:rPr>
                <w:del w:id="1236" w:author="Min Fan" w:date="2025-07-18T16:22:00Z" w16du:dateUtc="2025-07-18T08:22:00Z"/>
                <w:rFonts w:eastAsia="DengXian"/>
                <w:lang w:eastAsia="zh-CN"/>
                <w:rPrChange w:id="1237" w:author="Min Fan" w:date="2025-07-18T16:18:00Z" w16du:dateUtc="2025-07-18T08:18:00Z">
                  <w:rPr>
                    <w:del w:id="1238" w:author="Min Fan" w:date="2025-07-18T16:22:00Z" w16du:dateUtc="2025-07-18T08:22:00Z"/>
                    <w:rFonts w:eastAsiaTheme="minorEastAsia"/>
                  </w:rPr>
                </w:rPrChange>
              </w:rPr>
            </w:pPr>
            <w:del w:id="1239" w:author="Min Fan" w:date="2025-07-18T16:18:00Z" w16du:dateUtc="2025-07-18T08:18:00Z">
              <w:r w:rsidRPr="00222018" w:rsidDel="00B95C26">
                <w:rPr>
                  <w:rFonts w:eastAsia="DengXian"/>
                  <w:lang w:eastAsia="zh-CN"/>
                  <w:rPrChange w:id="1240" w:author="Min Fan" w:date="2025-07-18T16:18:00Z" w16du:dateUtc="2025-07-18T08:18:00Z">
                    <w:rPr/>
                  </w:rPrChange>
                </w:rPr>
                <w:delText xml:space="preserve">     2 (  2.5) </w:delText>
              </w:r>
            </w:del>
          </w:p>
        </w:tc>
        <w:tc>
          <w:tcPr>
            <w:tcW w:w="1216" w:type="dxa"/>
            <w:noWrap/>
            <w:vAlign w:val="top"/>
            <w:hideMark/>
            <w:tcPrChange w:id="1241" w:author="Min Fan" w:date="2025-07-18T16:20:00Z" w16du:dateUtc="2025-07-18T08:20:00Z">
              <w:tcPr>
                <w:tcW w:w="766" w:type="dxa"/>
                <w:noWrap/>
                <w:hideMark/>
              </w:tcPr>
            </w:tcPrChange>
          </w:tcPr>
          <w:p w14:paraId="09D2AFB6" w14:textId="574E9119" w:rsidR="00222018" w:rsidRPr="00222018" w:rsidDel="00222018" w:rsidRDefault="00222018" w:rsidP="00222018">
            <w:pPr>
              <w:pStyle w:val="MDPI42tablebody"/>
              <w:jc w:val="right"/>
              <w:rPr>
                <w:del w:id="1242" w:author="Min Fan" w:date="2025-07-18T16:22:00Z" w16du:dateUtc="2025-07-18T08:22:00Z"/>
                <w:rFonts w:eastAsia="DengXian"/>
                <w:lang w:eastAsia="zh-CN"/>
                <w:rPrChange w:id="1243" w:author="Min Fan" w:date="2025-07-18T16:18:00Z" w16du:dateUtc="2025-07-18T08:18:00Z">
                  <w:rPr>
                    <w:del w:id="1244" w:author="Min Fan" w:date="2025-07-18T16:22:00Z" w16du:dateUtc="2025-07-18T08:22:00Z"/>
                    <w:rFonts w:eastAsiaTheme="minorEastAsia"/>
                  </w:rPr>
                </w:rPrChange>
              </w:rPr>
            </w:pPr>
            <w:del w:id="1245" w:author="Min Fan" w:date="2025-07-18T16:18:00Z" w16du:dateUtc="2025-07-18T08:18:00Z">
              <w:r w:rsidRPr="00222018" w:rsidDel="00B95C26">
                <w:rPr>
                  <w:rFonts w:eastAsia="DengXian"/>
                  <w:lang w:eastAsia="zh-CN"/>
                  <w:rPrChange w:id="1246" w:author="Min Fan" w:date="2025-07-18T16:18:00Z" w16du:dateUtc="2025-07-18T08:18:00Z">
                    <w:rPr/>
                  </w:rPrChange>
                </w:rPr>
                <w:delText xml:space="preserve"> 0.031</w:delText>
              </w:r>
            </w:del>
          </w:p>
        </w:tc>
      </w:tr>
      <w:tr w:rsidR="00222018" w:rsidRPr="0044085D" w14:paraId="1495B431" w14:textId="77777777" w:rsidTr="00222018">
        <w:trPr>
          <w:trHeight w:val="300"/>
          <w:trPrChange w:id="1247" w:author="Min Fan" w:date="2025-07-18T16:20:00Z" w16du:dateUtc="2025-07-18T08:20:00Z">
            <w:trPr>
              <w:gridAfter w:val="0"/>
              <w:trHeight w:val="300"/>
            </w:trPr>
          </w:trPrChange>
        </w:trPr>
        <w:tc>
          <w:tcPr>
            <w:tcW w:w="0" w:type="dxa"/>
            <w:noWrap/>
            <w:hideMark/>
            <w:tcPrChange w:id="1248" w:author="Min Fan" w:date="2025-07-18T16:20:00Z" w16du:dateUtc="2025-07-18T08:20:00Z">
              <w:tcPr>
                <w:tcW w:w="4820" w:type="dxa"/>
                <w:noWrap/>
                <w:hideMark/>
              </w:tcPr>
            </w:tcPrChange>
          </w:tcPr>
          <w:p w14:paraId="3896E7E7" w14:textId="77777777" w:rsidR="00222018" w:rsidRPr="0044085D" w:rsidRDefault="00222018">
            <w:pPr>
              <w:pStyle w:val="MDPI42tablebody"/>
              <w:ind w:firstLine="179"/>
              <w:jc w:val="left"/>
              <w:rPr>
                <w:rFonts w:eastAsiaTheme="minorEastAsia"/>
              </w:rPr>
              <w:pPrChange w:id="1249" w:author="Min Fan" w:date="2025-07-18T16:21:00Z" w16du:dateUtc="2025-07-18T08:21:00Z">
                <w:pPr>
                  <w:pStyle w:val="MDPI42tablebody"/>
                  <w:jc w:val="left"/>
                </w:pPr>
              </w:pPrChange>
            </w:pPr>
            <w:r w:rsidRPr="0044085D">
              <w:rPr>
                <w:rFonts w:eastAsiaTheme="minorEastAsia"/>
              </w:rPr>
              <w:t xml:space="preserve">Ulcers </w:t>
            </w:r>
          </w:p>
        </w:tc>
        <w:tc>
          <w:tcPr>
            <w:tcW w:w="0" w:type="dxa"/>
            <w:noWrap/>
            <w:vAlign w:val="top"/>
            <w:hideMark/>
            <w:tcPrChange w:id="1250" w:author="Min Fan" w:date="2025-07-18T16:20:00Z" w16du:dateUtc="2025-07-18T08:20:00Z">
              <w:tcPr>
                <w:tcW w:w="2268" w:type="dxa"/>
                <w:noWrap/>
                <w:hideMark/>
              </w:tcPr>
            </w:tcPrChange>
          </w:tcPr>
          <w:p w14:paraId="104B5A5E" w14:textId="0A9E586A" w:rsidR="00222018" w:rsidRPr="00222018" w:rsidRDefault="00222018" w:rsidP="00222018">
            <w:pPr>
              <w:pStyle w:val="MDPI42tablebody"/>
              <w:jc w:val="right"/>
              <w:rPr>
                <w:rFonts w:eastAsia="DengXian"/>
                <w:lang w:eastAsia="zh-CN"/>
                <w:rPrChange w:id="1251" w:author="Min Fan" w:date="2025-07-18T16:18:00Z" w16du:dateUtc="2025-07-18T08:18:00Z">
                  <w:rPr>
                    <w:rFonts w:eastAsiaTheme="minorEastAsia"/>
                  </w:rPr>
                </w:rPrChange>
              </w:rPr>
            </w:pPr>
            <w:ins w:id="1252" w:author="Min Fan" w:date="2025-07-18T16:18:00Z" w16du:dateUtc="2025-07-18T08:18:00Z">
              <w:r w:rsidRPr="00222018">
                <w:rPr>
                  <w:rFonts w:eastAsia="DengXian"/>
                  <w:lang w:eastAsia="zh-CN"/>
                  <w:rPrChange w:id="1253" w:author="Min Fan" w:date="2025-07-18T16:18:00Z" w16du:dateUtc="2025-07-18T08:18:00Z">
                    <w:rPr>
                      <w:rFonts w:ascii="Aptos Narrow" w:hAnsi="Aptos Narrow" w:cs="Aptos Narrow"/>
                      <w:sz w:val="24"/>
                      <w:szCs w:val="24"/>
                      <w:lang w:val="en-GB"/>
                    </w:rPr>
                  </w:rPrChange>
                </w:rPr>
                <w:t xml:space="preserve">  1166 </w:t>
              </w:r>
              <w:proofErr w:type="gramStart"/>
              <w:r w:rsidRPr="00222018">
                <w:rPr>
                  <w:rFonts w:eastAsia="DengXian"/>
                  <w:lang w:eastAsia="zh-CN"/>
                  <w:rPrChange w:id="1254" w:author="Min Fan" w:date="2025-07-18T16:18:00Z" w16du:dateUtc="2025-07-18T08:18:00Z">
                    <w:rPr>
                      <w:rFonts w:ascii="Aptos Narrow" w:hAnsi="Aptos Narrow" w:cs="Aptos Narrow"/>
                      <w:sz w:val="24"/>
                      <w:szCs w:val="24"/>
                      <w:lang w:val="en-GB"/>
                    </w:rPr>
                  </w:rPrChange>
                </w:rPr>
                <w:t>( 14.3</w:t>
              </w:r>
              <w:proofErr w:type="gramEnd"/>
              <w:r w:rsidRPr="00222018">
                <w:rPr>
                  <w:rFonts w:eastAsia="DengXian"/>
                  <w:lang w:eastAsia="zh-CN"/>
                  <w:rPrChange w:id="1255" w:author="Min Fan" w:date="2025-07-18T16:18:00Z" w16du:dateUtc="2025-07-18T08:18:00Z">
                    <w:rPr>
                      <w:rFonts w:ascii="Aptos Narrow" w:hAnsi="Aptos Narrow" w:cs="Aptos Narrow"/>
                      <w:sz w:val="24"/>
                      <w:szCs w:val="24"/>
                      <w:lang w:val="en-GB"/>
                    </w:rPr>
                  </w:rPrChange>
                </w:rPr>
                <w:t xml:space="preserve">) </w:t>
              </w:r>
            </w:ins>
            <w:del w:id="1256" w:author="Min Fan" w:date="2025-07-18T16:18:00Z" w16du:dateUtc="2025-07-18T08:18:00Z">
              <w:r w:rsidRPr="00222018" w:rsidDel="00B95C26">
                <w:rPr>
                  <w:rFonts w:eastAsia="DengXian"/>
                  <w:lang w:eastAsia="zh-CN"/>
                  <w:rPrChange w:id="1257" w:author="Min Fan" w:date="2025-07-18T16:18:00Z" w16du:dateUtc="2025-07-18T08:18:00Z">
                    <w:rPr>
                      <w:rFonts w:eastAsiaTheme="minorEastAsia"/>
                    </w:rPr>
                  </w:rPrChange>
                </w:rPr>
                <w:delText xml:space="preserve">    74 (  0.9) </w:delText>
              </w:r>
            </w:del>
          </w:p>
        </w:tc>
        <w:tc>
          <w:tcPr>
            <w:tcW w:w="0" w:type="dxa"/>
            <w:noWrap/>
            <w:vAlign w:val="top"/>
            <w:hideMark/>
            <w:tcPrChange w:id="1258" w:author="Min Fan" w:date="2025-07-18T16:20:00Z" w16du:dateUtc="2025-07-18T08:20:00Z">
              <w:tcPr>
                <w:tcW w:w="2268" w:type="dxa"/>
                <w:noWrap/>
                <w:hideMark/>
              </w:tcPr>
            </w:tcPrChange>
          </w:tcPr>
          <w:p w14:paraId="35D68CA2" w14:textId="178513A7" w:rsidR="00222018" w:rsidRPr="00222018" w:rsidRDefault="00222018" w:rsidP="00222018">
            <w:pPr>
              <w:pStyle w:val="MDPI42tablebody"/>
              <w:jc w:val="right"/>
              <w:rPr>
                <w:rFonts w:eastAsia="DengXian"/>
                <w:lang w:eastAsia="zh-CN"/>
                <w:rPrChange w:id="1259" w:author="Min Fan" w:date="2025-07-18T16:18:00Z" w16du:dateUtc="2025-07-18T08:18:00Z">
                  <w:rPr>
                    <w:rFonts w:eastAsiaTheme="minorEastAsia"/>
                  </w:rPr>
                </w:rPrChange>
              </w:rPr>
            </w:pPr>
            <w:ins w:id="1260" w:author="Min Fan" w:date="2025-07-18T16:18:00Z" w16du:dateUtc="2025-07-18T08:18:00Z">
              <w:r w:rsidRPr="00222018">
                <w:rPr>
                  <w:rFonts w:eastAsia="DengXian"/>
                  <w:lang w:eastAsia="zh-CN"/>
                  <w:rPrChange w:id="1261" w:author="Min Fan" w:date="2025-07-18T16:18:00Z" w16du:dateUtc="2025-07-18T08:18:00Z">
                    <w:rPr>
                      <w:rFonts w:ascii="Aptos Narrow" w:hAnsi="Aptos Narrow" w:cs="Aptos Narrow"/>
                      <w:sz w:val="24"/>
                      <w:szCs w:val="24"/>
                      <w:lang w:val="en-GB"/>
                    </w:rPr>
                  </w:rPrChange>
                </w:rPr>
                <w:t xml:space="preserve">    12 </w:t>
              </w:r>
              <w:proofErr w:type="gramStart"/>
              <w:r w:rsidRPr="00222018">
                <w:rPr>
                  <w:rFonts w:eastAsia="DengXian"/>
                  <w:lang w:eastAsia="zh-CN"/>
                  <w:rPrChange w:id="1262" w:author="Min Fan" w:date="2025-07-18T16:18:00Z" w16du:dateUtc="2025-07-18T08:18:00Z">
                    <w:rPr>
                      <w:rFonts w:ascii="Aptos Narrow" w:hAnsi="Aptos Narrow" w:cs="Aptos Narrow"/>
                      <w:sz w:val="24"/>
                      <w:szCs w:val="24"/>
                      <w:lang w:val="en-GB"/>
                    </w:rPr>
                  </w:rPrChange>
                </w:rPr>
                <w:t>( 14.8</w:t>
              </w:r>
              <w:proofErr w:type="gramEnd"/>
              <w:r w:rsidRPr="00222018">
                <w:rPr>
                  <w:rFonts w:eastAsia="DengXian"/>
                  <w:lang w:eastAsia="zh-CN"/>
                  <w:rPrChange w:id="1263" w:author="Min Fan" w:date="2025-07-18T16:18:00Z" w16du:dateUtc="2025-07-18T08:18:00Z">
                    <w:rPr>
                      <w:rFonts w:ascii="Aptos Narrow" w:hAnsi="Aptos Narrow" w:cs="Aptos Narrow"/>
                      <w:sz w:val="24"/>
                      <w:szCs w:val="24"/>
                      <w:lang w:val="en-GB"/>
                    </w:rPr>
                  </w:rPrChange>
                </w:rPr>
                <w:t xml:space="preserve">) </w:t>
              </w:r>
            </w:ins>
            <w:del w:id="1264" w:author="Min Fan" w:date="2025-07-18T16:18:00Z" w16du:dateUtc="2025-07-18T08:18:00Z">
              <w:r w:rsidRPr="00222018" w:rsidDel="00B95C26">
                <w:rPr>
                  <w:rFonts w:eastAsia="DengXian"/>
                  <w:lang w:eastAsia="zh-CN"/>
                  <w:rPrChange w:id="1265" w:author="Min Fan" w:date="2025-07-18T16:18:00Z" w16du:dateUtc="2025-07-18T08:18:00Z">
                    <w:rPr>
                      <w:rFonts w:eastAsiaTheme="minorEastAsia"/>
                    </w:rPr>
                  </w:rPrChange>
                </w:rPr>
                <w:delText xml:space="preserve">     1 (  1.2) </w:delText>
              </w:r>
            </w:del>
          </w:p>
        </w:tc>
        <w:tc>
          <w:tcPr>
            <w:tcW w:w="0" w:type="dxa"/>
            <w:noWrap/>
            <w:vAlign w:val="top"/>
            <w:hideMark/>
            <w:tcPrChange w:id="1266" w:author="Min Fan" w:date="2025-07-18T16:20:00Z" w16du:dateUtc="2025-07-18T08:20:00Z">
              <w:tcPr>
                <w:tcW w:w="770" w:type="dxa"/>
                <w:noWrap/>
                <w:hideMark/>
              </w:tcPr>
            </w:tcPrChange>
          </w:tcPr>
          <w:p w14:paraId="02DDFD72" w14:textId="77C5B901" w:rsidR="00222018" w:rsidRPr="00222018" w:rsidRDefault="00222018" w:rsidP="00222018">
            <w:pPr>
              <w:pStyle w:val="MDPI42tablebody"/>
              <w:jc w:val="right"/>
              <w:rPr>
                <w:rFonts w:eastAsia="DengXian"/>
                <w:lang w:eastAsia="zh-CN"/>
                <w:rPrChange w:id="1267" w:author="Min Fan" w:date="2025-07-18T16:18:00Z" w16du:dateUtc="2025-07-18T08:18:00Z">
                  <w:rPr>
                    <w:rFonts w:eastAsiaTheme="minorEastAsia"/>
                  </w:rPr>
                </w:rPrChange>
              </w:rPr>
            </w:pPr>
            <w:ins w:id="1268" w:author="Min Fan" w:date="2025-07-18T16:18:00Z" w16du:dateUtc="2025-07-18T08:18:00Z">
              <w:r w:rsidRPr="00222018">
                <w:rPr>
                  <w:rFonts w:eastAsia="DengXian"/>
                  <w:lang w:eastAsia="zh-CN"/>
                  <w:rPrChange w:id="1269" w:author="Min Fan" w:date="2025-07-18T16:18:00Z" w16du:dateUtc="2025-07-18T08:18:00Z">
                    <w:rPr>
                      <w:rFonts w:ascii="Aptos Narrow" w:hAnsi="Aptos Narrow" w:cs="Aptos Narrow"/>
                      <w:sz w:val="24"/>
                      <w:szCs w:val="24"/>
                      <w:lang w:val="en-GB"/>
                    </w:rPr>
                  </w:rPrChange>
                </w:rPr>
                <w:t xml:space="preserve"> 0.014</w:t>
              </w:r>
            </w:ins>
            <w:del w:id="1270" w:author="Min Fan" w:date="2025-07-18T16:18:00Z" w16du:dateUtc="2025-07-18T08:18:00Z">
              <w:r w:rsidRPr="00222018" w:rsidDel="00B95C26">
                <w:rPr>
                  <w:rFonts w:eastAsia="DengXian"/>
                  <w:lang w:eastAsia="zh-CN"/>
                  <w:rPrChange w:id="1271" w:author="Min Fan" w:date="2025-07-18T16:18:00Z" w16du:dateUtc="2025-07-18T08:18:00Z">
                    <w:rPr>
                      <w:rFonts w:eastAsiaTheme="minorEastAsia"/>
                    </w:rPr>
                  </w:rPrChange>
                </w:rPr>
                <w:delText xml:space="preserve"> 0.011</w:delText>
              </w:r>
            </w:del>
          </w:p>
        </w:tc>
        <w:tc>
          <w:tcPr>
            <w:tcW w:w="0" w:type="dxa"/>
            <w:noWrap/>
            <w:vAlign w:val="top"/>
            <w:hideMark/>
            <w:tcPrChange w:id="1272" w:author="Min Fan" w:date="2025-07-18T16:20:00Z" w16du:dateUtc="2025-07-18T08:20:00Z">
              <w:tcPr>
                <w:tcW w:w="2200" w:type="dxa"/>
                <w:noWrap/>
                <w:hideMark/>
              </w:tcPr>
            </w:tcPrChange>
          </w:tcPr>
          <w:p w14:paraId="1950A2AF" w14:textId="6A6F7D4E" w:rsidR="00222018" w:rsidRPr="00222018" w:rsidRDefault="00222018" w:rsidP="00222018">
            <w:pPr>
              <w:pStyle w:val="MDPI42tablebody"/>
              <w:jc w:val="right"/>
              <w:rPr>
                <w:rFonts w:eastAsia="DengXian"/>
                <w:lang w:eastAsia="zh-CN"/>
                <w:rPrChange w:id="1273" w:author="Min Fan" w:date="2025-07-18T16:18:00Z" w16du:dateUtc="2025-07-18T08:18:00Z">
                  <w:rPr>
                    <w:rFonts w:eastAsiaTheme="minorEastAsia"/>
                  </w:rPr>
                </w:rPrChange>
              </w:rPr>
            </w:pPr>
            <w:ins w:id="1274" w:author="Min Fan" w:date="2025-07-18T16:18:00Z" w16du:dateUtc="2025-07-18T08:18:00Z">
              <w:r w:rsidRPr="00222018">
                <w:rPr>
                  <w:rFonts w:eastAsia="DengXian"/>
                  <w:lang w:eastAsia="zh-CN"/>
                  <w:rPrChange w:id="1275" w:author="Min Fan" w:date="2025-07-18T16:18:00Z" w16du:dateUtc="2025-07-18T08:18:00Z">
                    <w:rPr>
                      <w:rFonts w:ascii="Aptos Narrow" w:hAnsi="Aptos Narrow" w:cs="Aptos Narrow"/>
                      <w:sz w:val="24"/>
                      <w:szCs w:val="24"/>
                      <w:lang w:val="en-GB"/>
                    </w:rPr>
                  </w:rPrChange>
                </w:rPr>
                <w:t xml:space="preserve">   118 </w:t>
              </w:r>
              <w:proofErr w:type="gramStart"/>
              <w:r w:rsidRPr="00222018">
                <w:rPr>
                  <w:rFonts w:eastAsia="DengXian"/>
                  <w:lang w:eastAsia="zh-CN"/>
                  <w:rPrChange w:id="1276" w:author="Min Fan" w:date="2025-07-18T16:18:00Z" w16du:dateUtc="2025-07-18T08:18:00Z">
                    <w:rPr>
                      <w:rFonts w:ascii="Aptos Narrow" w:hAnsi="Aptos Narrow" w:cs="Aptos Narrow"/>
                      <w:sz w:val="24"/>
                      <w:szCs w:val="24"/>
                      <w:lang w:val="en-GB"/>
                    </w:rPr>
                  </w:rPrChange>
                </w:rPr>
                <w:t>( 14.6</w:t>
              </w:r>
              <w:proofErr w:type="gramEnd"/>
              <w:r w:rsidRPr="00222018">
                <w:rPr>
                  <w:rFonts w:eastAsia="DengXian"/>
                  <w:lang w:eastAsia="zh-CN"/>
                  <w:rPrChange w:id="1277" w:author="Min Fan" w:date="2025-07-18T16:18:00Z" w16du:dateUtc="2025-07-18T08:18:00Z">
                    <w:rPr>
                      <w:rFonts w:ascii="Aptos Narrow" w:hAnsi="Aptos Narrow" w:cs="Aptos Narrow"/>
                      <w:sz w:val="24"/>
                      <w:szCs w:val="24"/>
                      <w:lang w:val="en-GB"/>
                    </w:rPr>
                  </w:rPrChange>
                </w:rPr>
                <w:t xml:space="preserve">) </w:t>
              </w:r>
            </w:ins>
            <w:del w:id="1278" w:author="Min Fan" w:date="2025-07-18T16:18:00Z" w16du:dateUtc="2025-07-18T08:18:00Z">
              <w:r w:rsidRPr="00222018" w:rsidDel="00B95C26">
                <w:rPr>
                  <w:rFonts w:eastAsia="DengXian"/>
                  <w:lang w:eastAsia="zh-CN"/>
                  <w:rPrChange w:id="1279" w:author="Min Fan" w:date="2025-07-18T16:18:00Z" w16du:dateUtc="2025-07-18T08:18:00Z">
                    <w:rPr>
                      <w:rFonts w:eastAsiaTheme="minorEastAsia"/>
                    </w:rPr>
                  </w:rPrChange>
                </w:rPr>
                <w:delText xml:space="preserve">     5 (  0.6) </w:delText>
              </w:r>
            </w:del>
          </w:p>
        </w:tc>
        <w:tc>
          <w:tcPr>
            <w:tcW w:w="0" w:type="dxa"/>
            <w:noWrap/>
            <w:vAlign w:val="top"/>
            <w:hideMark/>
            <w:tcPrChange w:id="1280" w:author="Min Fan" w:date="2025-07-18T16:20:00Z" w16du:dateUtc="2025-07-18T08:20:00Z">
              <w:tcPr>
                <w:tcW w:w="2275" w:type="dxa"/>
                <w:noWrap/>
                <w:hideMark/>
              </w:tcPr>
            </w:tcPrChange>
          </w:tcPr>
          <w:p w14:paraId="457DC3C1" w14:textId="3D1D8212" w:rsidR="00222018" w:rsidRPr="00222018" w:rsidRDefault="00222018" w:rsidP="00222018">
            <w:pPr>
              <w:pStyle w:val="MDPI42tablebody"/>
              <w:jc w:val="right"/>
              <w:rPr>
                <w:rFonts w:eastAsia="DengXian"/>
                <w:lang w:eastAsia="zh-CN"/>
                <w:rPrChange w:id="1281" w:author="Min Fan" w:date="2025-07-18T16:18:00Z" w16du:dateUtc="2025-07-18T08:18:00Z">
                  <w:rPr>
                    <w:rFonts w:eastAsiaTheme="minorEastAsia"/>
                  </w:rPr>
                </w:rPrChange>
              </w:rPr>
            </w:pPr>
            <w:ins w:id="1282" w:author="Min Fan" w:date="2025-07-18T16:18:00Z" w16du:dateUtc="2025-07-18T08:18:00Z">
              <w:r w:rsidRPr="00222018">
                <w:rPr>
                  <w:rFonts w:eastAsia="DengXian"/>
                  <w:lang w:eastAsia="zh-CN"/>
                  <w:rPrChange w:id="1283" w:author="Min Fan" w:date="2025-07-18T16:18:00Z" w16du:dateUtc="2025-07-18T08:18:00Z">
                    <w:rPr>
                      <w:rFonts w:ascii="Aptos Narrow" w:hAnsi="Aptos Narrow" w:cs="Aptos Narrow"/>
                      <w:sz w:val="24"/>
                      <w:szCs w:val="24"/>
                      <w:lang w:val="en-GB"/>
                    </w:rPr>
                  </w:rPrChange>
                </w:rPr>
                <w:t xml:space="preserve">    12 </w:t>
              </w:r>
              <w:proofErr w:type="gramStart"/>
              <w:r w:rsidRPr="00222018">
                <w:rPr>
                  <w:rFonts w:eastAsia="DengXian"/>
                  <w:lang w:eastAsia="zh-CN"/>
                  <w:rPrChange w:id="1284" w:author="Min Fan" w:date="2025-07-18T16:18:00Z" w16du:dateUtc="2025-07-18T08:18:00Z">
                    <w:rPr>
                      <w:rFonts w:ascii="Aptos Narrow" w:hAnsi="Aptos Narrow" w:cs="Aptos Narrow"/>
                      <w:sz w:val="24"/>
                      <w:szCs w:val="24"/>
                      <w:lang w:val="en-GB"/>
                    </w:rPr>
                  </w:rPrChange>
                </w:rPr>
                <w:t>( 14.8</w:t>
              </w:r>
              <w:proofErr w:type="gramEnd"/>
              <w:r w:rsidRPr="00222018">
                <w:rPr>
                  <w:rFonts w:eastAsia="DengXian"/>
                  <w:lang w:eastAsia="zh-CN"/>
                  <w:rPrChange w:id="1285" w:author="Min Fan" w:date="2025-07-18T16:18:00Z" w16du:dateUtc="2025-07-18T08:18:00Z">
                    <w:rPr>
                      <w:rFonts w:ascii="Aptos Narrow" w:hAnsi="Aptos Narrow" w:cs="Aptos Narrow"/>
                      <w:sz w:val="24"/>
                      <w:szCs w:val="24"/>
                      <w:lang w:val="en-GB"/>
                    </w:rPr>
                  </w:rPrChange>
                </w:rPr>
                <w:t xml:space="preserve">) </w:t>
              </w:r>
            </w:ins>
            <w:del w:id="1286" w:author="Min Fan" w:date="2025-07-18T16:18:00Z" w16du:dateUtc="2025-07-18T08:18:00Z">
              <w:r w:rsidRPr="00222018" w:rsidDel="00B95C26">
                <w:rPr>
                  <w:rFonts w:eastAsia="DengXian"/>
                  <w:lang w:eastAsia="zh-CN"/>
                  <w:rPrChange w:id="1287" w:author="Min Fan" w:date="2025-07-18T16:18:00Z" w16du:dateUtc="2025-07-18T08:18:00Z">
                    <w:rPr>
                      <w:rFonts w:eastAsiaTheme="minorEastAsia"/>
                    </w:rPr>
                  </w:rPrChange>
                </w:rPr>
                <w:delText xml:space="preserve">     1 (  1.2) </w:delText>
              </w:r>
            </w:del>
          </w:p>
        </w:tc>
        <w:tc>
          <w:tcPr>
            <w:tcW w:w="1216" w:type="dxa"/>
            <w:noWrap/>
            <w:vAlign w:val="top"/>
            <w:hideMark/>
            <w:tcPrChange w:id="1288" w:author="Min Fan" w:date="2025-07-18T16:20:00Z" w16du:dateUtc="2025-07-18T08:20:00Z">
              <w:tcPr>
                <w:tcW w:w="766" w:type="dxa"/>
                <w:noWrap/>
                <w:hideMark/>
              </w:tcPr>
            </w:tcPrChange>
          </w:tcPr>
          <w:p w14:paraId="04CBAC17" w14:textId="7F4CE453" w:rsidR="00222018" w:rsidRPr="00222018" w:rsidRDefault="00222018" w:rsidP="00222018">
            <w:pPr>
              <w:pStyle w:val="MDPI42tablebody"/>
              <w:jc w:val="right"/>
              <w:rPr>
                <w:rFonts w:eastAsia="DengXian"/>
                <w:lang w:eastAsia="zh-CN"/>
                <w:rPrChange w:id="1289" w:author="Min Fan" w:date="2025-07-18T16:18:00Z" w16du:dateUtc="2025-07-18T08:18:00Z">
                  <w:rPr>
                    <w:rFonts w:eastAsiaTheme="minorEastAsia"/>
                  </w:rPr>
                </w:rPrChange>
              </w:rPr>
            </w:pPr>
            <w:ins w:id="1290" w:author="Min Fan" w:date="2025-07-18T16:18:00Z" w16du:dateUtc="2025-07-18T08:18:00Z">
              <w:r w:rsidRPr="00222018">
                <w:rPr>
                  <w:rFonts w:eastAsia="DengXian"/>
                  <w:lang w:eastAsia="zh-CN"/>
                  <w:rPrChange w:id="1291" w:author="Min Fan" w:date="2025-07-18T16:18:00Z" w16du:dateUtc="2025-07-18T08:18:00Z">
                    <w:rPr>
                      <w:rFonts w:ascii="Aptos Narrow" w:hAnsi="Aptos Narrow" w:cs="Aptos Narrow"/>
                      <w:sz w:val="24"/>
                      <w:szCs w:val="24"/>
                      <w:lang w:val="en-GB"/>
                    </w:rPr>
                  </w:rPrChange>
                </w:rPr>
                <w:t xml:space="preserve"> 0.005</w:t>
              </w:r>
            </w:ins>
            <w:del w:id="1292" w:author="Min Fan" w:date="2025-07-18T16:18:00Z" w16du:dateUtc="2025-07-18T08:18:00Z">
              <w:r w:rsidRPr="00222018" w:rsidDel="00B95C26">
                <w:rPr>
                  <w:rFonts w:eastAsia="DengXian"/>
                  <w:lang w:eastAsia="zh-CN"/>
                  <w:rPrChange w:id="1293" w:author="Min Fan" w:date="2025-07-18T16:18:00Z" w16du:dateUtc="2025-07-18T08:18:00Z">
                    <w:rPr>
                      <w:rFonts w:eastAsiaTheme="minorEastAsia"/>
                    </w:rPr>
                  </w:rPrChange>
                </w:rPr>
                <w:delText xml:space="preserve"> 0.064</w:delText>
              </w:r>
            </w:del>
          </w:p>
        </w:tc>
      </w:tr>
      <w:tr w:rsidR="00222018" w:rsidRPr="0044085D" w14:paraId="7FA62FD9" w14:textId="77777777" w:rsidTr="00222018">
        <w:trPr>
          <w:trHeight w:val="300"/>
          <w:trPrChange w:id="1294" w:author="Min Fan" w:date="2025-07-18T16:20:00Z" w16du:dateUtc="2025-07-18T08:20:00Z">
            <w:trPr>
              <w:gridAfter w:val="0"/>
              <w:trHeight w:val="300"/>
            </w:trPr>
          </w:trPrChange>
        </w:trPr>
        <w:tc>
          <w:tcPr>
            <w:tcW w:w="0" w:type="dxa"/>
            <w:noWrap/>
            <w:hideMark/>
            <w:tcPrChange w:id="1295" w:author="Min Fan" w:date="2025-07-18T16:20:00Z" w16du:dateUtc="2025-07-18T08:20:00Z">
              <w:tcPr>
                <w:tcW w:w="4820" w:type="dxa"/>
                <w:noWrap/>
                <w:hideMark/>
              </w:tcPr>
            </w:tcPrChange>
          </w:tcPr>
          <w:p w14:paraId="4E2E7A5E" w14:textId="77777777" w:rsidR="00222018" w:rsidRPr="0044085D" w:rsidRDefault="00222018">
            <w:pPr>
              <w:pStyle w:val="MDPI42tablebody"/>
              <w:ind w:firstLine="179"/>
              <w:jc w:val="left"/>
              <w:rPr>
                <w:rFonts w:eastAsiaTheme="minorEastAsia"/>
              </w:rPr>
              <w:pPrChange w:id="1296" w:author="Min Fan" w:date="2025-07-18T16:21:00Z" w16du:dateUtc="2025-07-18T08:21:00Z">
                <w:pPr>
                  <w:pStyle w:val="MDPI42tablebody"/>
                  <w:jc w:val="left"/>
                </w:pPr>
              </w:pPrChange>
            </w:pPr>
            <w:r w:rsidRPr="0044085D">
              <w:rPr>
                <w:rFonts w:eastAsiaTheme="minorEastAsia"/>
              </w:rPr>
              <w:t xml:space="preserve">Asthma </w:t>
            </w:r>
          </w:p>
        </w:tc>
        <w:tc>
          <w:tcPr>
            <w:tcW w:w="0" w:type="dxa"/>
            <w:noWrap/>
            <w:vAlign w:val="top"/>
            <w:hideMark/>
            <w:tcPrChange w:id="1297" w:author="Min Fan" w:date="2025-07-18T16:20:00Z" w16du:dateUtc="2025-07-18T08:20:00Z">
              <w:tcPr>
                <w:tcW w:w="2268" w:type="dxa"/>
                <w:noWrap/>
                <w:hideMark/>
              </w:tcPr>
            </w:tcPrChange>
          </w:tcPr>
          <w:p w14:paraId="68193553" w14:textId="0C4C7896" w:rsidR="00222018" w:rsidRPr="00222018" w:rsidRDefault="00222018" w:rsidP="00222018">
            <w:pPr>
              <w:pStyle w:val="MDPI42tablebody"/>
              <w:jc w:val="right"/>
              <w:rPr>
                <w:rFonts w:eastAsia="DengXian"/>
                <w:lang w:eastAsia="zh-CN"/>
                <w:rPrChange w:id="1298" w:author="Min Fan" w:date="2025-07-18T16:18:00Z" w16du:dateUtc="2025-07-18T08:18:00Z">
                  <w:rPr>
                    <w:rFonts w:eastAsiaTheme="minorEastAsia"/>
                  </w:rPr>
                </w:rPrChange>
              </w:rPr>
            </w:pPr>
            <w:ins w:id="1299" w:author="Min Fan" w:date="2025-07-18T16:18:00Z" w16du:dateUtc="2025-07-18T08:18:00Z">
              <w:r w:rsidRPr="00222018">
                <w:rPr>
                  <w:rFonts w:eastAsia="DengXian"/>
                  <w:lang w:eastAsia="zh-CN"/>
                  <w:rPrChange w:id="1300" w:author="Min Fan" w:date="2025-07-18T16:18:00Z" w16du:dateUtc="2025-07-18T08:18:00Z">
                    <w:rPr>
                      <w:rFonts w:ascii="Aptos Narrow" w:hAnsi="Aptos Narrow" w:cs="Aptos Narrow"/>
                      <w:sz w:val="24"/>
                      <w:szCs w:val="24"/>
                      <w:lang w:val="en-GB"/>
                    </w:rPr>
                  </w:rPrChange>
                </w:rPr>
                <w:t xml:space="preserve">   368 </w:t>
              </w:r>
              <w:proofErr w:type="gramStart"/>
              <w:r w:rsidRPr="00222018">
                <w:rPr>
                  <w:rFonts w:eastAsia="DengXian"/>
                  <w:lang w:eastAsia="zh-CN"/>
                  <w:rPrChange w:id="1301" w:author="Min Fan" w:date="2025-07-18T16:18:00Z" w16du:dateUtc="2025-07-18T08:18:00Z">
                    <w:rPr>
                      <w:rFonts w:ascii="Aptos Narrow" w:hAnsi="Aptos Narrow" w:cs="Aptos Narrow"/>
                      <w:sz w:val="24"/>
                      <w:szCs w:val="24"/>
                      <w:lang w:val="en-GB"/>
                    </w:rPr>
                  </w:rPrChange>
                </w:rPr>
                <w:t>(  4.5</w:t>
              </w:r>
              <w:proofErr w:type="gramEnd"/>
              <w:r w:rsidRPr="00222018">
                <w:rPr>
                  <w:rFonts w:eastAsia="DengXian"/>
                  <w:lang w:eastAsia="zh-CN"/>
                  <w:rPrChange w:id="1302" w:author="Min Fan" w:date="2025-07-18T16:18:00Z" w16du:dateUtc="2025-07-18T08:18:00Z">
                    <w:rPr>
                      <w:rFonts w:ascii="Aptos Narrow" w:hAnsi="Aptos Narrow" w:cs="Aptos Narrow"/>
                      <w:sz w:val="24"/>
                      <w:szCs w:val="24"/>
                      <w:lang w:val="en-GB"/>
                    </w:rPr>
                  </w:rPrChange>
                </w:rPr>
                <w:t xml:space="preserve">) </w:t>
              </w:r>
            </w:ins>
            <w:del w:id="1303" w:author="Min Fan" w:date="2025-07-18T16:18:00Z" w16du:dateUtc="2025-07-18T08:18:00Z">
              <w:r w:rsidRPr="00222018" w:rsidDel="00B95C26">
                <w:rPr>
                  <w:rFonts w:eastAsia="DengXian"/>
                  <w:lang w:eastAsia="zh-CN"/>
                  <w:rPrChange w:id="1304" w:author="Min Fan" w:date="2025-07-18T16:18:00Z" w16du:dateUtc="2025-07-18T08:18:00Z">
                    <w:rPr>
                      <w:rFonts w:eastAsiaTheme="minorEastAsia"/>
                    </w:rPr>
                  </w:rPrChange>
                </w:rPr>
                <w:delText xml:space="preserve">  1166 ( 14.3) </w:delText>
              </w:r>
            </w:del>
          </w:p>
        </w:tc>
        <w:tc>
          <w:tcPr>
            <w:tcW w:w="0" w:type="dxa"/>
            <w:noWrap/>
            <w:vAlign w:val="top"/>
            <w:hideMark/>
            <w:tcPrChange w:id="1305" w:author="Min Fan" w:date="2025-07-18T16:20:00Z" w16du:dateUtc="2025-07-18T08:20:00Z">
              <w:tcPr>
                <w:tcW w:w="2268" w:type="dxa"/>
                <w:noWrap/>
                <w:hideMark/>
              </w:tcPr>
            </w:tcPrChange>
          </w:tcPr>
          <w:p w14:paraId="2A1F8E71" w14:textId="55DEDA88" w:rsidR="00222018" w:rsidRPr="00222018" w:rsidRDefault="00222018" w:rsidP="00222018">
            <w:pPr>
              <w:pStyle w:val="MDPI42tablebody"/>
              <w:jc w:val="right"/>
              <w:rPr>
                <w:rFonts w:eastAsia="DengXian"/>
                <w:lang w:eastAsia="zh-CN"/>
                <w:rPrChange w:id="1306" w:author="Min Fan" w:date="2025-07-18T16:18:00Z" w16du:dateUtc="2025-07-18T08:18:00Z">
                  <w:rPr>
                    <w:rFonts w:eastAsiaTheme="minorEastAsia"/>
                  </w:rPr>
                </w:rPrChange>
              </w:rPr>
            </w:pPr>
            <w:ins w:id="1307" w:author="Min Fan" w:date="2025-07-18T16:18:00Z" w16du:dateUtc="2025-07-18T08:18:00Z">
              <w:r w:rsidRPr="00222018">
                <w:rPr>
                  <w:rFonts w:eastAsia="DengXian"/>
                  <w:lang w:eastAsia="zh-CN"/>
                  <w:rPrChange w:id="1308" w:author="Min Fan" w:date="2025-07-18T16:18:00Z" w16du:dateUtc="2025-07-18T08:18:00Z">
                    <w:rPr>
                      <w:rFonts w:ascii="Aptos Narrow" w:hAnsi="Aptos Narrow" w:cs="Aptos Narrow"/>
                      <w:sz w:val="24"/>
                      <w:szCs w:val="24"/>
                      <w:lang w:val="en-GB"/>
                    </w:rPr>
                  </w:rPrChange>
                </w:rPr>
                <w:t xml:space="preserve">     2 </w:t>
              </w:r>
              <w:proofErr w:type="gramStart"/>
              <w:r w:rsidRPr="00222018">
                <w:rPr>
                  <w:rFonts w:eastAsia="DengXian"/>
                  <w:lang w:eastAsia="zh-CN"/>
                  <w:rPrChange w:id="1309" w:author="Min Fan" w:date="2025-07-18T16:18:00Z" w16du:dateUtc="2025-07-18T08:18:00Z">
                    <w:rPr>
                      <w:rFonts w:ascii="Aptos Narrow" w:hAnsi="Aptos Narrow" w:cs="Aptos Narrow"/>
                      <w:sz w:val="24"/>
                      <w:szCs w:val="24"/>
                      <w:lang w:val="en-GB"/>
                    </w:rPr>
                  </w:rPrChange>
                </w:rPr>
                <w:t>(  2.5</w:t>
              </w:r>
              <w:proofErr w:type="gramEnd"/>
              <w:r w:rsidRPr="00222018">
                <w:rPr>
                  <w:rFonts w:eastAsia="DengXian"/>
                  <w:lang w:eastAsia="zh-CN"/>
                  <w:rPrChange w:id="1310" w:author="Min Fan" w:date="2025-07-18T16:18:00Z" w16du:dateUtc="2025-07-18T08:18:00Z">
                    <w:rPr>
                      <w:rFonts w:ascii="Aptos Narrow" w:hAnsi="Aptos Narrow" w:cs="Aptos Narrow"/>
                      <w:sz w:val="24"/>
                      <w:szCs w:val="24"/>
                      <w:lang w:val="en-GB"/>
                    </w:rPr>
                  </w:rPrChange>
                </w:rPr>
                <w:t xml:space="preserve">) </w:t>
              </w:r>
            </w:ins>
            <w:del w:id="1311" w:author="Min Fan" w:date="2025-07-18T16:18:00Z" w16du:dateUtc="2025-07-18T08:18:00Z">
              <w:r w:rsidRPr="00222018" w:rsidDel="00B95C26">
                <w:rPr>
                  <w:rFonts w:eastAsia="DengXian"/>
                  <w:lang w:eastAsia="zh-CN"/>
                  <w:rPrChange w:id="1312" w:author="Min Fan" w:date="2025-07-18T16:18:00Z" w16du:dateUtc="2025-07-18T08:18:00Z">
                    <w:rPr>
                      <w:rFonts w:eastAsiaTheme="minorEastAsia"/>
                    </w:rPr>
                  </w:rPrChange>
                </w:rPr>
                <w:delText xml:space="preserve">    12 ( 14.8) </w:delText>
              </w:r>
            </w:del>
          </w:p>
        </w:tc>
        <w:tc>
          <w:tcPr>
            <w:tcW w:w="0" w:type="dxa"/>
            <w:noWrap/>
            <w:vAlign w:val="top"/>
            <w:hideMark/>
            <w:tcPrChange w:id="1313" w:author="Min Fan" w:date="2025-07-18T16:20:00Z" w16du:dateUtc="2025-07-18T08:20:00Z">
              <w:tcPr>
                <w:tcW w:w="770" w:type="dxa"/>
                <w:noWrap/>
                <w:hideMark/>
              </w:tcPr>
            </w:tcPrChange>
          </w:tcPr>
          <w:p w14:paraId="17A83E00" w14:textId="7CEFE5E7" w:rsidR="00222018" w:rsidRPr="00222018" w:rsidRDefault="00222018" w:rsidP="00222018">
            <w:pPr>
              <w:pStyle w:val="MDPI42tablebody"/>
              <w:jc w:val="right"/>
              <w:rPr>
                <w:rFonts w:eastAsia="DengXian"/>
                <w:lang w:eastAsia="zh-CN"/>
                <w:rPrChange w:id="1314" w:author="Min Fan" w:date="2025-07-18T16:18:00Z" w16du:dateUtc="2025-07-18T08:18:00Z">
                  <w:rPr>
                    <w:rFonts w:eastAsiaTheme="minorEastAsia"/>
                  </w:rPr>
                </w:rPrChange>
              </w:rPr>
            </w:pPr>
            <w:ins w:id="1315" w:author="Min Fan" w:date="2025-07-18T16:18:00Z" w16du:dateUtc="2025-07-18T08:18:00Z">
              <w:r w:rsidRPr="00222018">
                <w:rPr>
                  <w:rFonts w:eastAsia="DengXian"/>
                  <w:lang w:eastAsia="zh-CN"/>
                  <w:rPrChange w:id="1316" w:author="Min Fan" w:date="2025-07-18T16:18:00Z" w16du:dateUtc="2025-07-18T08:18:00Z">
                    <w:rPr>
                      <w:rFonts w:ascii="Aptos Narrow" w:hAnsi="Aptos Narrow" w:cs="Aptos Narrow"/>
                      <w:sz w:val="24"/>
                      <w:szCs w:val="24"/>
                      <w:lang w:val="en-GB"/>
                    </w:rPr>
                  </w:rPrChange>
                </w:rPr>
                <w:t xml:space="preserve"> 0.112</w:t>
              </w:r>
            </w:ins>
            <w:del w:id="1317" w:author="Min Fan" w:date="2025-07-18T16:18:00Z" w16du:dateUtc="2025-07-18T08:18:00Z">
              <w:r w:rsidRPr="00222018" w:rsidDel="00B95C26">
                <w:rPr>
                  <w:rFonts w:eastAsia="DengXian"/>
                  <w:lang w:eastAsia="zh-CN"/>
                  <w:rPrChange w:id="1318" w:author="Min Fan" w:date="2025-07-18T16:18:00Z" w16du:dateUtc="2025-07-18T08:18:00Z">
                    <w:rPr>
                      <w:rFonts w:eastAsiaTheme="minorEastAsia"/>
                    </w:rPr>
                  </w:rPrChange>
                </w:rPr>
                <w:delText xml:space="preserve"> 0.102</w:delText>
              </w:r>
            </w:del>
          </w:p>
        </w:tc>
        <w:tc>
          <w:tcPr>
            <w:tcW w:w="0" w:type="dxa"/>
            <w:noWrap/>
            <w:vAlign w:val="top"/>
            <w:hideMark/>
            <w:tcPrChange w:id="1319" w:author="Min Fan" w:date="2025-07-18T16:20:00Z" w16du:dateUtc="2025-07-18T08:20:00Z">
              <w:tcPr>
                <w:tcW w:w="2200" w:type="dxa"/>
                <w:noWrap/>
                <w:hideMark/>
              </w:tcPr>
            </w:tcPrChange>
          </w:tcPr>
          <w:p w14:paraId="2C5F3B47" w14:textId="19D685B0" w:rsidR="00222018" w:rsidRPr="00222018" w:rsidRDefault="00222018" w:rsidP="00222018">
            <w:pPr>
              <w:pStyle w:val="MDPI42tablebody"/>
              <w:jc w:val="right"/>
              <w:rPr>
                <w:rFonts w:eastAsia="DengXian"/>
                <w:lang w:eastAsia="zh-CN"/>
                <w:rPrChange w:id="1320" w:author="Min Fan" w:date="2025-07-18T16:18:00Z" w16du:dateUtc="2025-07-18T08:18:00Z">
                  <w:rPr>
                    <w:rFonts w:eastAsiaTheme="minorEastAsia"/>
                  </w:rPr>
                </w:rPrChange>
              </w:rPr>
            </w:pPr>
            <w:ins w:id="1321" w:author="Min Fan" w:date="2025-07-18T16:18:00Z" w16du:dateUtc="2025-07-18T08:18:00Z">
              <w:r w:rsidRPr="00222018">
                <w:rPr>
                  <w:rFonts w:eastAsia="DengXian"/>
                  <w:lang w:eastAsia="zh-CN"/>
                  <w:rPrChange w:id="1322" w:author="Min Fan" w:date="2025-07-18T16:18:00Z" w16du:dateUtc="2025-07-18T08:18:00Z">
                    <w:rPr>
                      <w:rFonts w:ascii="Aptos Narrow" w:hAnsi="Aptos Narrow" w:cs="Aptos Narrow"/>
                      <w:sz w:val="24"/>
                      <w:szCs w:val="24"/>
                      <w:lang w:val="en-GB"/>
                    </w:rPr>
                  </w:rPrChange>
                </w:rPr>
                <w:t xml:space="preserve">    12 </w:t>
              </w:r>
              <w:proofErr w:type="gramStart"/>
              <w:r w:rsidRPr="00222018">
                <w:rPr>
                  <w:rFonts w:eastAsia="DengXian"/>
                  <w:lang w:eastAsia="zh-CN"/>
                  <w:rPrChange w:id="1323" w:author="Min Fan" w:date="2025-07-18T16:18:00Z" w16du:dateUtc="2025-07-18T08:18:00Z">
                    <w:rPr>
                      <w:rFonts w:ascii="Aptos Narrow" w:hAnsi="Aptos Narrow" w:cs="Aptos Narrow"/>
                      <w:sz w:val="24"/>
                      <w:szCs w:val="24"/>
                      <w:lang w:val="en-GB"/>
                    </w:rPr>
                  </w:rPrChange>
                </w:rPr>
                <w:t>(  1.5</w:t>
              </w:r>
              <w:proofErr w:type="gramEnd"/>
              <w:r w:rsidRPr="00222018">
                <w:rPr>
                  <w:rFonts w:eastAsia="DengXian"/>
                  <w:lang w:eastAsia="zh-CN"/>
                  <w:rPrChange w:id="1324" w:author="Min Fan" w:date="2025-07-18T16:18:00Z" w16du:dateUtc="2025-07-18T08:18:00Z">
                    <w:rPr>
                      <w:rFonts w:ascii="Aptos Narrow" w:hAnsi="Aptos Narrow" w:cs="Aptos Narrow"/>
                      <w:sz w:val="24"/>
                      <w:szCs w:val="24"/>
                      <w:lang w:val="en-GB"/>
                    </w:rPr>
                  </w:rPrChange>
                </w:rPr>
                <w:t xml:space="preserve">) </w:t>
              </w:r>
            </w:ins>
            <w:del w:id="1325" w:author="Min Fan" w:date="2025-07-18T16:18:00Z" w16du:dateUtc="2025-07-18T08:18:00Z">
              <w:r w:rsidRPr="00222018" w:rsidDel="00B95C26">
                <w:rPr>
                  <w:rFonts w:eastAsia="DengXian"/>
                  <w:lang w:eastAsia="zh-CN"/>
                  <w:rPrChange w:id="1326" w:author="Min Fan" w:date="2025-07-18T16:18:00Z" w16du:dateUtc="2025-07-18T08:18:00Z">
                    <w:rPr>
                      <w:rFonts w:eastAsiaTheme="minorEastAsia"/>
                    </w:rPr>
                  </w:rPrChange>
                </w:rPr>
                <w:delText xml:space="preserve">   118 ( 14.6) </w:delText>
              </w:r>
            </w:del>
          </w:p>
        </w:tc>
        <w:tc>
          <w:tcPr>
            <w:tcW w:w="0" w:type="dxa"/>
            <w:noWrap/>
            <w:vAlign w:val="top"/>
            <w:hideMark/>
            <w:tcPrChange w:id="1327" w:author="Min Fan" w:date="2025-07-18T16:20:00Z" w16du:dateUtc="2025-07-18T08:20:00Z">
              <w:tcPr>
                <w:tcW w:w="2275" w:type="dxa"/>
                <w:noWrap/>
                <w:hideMark/>
              </w:tcPr>
            </w:tcPrChange>
          </w:tcPr>
          <w:p w14:paraId="5C71CBE3" w14:textId="2AA8DDB5" w:rsidR="00222018" w:rsidRPr="00222018" w:rsidRDefault="00222018" w:rsidP="00222018">
            <w:pPr>
              <w:pStyle w:val="MDPI42tablebody"/>
              <w:jc w:val="right"/>
              <w:rPr>
                <w:rFonts w:eastAsia="DengXian"/>
                <w:lang w:eastAsia="zh-CN"/>
                <w:rPrChange w:id="1328" w:author="Min Fan" w:date="2025-07-18T16:18:00Z" w16du:dateUtc="2025-07-18T08:18:00Z">
                  <w:rPr>
                    <w:rFonts w:eastAsiaTheme="minorEastAsia"/>
                  </w:rPr>
                </w:rPrChange>
              </w:rPr>
            </w:pPr>
            <w:ins w:id="1329" w:author="Min Fan" w:date="2025-07-18T16:18:00Z" w16du:dateUtc="2025-07-18T08:18:00Z">
              <w:r w:rsidRPr="00222018">
                <w:rPr>
                  <w:rFonts w:eastAsia="DengXian"/>
                  <w:lang w:eastAsia="zh-CN"/>
                  <w:rPrChange w:id="1330" w:author="Min Fan" w:date="2025-07-18T16:18:00Z" w16du:dateUtc="2025-07-18T08:18:00Z">
                    <w:rPr>
                      <w:rFonts w:ascii="Aptos Narrow" w:hAnsi="Aptos Narrow" w:cs="Aptos Narrow"/>
                      <w:sz w:val="24"/>
                      <w:szCs w:val="24"/>
                      <w:lang w:val="en-GB"/>
                    </w:rPr>
                  </w:rPrChange>
                </w:rPr>
                <w:t xml:space="preserve">     2 </w:t>
              </w:r>
              <w:proofErr w:type="gramStart"/>
              <w:r w:rsidRPr="00222018">
                <w:rPr>
                  <w:rFonts w:eastAsia="DengXian"/>
                  <w:lang w:eastAsia="zh-CN"/>
                  <w:rPrChange w:id="1331" w:author="Min Fan" w:date="2025-07-18T16:18:00Z" w16du:dateUtc="2025-07-18T08:18:00Z">
                    <w:rPr>
                      <w:rFonts w:ascii="Aptos Narrow" w:hAnsi="Aptos Narrow" w:cs="Aptos Narrow"/>
                      <w:sz w:val="24"/>
                      <w:szCs w:val="24"/>
                      <w:lang w:val="en-GB"/>
                    </w:rPr>
                  </w:rPrChange>
                </w:rPr>
                <w:t>(  2.5</w:t>
              </w:r>
              <w:proofErr w:type="gramEnd"/>
              <w:r w:rsidRPr="00222018">
                <w:rPr>
                  <w:rFonts w:eastAsia="DengXian"/>
                  <w:lang w:eastAsia="zh-CN"/>
                  <w:rPrChange w:id="1332" w:author="Min Fan" w:date="2025-07-18T16:18:00Z" w16du:dateUtc="2025-07-18T08:18:00Z">
                    <w:rPr>
                      <w:rFonts w:ascii="Aptos Narrow" w:hAnsi="Aptos Narrow" w:cs="Aptos Narrow"/>
                      <w:sz w:val="24"/>
                      <w:szCs w:val="24"/>
                      <w:lang w:val="en-GB"/>
                    </w:rPr>
                  </w:rPrChange>
                </w:rPr>
                <w:t xml:space="preserve">) </w:t>
              </w:r>
            </w:ins>
            <w:del w:id="1333" w:author="Min Fan" w:date="2025-07-18T16:18:00Z" w16du:dateUtc="2025-07-18T08:18:00Z">
              <w:r w:rsidRPr="00222018" w:rsidDel="00B95C26">
                <w:rPr>
                  <w:rFonts w:eastAsia="DengXian"/>
                  <w:lang w:eastAsia="zh-CN"/>
                  <w:rPrChange w:id="1334" w:author="Min Fan" w:date="2025-07-18T16:18:00Z" w16du:dateUtc="2025-07-18T08:18:00Z">
                    <w:rPr>
                      <w:rFonts w:eastAsiaTheme="minorEastAsia"/>
                    </w:rPr>
                  </w:rPrChange>
                </w:rPr>
                <w:delText xml:space="preserve">    12 ( 14.8) </w:delText>
              </w:r>
            </w:del>
          </w:p>
        </w:tc>
        <w:tc>
          <w:tcPr>
            <w:tcW w:w="1216" w:type="dxa"/>
            <w:noWrap/>
            <w:vAlign w:val="top"/>
            <w:hideMark/>
            <w:tcPrChange w:id="1335" w:author="Min Fan" w:date="2025-07-18T16:20:00Z" w16du:dateUtc="2025-07-18T08:20:00Z">
              <w:tcPr>
                <w:tcW w:w="766" w:type="dxa"/>
                <w:noWrap/>
                <w:hideMark/>
              </w:tcPr>
            </w:tcPrChange>
          </w:tcPr>
          <w:p w14:paraId="14A7AD0B" w14:textId="70446218" w:rsidR="00222018" w:rsidRPr="00222018" w:rsidRDefault="00222018" w:rsidP="00222018">
            <w:pPr>
              <w:pStyle w:val="MDPI42tablebody"/>
              <w:jc w:val="right"/>
              <w:rPr>
                <w:rFonts w:eastAsia="DengXian"/>
                <w:lang w:eastAsia="zh-CN"/>
                <w:rPrChange w:id="1336" w:author="Min Fan" w:date="2025-07-18T16:18:00Z" w16du:dateUtc="2025-07-18T08:18:00Z">
                  <w:rPr>
                    <w:rFonts w:eastAsiaTheme="minorEastAsia"/>
                  </w:rPr>
                </w:rPrChange>
              </w:rPr>
            </w:pPr>
            <w:ins w:id="1337" w:author="Min Fan" w:date="2025-07-18T16:18:00Z" w16du:dateUtc="2025-07-18T08:18:00Z">
              <w:r w:rsidRPr="00222018">
                <w:rPr>
                  <w:rFonts w:eastAsia="DengXian"/>
                  <w:lang w:eastAsia="zh-CN"/>
                  <w:rPrChange w:id="1338" w:author="Min Fan" w:date="2025-07-18T16:18:00Z" w16du:dateUtc="2025-07-18T08:18:00Z">
                    <w:rPr>
                      <w:rFonts w:ascii="Aptos Narrow" w:hAnsi="Aptos Narrow" w:cs="Aptos Narrow"/>
                      <w:sz w:val="24"/>
                      <w:szCs w:val="24"/>
                      <w:lang w:val="en-GB"/>
                    </w:rPr>
                  </w:rPrChange>
                </w:rPr>
                <w:t xml:space="preserve"> 0.070</w:t>
              </w:r>
            </w:ins>
            <w:del w:id="1339" w:author="Min Fan" w:date="2025-07-18T16:18:00Z" w16du:dateUtc="2025-07-18T08:18:00Z">
              <w:r w:rsidRPr="00222018" w:rsidDel="00B95C26">
                <w:rPr>
                  <w:rFonts w:eastAsia="DengXian"/>
                  <w:lang w:eastAsia="zh-CN"/>
                  <w:rPrChange w:id="1340" w:author="Min Fan" w:date="2025-07-18T16:18:00Z" w16du:dateUtc="2025-07-18T08:18:00Z">
                    <w:rPr>
                      <w:rFonts w:eastAsiaTheme="minorEastAsia"/>
                    </w:rPr>
                  </w:rPrChange>
                </w:rPr>
                <w:delText xml:space="preserve"> 0.005</w:delText>
              </w:r>
            </w:del>
          </w:p>
        </w:tc>
      </w:tr>
      <w:tr w:rsidR="00222018" w:rsidRPr="0044085D" w14:paraId="4CE53FF4" w14:textId="77777777" w:rsidTr="00222018">
        <w:trPr>
          <w:trHeight w:val="300"/>
          <w:trPrChange w:id="1341" w:author="Min Fan" w:date="2025-07-18T16:20:00Z" w16du:dateUtc="2025-07-18T08:20:00Z">
            <w:trPr>
              <w:gridAfter w:val="0"/>
              <w:trHeight w:val="300"/>
            </w:trPr>
          </w:trPrChange>
        </w:trPr>
        <w:tc>
          <w:tcPr>
            <w:tcW w:w="0" w:type="dxa"/>
            <w:noWrap/>
            <w:hideMark/>
            <w:tcPrChange w:id="1342" w:author="Min Fan" w:date="2025-07-18T16:20:00Z" w16du:dateUtc="2025-07-18T08:20:00Z">
              <w:tcPr>
                <w:tcW w:w="4820" w:type="dxa"/>
                <w:noWrap/>
                <w:hideMark/>
              </w:tcPr>
            </w:tcPrChange>
          </w:tcPr>
          <w:p w14:paraId="25868228" w14:textId="77777777" w:rsidR="00222018" w:rsidRPr="0044085D" w:rsidRDefault="00222018">
            <w:pPr>
              <w:pStyle w:val="MDPI42tablebody"/>
              <w:ind w:firstLine="179"/>
              <w:jc w:val="left"/>
              <w:rPr>
                <w:rFonts w:eastAsiaTheme="minorEastAsia"/>
              </w:rPr>
              <w:pPrChange w:id="1343" w:author="Min Fan" w:date="2025-07-18T16:21:00Z" w16du:dateUtc="2025-07-18T08:21:00Z">
                <w:pPr>
                  <w:pStyle w:val="MDPI42tablebody"/>
                  <w:jc w:val="left"/>
                </w:pPr>
              </w:pPrChange>
            </w:pPr>
            <w:r w:rsidRPr="0044085D">
              <w:rPr>
                <w:rFonts w:eastAsiaTheme="minorEastAsia"/>
              </w:rPr>
              <w:t xml:space="preserve">Rheumatoid arthritis </w:t>
            </w:r>
          </w:p>
        </w:tc>
        <w:tc>
          <w:tcPr>
            <w:tcW w:w="0" w:type="dxa"/>
            <w:noWrap/>
            <w:vAlign w:val="top"/>
            <w:hideMark/>
            <w:tcPrChange w:id="1344" w:author="Min Fan" w:date="2025-07-18T16:20:00Z" w16du:dateUtc="2025-07-18T08:20:00Z">
              <w:tcPr>
                <w:tcW w:w="2268" w:type="dxa"/>
                <w:noWrap/>
                <w:hideMark/>
              </w:tcPr>
            </w:tcPrChange>
          </w:tcPr>
          <w:p w14:paraId="343C08C8" w14:textId="2234EE90" w:rsidR="00222018" w:rsidRPr="00222018" w:rsidRDefault="00222018" w:rsidP="00222018">
            <w:pPr>
              <w:pStyle w:val="MDPI42tablebody"/>
              <w:jc w:val="right"/>
              <w:rPr>
                <w:rFonts w:eastAsia="DengXian"/>
                <w:lang w:eastAsia="zh-CN"/>
                <w:rPrChange w:id="1345" w:author="Min Fan" w:date="2025-07-18T16:18:00Z" w16du:dateUtc="2025-07-18T08:18:00Z">
                  <w:rPr>
                    <w:rFonts w:eastAsiaTheme="minorEastAsia"/>
                  </w:rPr>
                </w:rPrChange>
              </w:rPr>
            </w:pPr>
            <w:ins w:id="1346" w:author="Min Fan" w:date="2025-07-18T16:18:00Z" w16du:dateUtc="2025-07-18T08:18:00Z">
              <w:r w:rsidRPr="00222018">
                <w:rPr>
                  <w:rFonts w:eastAsia="DengXian"/>
                  <w:lang w:eastAsia="zh-CN"/>
                  <w:rPrChange w:id="1347" w:author="Min Fan" w:date="2025-07-18T16:18:00Z" w16du:dateUtc="2025-07-18T08:18:00Z">
                    <w:rPr>
                      <w:rFonts w:ascii="Aptos Narrow" w:hAnsi="Aptos Narrow" w:cs="Aptos Narrow"/>
                      <w:sz w:val="24"/>
                      <w:szCs w:val="24"/>
                      <w:lang w:val="en-GB"/>
                    </w:rPr>
                  </w:rPrChange>
                </w:rPr>
                <w:t xml:space="preserve">    57 </w:t>
              </w:r>
              <w:proofErr w:type="gramStart"/>
              <w:r w:rsidRPr="00222018">
                <w:rPr>
                  <w:rFonts w:eastAsia="DengXian"/>
                  <w:lang w:eastAsia="zh-CN"/>
                  <w:rPrChange w:id="1348" w:author="Min Fan" w:date="2025-07-18T16:18:00Z" w16du:dateUtc="2025-07-18T08:18:00Z">
                    <w:rPr>
                      <w:rFonts w:ascii="Aptos Narrow" w:hAnsi="Aptos Narrow" w:cs="Aptos Narrow"/>
                      <w:sz w:val="24"/>
                      <w:szCs w:val="24"/>
                      <w:lang w:val="en-GB"/>
                    </w:rPr>
                  </w:rPrChange>
                </w:rPr>
                <w:t>(  0.7</w:t>
              </w:r>
              <w:proofErr w:type="gramEnd"/>
              <w:r w:rsidRPr="00222018">
                <w:rPr>
                  <w:rFonts w:eastAsia="DengXian"/>
                  <w:lang w:eastAsia="zh-CN"/>
                  <w:rPrChange w:id="1349" w:author="Min Fan" w:date="2025-07-18T16:18:00Z" w16du:dateUtc="2025-07-18T08:18:00Z">
                    <w:rPr>
                      <w:rFonts w:ascii="Aptos Narrow" w:hAnsi="Aptos Narrow" w:cs="Aptos Narrow"/>
                      <w:sz w:val="24"/>
                      <w:szCs w:val="24"/>
                      <w:lang w:val="en-GB"/>
                    </w:rPr>
                  </w:rPrChange>
                </w:rPr>
                <w:t xml:space="preserve">) </w:t>
              </w:r>
            </w:ins>
            <w:del w:id="1350" w:author="Min Fan" w:date="2025-07-18T16:18:00Z" w16du:dateUtc="2025-07-18T08:18:00Z">
              <w:r w:rsidRPr="00222018" w:rsidDel="00B95C26">
                <w:rPr>
                  <w:rFonts w:eastAsia="DengXian"/>
                  <w:lang w:eastAsia="zh-CN"/>
                  <w:rPrChange w:id="1351" w:author="Min Fan" w:date="2025-07-18T16:18:00Z" w16du:dateUtc="2025-07-18T08:18:00Z">
                    <w:rPr>
                      <w:rFonts w:eastAsiaTheme="minorEastAsia"/>
                    </w:rPr>
                  </w:rPrChange>
                </w:rPr>
                <w:delText xml:space="preserve">   368 (  4.5) </w:delText>
              </w:r>
            </w:del>
          </w:p>
        </w:tc>
        <w:tc>
          <w:tcPr>
            <w:tcW w:w="0" w:type="dxa"/>
            <w:noWrap/>
            <w:vAlign w:val="top"/>
            <w:hideMark/>
            <w:tcPrChange w:id="1352" w:author="Min Fan" w:date="2025-07-18T16:20:00Z" w16du:dateUtc="2025-07-18T08:20:00Z">
              <w:tcPr>
                <w:tcW w:w="2268" w:type="dxa"/>
                <w:noWrap/>
                <w:hideMark/>
              </w:tcPr>
            </w:tcPrChange>
          </w:tcPr>
          <w:p w14:paraId="7E29A8BC" w14:textId="0F39D6E0" w:rsidR="00222018" w:rsidRPr="00222018" w:rsidRDefault="00222018" w:rsidP="00222018">
            <w:pPr>
              <w:pStyle w:val="MDPI42tablebody"/>
              <w:jc w:val="right"/>
              <w:rPr>
                <w:rFonts w:eastAsia="DengXian"/>
                <w:lang w:eastAsia="zh-CN"/>
                <w:rPrChange w:id="1353" w:author="Min Fan" w:date="2025-07-18T16:18:00Z" w16du:dateUtc="2025-07-18T08:18:00Z">
                  <w:rPr>
                    <w:rFonts w:eastAsiaTheme="minorEastAsia"/>
                  </w:rPr>
                </w:rPrChange>
              </w:rPr>
            </w:pPr>
            <w:ins w:id="1354" w:author="Min Fan" w:date="2025-07-18T16:18:00Z" w16du:dateUtc="2025-07-18T08:18:00Z">
              <w:r w:rsidRPr="00222018">
                <w:rPr>
                  <w:rFonts w:eastAsia="DengXian"/>
                  <w:lang w:eastAsia="zh-CN"/>
                  <w:rPrChange w:id="1355" w:author="Min Fan" w:date="2025-07-18T16:18:00Z" w16du:dateUtc="2025-07-18T08:18:00Z">
                    <w:rPr>
                      <w:rFonts w:ascii="Aptos Narrow" w:hAnsi="Aptos Narrow" w:cs="Aptos Narrow"/>
                      <w:sz w:val="24"/>
                      <w:szCs w:val="24"/>
                      <w:lang w:val="en-GB"/>
                    </w:rPr>
                  </w:rPrChange>
                </w:rPr>
                <w:t xml:space="preserve">     1 </w:t>
              </w:r>
              <w:proofErr w:type="gramStart"/>
              <w:r w:rsidRPr="00222018">
                <w:rPr>
                  <w:rFonts w:eastAsia="DengXian"/>
                  <w:lang w:eastAsia="zh-CN"/>
                  <w:rPrChange w:id="1356" w:author="Min Fan" w:date="2025-07-18T16:18:00Z" w16du:dateUtc="2025-07-18T08:18:00Z">
                    <w:rPr>
                      <w:rFonts w:ascii="Aptos Narrow" w:hAnsi="Aptos Narrow" w:cs="Aptos Narrow"/>
                      <w:sz w:val="24"/>
                      <w:szCs w:val="24"/>
                      <w:lang w:val="en-GB"/>
                    </w:rPr>
                  </w:rPrChange>
                </w:rPr>
                <w:t>(  1.2</w:t>
              </w:r>
              <w:proofErr w:type="gramEnd"/>
              <w:r w:rsidRPr="00222018">
                <w:rPr>
                  <w:rFonts w:eastAsia="DengXian"/>
                  <w:lang w:eastAsia="zh-CN"/>
                  <w:rPrChange w:id="1357" w:author="Min Fan" w:date="2025-07-18T16:18:00Z" w16du:dateUtc="2025-07-18T08:18:00Z">
                    <w:rPr>
                      <w:rFonts w:ascii="Aptos Narrow" w:hAnsi="Aptos Narrow" w:cs="Aptos Narrow"/>
                      <w:sz w:val="24"/>
                      <w:szCs w:val="24"/>
                      <w:lang w:val="en-GB"/>
                    </w:rPr>
                  </w:rPrChange>
                </w:rPr>
                <w:t xml:space="preserve">) </w:t>
              </w:r>
            </w:ins>
            <w:del w:id="1358" w:author="Min Fan" w:date="2025-07-18T16:18:00Z" w16du:dateUtc="2025-07-18T08:18:00Z">
              <w:r w:rsidRPr="00222018" w:rsidDel="00B95C26">
                <w:rPr>
                  <w:rFonts w:eastAsia="DengXian"/>
                  <w:lang w:eastAsia="zh-CN"/>
                  <w:rPrChange w:id="1359" w:author="Min Fan" w:date="2025-07-18T16:18:00Z" w16du:dateUtc="2025-07-18T08:18:00Z">
                    <w:rPr>
                      <w:rFonts w:eastAsiaTheme="minorEastAsia"/>
                    </w:rPr>
                  </w:rPrChange>
                </w:rPr>
                <w:delText xml:space="preserve">     2 (  2.5) </w:delText>
              </w:r>
            </w:del>
          </w:p>
        </w:tc>
        <w:tc>
          <w:tcPr>
            <w:tcW w:w="0" w:type="dxa"/>
            <w:noWrap/>
            <w:vAlign w:val="top"/>
            <w:hideMark/>
            <w:tcPrChange w:id="1360" w:author="Min Fan" w:date="2025-07-18T16:20:00Z" w16du:dateUtc="2025-07-18T08:20:00Z">
              <w:tcPr>
                <w:tcW w:w="770" w:type="dxa"/>
                <w:noWrap/>
                <w:hideMark/>
              </w:tcPr>
            </w:tcPrChange>
          </w:tcPr>
          <w:p w14:paraId="1F3B2A76" w14:textId="2C8EFEF2" w:rsidR="00222018" w:rsidRPr="00222018" w:rsidRDefault="00222018" w:rsidP="00222018">
            <w:pPr>
              <w:pStyle w:val="MDPI42tablebody"/>
              <w:jc w:val="right"/>
              <w:rPr>
                <w:rFonts w:eastAsia="DengXian"/>
                <w:lang w:eastAsia="zh-CN"/>
                <w:rPrChange w:id="1361" w:author="Min Fan" w:date="2025-07-18T16:18:00Z" w16du:dateUtc="2025-07-18T08:18:00Z">
                  <w:rPr>
                    <w:rFonts w:eastAsiaTheme="minorEastAsia"/>
                  </w:rPr>
                </w:rPrChange>
              </w:rPr>
            </w:pPr>
            <w:ins w:id="1362" w:author="Min Fan" w:date="2025-07-18T16:18:00Z" w16du:dateUtc="2025-07-18T08:18:00Z">
              <w:r w:rsidRPr="00222018">
                <w:rPr>
                  <w:rFonts w:eastAsia="DengXian"/>
                  <w:lang w:eastAsia="zh-CN"/>
                  <w:rPrChange w:id="1363" w:author="Min Fan" w:date="2025-07-18T16:18:00Z" w16du:dateUtc="2025-07-18T08:18:00Z">
                    <w:rPr>
                      <w:rFonts w:ascii="Aptos Narrow" w:hAnsi="Aptos Narrow" w:cs="Aptos Narrow"/>
                      <w:sz w:val="24"/>
                      <w:szCs w:val="24"/>
                      <w:lang w:val="en-GB"/>
                    </w:rPr>
                  </w:rPrChange>
                </w:rPr>
                <w:t xml:space="preserve"> 0.055</w:t>
              </w:r>
            </w:ins>
            <w:del w:id="1364" w:author="Min Fan" w:date="2025-07-18T16:18:00Z" w16du:dateUtc="2025-07-18T08:18:00Z">
              <w:r w:rsidRPr="00222018" w:rsidDel="00B95C26">
                <w:rPr>
                  <w:rFonts w:eastAsia="DengXian"/>
                  <w:lang w:eastAsia="zh-CN"/>
                  <w:rPrChange w:id="1365" w:author="Min Fan" w:date="2025-07-18T16:18:00Z" w16du:dateUtc="2025-07-18T08:18:00Z">
                    <w:rPr>
                      <w:rFonts w:eastAsiaTheme="minorEastAsia"/>
                    </w:rPr>
                  </w:rPrChange>
                </w:rPr>
                <w:delText xml:space="preserve"> 0.057</w:delText>
              </w:r>
            </w:del>
          </w:p>
        </w:tc>
        <w:tc>
          <w:tcPr>
            <w:tcW w:w="0" w:type="dxa"/>
            <w:noWrap/>
            <w:vAlign w:val="top"/>
            <w:hideMark/>
            <w:tcPrChange w:id="1366" w:author="Min Fan" w:date="2025-07-18T16:20:00Z" w16du:dateUtc="2025-07-18T08:20:00Z">
              <w:tcPr>
                <w:tcW w:w="2200" w:type="dxa"/>
                <w:noWrap/>
                <w:hideMark/>
              </w:tcPr>
            </w:tcPrChange>
          </w:tcPr>
          <w:p w14:paraId="3BD8B594" w14:textId="51048F5E" w:rsidR="00222018" w:rsidRPr="00222018" w:rsidRDefault="00222018" w:rsidP="00222018">
            <w:pPr>
              <w:pStyle w:val="MDPI42tablebody"/>
              <w:jc w:val="right"/>
              <w:rPr>
                <w:rFonts w:eastAsia="DengXian"/>
                <w:lang w:eastAsia="zh-CN"/>
                <w:rPrChange w:id="1367" w:author="Min Fan" w:date="2025-07-18T16:18:00Z" w16du:dateUtc="2025-07-18T08:18:00Z">
                  <w:rPr>
                    <w:rFonts w:eastAsiaTheme="minorEastAsia"/>
                  </w:rPr>
                </w:rPrChange>
              </w:rPr>
            </w:pPr>
            <w:ins w:id="1368" w:author="Min Fan" w:date="2025-07-18T16:18:00Z" w16du:dateUtc="2025-07-18T08:18:00Z">
              <w:r w:rsidRPr="00222018">
                <w:rPr>
                  <w:rFonts w:eastAsia="DengXian"/>
                  <w:lang w:eastAsia="zh-CN"/>
                  <w:rPrChange w:id="1369" w:author="Min Fan" w:date="2025-07-18T16:18:00Z" w16du:dateUtc="2025-07-18T08:18:00Z">
                    <w:rPr>
                      <w:rFonts w:ascii="Aptos Narrow" w:hAnsi="Aptos Narrow" w:cs="Aptos Narrow"/>
                      <w:sz w:val="24"/>
                      <w:szCs w:val="24"/>
                      <w:lang w:val="en-GB"/>
                    </w:rPr>
                  </w:rPrChange>
                </w:rPr>
                <w:t xml:space="preserve">     7 </w:t>
              </w:r>
              <w:proofErr w:type="gramStart"/>
              <w:r w:rsidRPr="00222018">
                <w:rPr>
                  <w:rFonts w:eastAsia="DengXian"/>
                  <w:lang w:eastAsia="zh-CN"/>
                  <w:rPrChange w:id="1370" w:author="Min Fan" w:date="2025-07-18T16:18:00Z" w16du:dateUtc="2025-07-18T08:18:00Z">
                    <w:rPr>
                      <w:rFonts w:ascii="Aptos Narrow" w:hAnsi="Aptos Narrow" w:cs="Aptos Narrow"/>
                      <w:sz w:val="24"/>
                      <w:szCs w:val="24"/>
                      <w:lang w:val="en-GB"/>
                    </w:rPr>
                  </w:rPrChange>
                </w:rPr>
                <w:t>(  0.9</w:t>
              </w:r>
              <w:proofErr w:type="gramEnd"/>
              <w:r w:rsidRPr="00222018">
                <w:rPr>
                  <w:rFonts w:eastAsia="DengXian"/>
                  <w:lang w:eastAsia="zh-CN"/>
                  <w:rPrChange w:id="1371" w:author="Min Fan" w:date="2025-07-18T16:18:00Z" w16du:dateUtc="2025-07-18T08:18:00Z">
                    <w:rPr>
                      <w:rFonts w:ascii="Aptos Narrow" w:hAnsi="Aptos Narrow" w:cs="Aptos Narrow"/>
                      <w:sz w:val="24"/>
                      <w:szCs w:val="24"/>
                      <w:lang w:val="en-GB"/>
                    </w:rPr>
                  </w:rPrChange>
                </w:rPr>
                <w:t xml:space="preserve">) </w:t>
              </w:r>
            </w:ins>
            <w:del w:id="1372" w:author="Min Fan" w:date="2025-07-18T16:18:00Z" w16du:dateUtc="2025-07-18T08:18:00Z">
              <w:r w:rsidRPr="00222018" w:rsidDel="00B95C26">
                <w:rPr>
                  <w:rFonts w:eastAsia="DengXian"/>
                  <w:lang w:eastAsia="zh-CN"/>
                  <w:rPrChange w:id="1373" w:author="Min Fan" w:date="2025-07-18T16:18:00Z" w16du:dateUtc="2025-07-18T08:18:00Z">
                    <w:rPr>
                      <w:rFonts w:eastAsiaTheme="minorEastAsia"/>
                    </w:rPr>
                  </w:rPrChange>
                </w:rPr>
                <w:delText xml:space="preserve">    12 (  1.5) </w:delText>
              </w:r>
            </w:del>
          </w:p>
        </w:tc>
        <w:tc>
          <w:tcPr>
            <w:tcW w:w="0" w:type="dxa"/>
            <w:noWrap/>
            <w:vAlign w:val="top"/>
            <w:hideMark/>
            <w:tcPrChange w:id="1374" w:author="Min Fan" w:date="2025-07-18T16:20:00Z" w16du:dateUtc="2025-07-18T08:20:00Z">
              <w:tcPr>
                <w:tcW w:w="2275" w:type="dxa"/>
                <w:noWrap/>
                <w:hideMark/>
              </w:tcPr>
            </w:tcPrChange>
          </w:tcPr>
          <w:p w14:paraId="03BAB7E6" w14:textId="225A0A85" w:rsidR="00222018" w:rsidRPr="00222018" w:rsidRDefault="00222018" w:rsidP="00222018">
            <w:pPr>
              <w:pStyle w:val="MDPI42tablebody"/>
              <w:jc w:val="right"/>
              <w:rPr>
                <w:rFonts w:eastAsia="DengXian"/>
                <w:lang w:eastAsia="zh-CN"/>
                <w:rPrChange w:id="1375" w:author="Min Fan" w:date="2025-07-18T16:18:00Z" w16du:dateUtc="2025-07-18T08:18:00Z">
                  <w:rPr>
                    <w:rFonts w:eastAsiaTheme="minorEastAsia"/>
                  </w:rPr>
                </w:rPrChange>
              </w:rPr>
            </w:pPr>
            <w:ins w:id="1376" w:author="Min Fan" w:date="2025-07-18T16:18:00Z" w16du:dateUtc="2025-07-18T08:18:00Z">
              <w:r w:rsidRPr="00222018">
                <w:rPr>
                  <w:rFonts w:eastAsia="DengXian"/>
                  <w:lang w:eastAsia="zh-CN"/>
                  <w:rPrChange w:id="1377" w:author="Min Fan" w:date="2025-07-18T16:18:00Z" w16du:dateUtc="2025-07-18T08:18:00Z">
                    <w:rPr>
                      <w:rFonts w:ascii="Aptos Narrow" w:hAnsi="Aptos Narrow" w:cs="Aptos Narrow"/>
                      <w:sz w:val="24"/>
                      <w:szCs w:val="24"/>
                      <w:lang w:val="en-GB"/>
                    </w:rPr>
                  </w:rPrChange>
                </w:rPr>
                <w:t xml:space="preserve">     1 </w:t>
              </w:r>
              <w:proofErr w:type="gramStart"/>
              <w:r w:rsidRPr="00222018">
                <w:rPr>
                  <w:rFonts w:eastAsia="DengXian"/>
                  <w:lang w:eastAsia="zh-CN"/>
                  <w:rPrChange w:id="1378" w:author="Min Fan" w:date="2025-07-18T16:18:00Z" w16du:dateUtc="2025-07-18T08:18:00Z">
                    <w:rPr>
                      <w:rFonts w:ascii="Aptos Narrow" w:hAnsi="Aptos Narrow" w:cs="Aptos Narrow"/>
                      <w:sz w:val="24"/>
                      <w:szCs w:val="24"/>
                      <w:lang w:val="en-GB"/>
                    </w:rPr>
                  </w:rPrChange>
                </w:rPr>
                <w:t>(  1.2</w:t>
              </w:r>
              <w:proofErr w:type="gramEnd"/>
              <w:r w:rsidRPr="00222018">
                <w:rPr>
                  <w:rFonts w:eastAsia="DengXian"/>
                  <w:lang w:eastAsia="zh-CN"/>
                  <w:rPrChange w:id="1379" w:author="Min Fan" w:date="2025-07-18T16:18:00Z" w16du:dateUtc="2025-07-18T08:18:00Z">
                    <w:rPr>
                      <w:rFonts w:ascii="Aptos Narrow" w:hAnsi="Aptos Narrow" w:cs="Aptos Narrow"/>
                      <w:sz w:val="24"/>
                      <w:szCs w:val="24"/>
                      <w:lang w:val="en-GB"/>
                    </w:rPr>
                  </w:rPrChange>
                </w:rPr>
                <w:t xml:space="preserve">) </w:t>
              </w:r>
            </w:ins>
            <w:del w:id="1380" w:author="Min Fan" w:date="2025-07-18T16:18:00Z" w16du:dateUtc="2025-07-18T08:18:00Z">
              <w:r w:rsidRPr="00222018" w:rsidDel="00B95C26">
                <w:rPr>
                  <w:rFonts w:eastAsia="DengXian"/>
                  <w:lang w:eastAsia="zh-CN"/>
                  <w:rPrChange w:id="1381" w:author="Min Fan" w:date="2025-07-18T16:18:00Z" w16du:dateUtc="2025-07-18T08:18:00Z">
                    <w:rPr>
                      <w:rFonts w:eastAsiaTheme="minorEastAsia"/>
                    </w:rPr>
                  </w:rPrChange>
                </w:rPr>
                <w:delText xml:space="preserve">     2 (  2.5) </w:delText>
              </w:r>
            </w:del>
          </w:p>
        </w:tc>
        <w:tc>
          <w:tcPr>
            <w:tcW w:w="1216" w:type="dxa"/>
            <w:noWrap/>
            <w:vAlign w:val="top"/>
            <w:hideMark/>
            <w:tcPrChange w:id="1382" w:author="Min Fan" w:date="2025-07-18T16:20:00Z" w16du:dateUtc="2025-07-18T08:20:00Z">
              <w:tcPr>
                <w:tcW w:w="766" w:type="dxa"/>
                <w:noWrap/>
                <w:hideMark/>
              </w:tcPr>
            </w:tcPrChange>
          </w:tcPr>
          <w:p w14:paraId="2D2DB0D2" w14:textId="373EA610" w:rsidR="00222018" w:rsidRPr="00222018" w:rsidRDefault="00222018" w:rsidP="00222018">
            <w:pPr>
              <w:pStyle w:val="MDPI42tablebody"/>
              <w:jc w:val="right"/>
              <w:rPr>
                <w:rFonts w:eastAsia="DengXian"/>
                <w:lang w:eastAsia="zh-CN"/>
                <w:rPrChange w:id="1383" w:author="Min Fan" w:date="2025-07-18T16:18:00Z" w16du:dateUtc="2025-07-18T08:18:00Z">
                  <w:rPr>
                    <w:rFonts w:eastAsiaTheme="minorEastAsia"/>
                  </w:rPr>
                </w:rPrChange>
              </w:rPr>
            </w:pPr>
            <w:ins w:id="1384" w:author="Min Fan" w:date="2025-07-18T16:18:00Z" w16du:dateUtc="2025-07-18T08:18:00Z">
              <w:r w:rsidRPr="00222018">
                <w:rPr>
                  <w:rFonts w:eastAsia="DengXian"/>
                  <w:lang w:eastAsia="zh-CN"/>
                  <w:rPrChange w:id="1385" w:author="Min Fan" w:date="2025-07-18T16:18:00Z" w16du:dateUtc="2025-07-18T08:18:00Z">
                    <w:rPr>
                      <w:rFonts w:ascii="Aptos Narrow" w:hAnsi="Aptos Narrow" w:cs="Aptos Narrow"/>
                      <w:sz w:val="24"/>
                      <w:szCs w:val="24"/>
                      <w:lang w:val="en-GB"/>
                    </w:rPr>
                  </w:rPrChange>
                </w:rPr>
                <w:t xml:space="preserve"> 0.036</w:t>
              </w:r>
            </w:ins>
            <w:del w:id="1386" w:author="Min Fan" w:date="2025-07-18T16:18:00Z" w16du:dateUtc="2025-07-18T08:18:00Z">
              <w:r w:rsidRPr="00222018" w:rsidDel="00B95C26">
                <w:rPr>
                  <w:rFonts w:eastAsia="DengXian"/>
                  <w:lang w:eastAsia="zh-CN"/>
                  <w:rPrChange w:id="1387" w:author="Min Fan" w:date="2025-07-18T16:18:00Z" w16du:dateUtc="2025-07-18T08:18:00Z">
                    <w:rPr>
                      <w:rFonts w:eastAsiaTheme="minorEastAsia"/>
                    </w:rPr>
                  </w:rPrChange>
                </w:rPr>
                <w:delText xml:space="preserve"> 0.070</w:delText>
              </w:r>
            </w:del>
          </w:p>
        </w:tc>
      </w:tr>
      <w:tr w:rsidR="00222018" w:rsidRPr="0044085D" w14:paraId="7A990268" w14:textId="77777777" w:rsidTr="00222018">
        <w:trPr>
          <w:trHeight w:val="300"/>
          <w:trPrChange w:id="1388" w:author="Min Fan" w:date="2025-07-18T16:20:00Z" w16du:dateUtc="2025-07-18T08:20:00Z">
            <w:trPr>
              <w:gridAfter w:val="0"/>
              <w:trHeight w:val="300"/>
            </w:trPr>
          </w:trPrChange>
        </w:trPr>
        <w:tc>
          <w:tcPr>
            <w:tcW w:w="0" w:type="dxa"/>
            <w:noWrap/>
            <w:hideMark/>
            <w:tcPrChange w:id="1389" w:author="Min Fan" w:date="2025-07-18T16:20:00Z" w16du:dateUtc="2025-07-18T08:20:00Z">
              <w:tcPr>
                <w:tcW w:w="4820" w:type="dxa"/>
                <w:noWrap/>
                <w:hideMark/>
              </w:tcPr>
            </w:tcPrChange>
          </w:tcPr>
          <w:p w14:paraId="11D3616A" w14:textId="77777777" w:rsidR="00222018" w:rsidRPr="0044085D" w:rsidRDefault="00222018">
            <w:pPr>
              <w:pStyle w:val="MDPI42tablebody"/>
              <w:ind w:firstLine="179"/>
              <w:jc w:val="left"/>
              <w:rPr>
                <w:rFonts w:eastAsiaTheme="minorEastAsia"/>
              </w:rPr>
              <w:pPrChange w:id="1390" w:author="Min Fan" w:date="2025-07-18T16:21:00Z" w16du:dateUtc="2025-07-18T08:21:00Z">
                <w:pPr>
                  <w:pStyle w:val="MDPI42tablebody"/>
                  <w:jc w:val="left"/>
                </w:pPr>
              </w:pPrChange>
            </w:pPr>
            <w:r w:rsidRPr="0044085D">
              <w:rPr>
                <w:rFonts w:eastAsiaTheme="minorEastAsia"/>
              </w:rPr>
              <w:t xml:space="preserve">Malignancy </w:t>
            </w:r>
          </w:p>
        </w:tc>
        <w:tc>
          <w:tcPr>
            <w:tcW w:w="0" w:type="dxa"/>
            <w:noWrap/>
            <w:vAlign w:val="top"/>
            <w:hideMark/>
            <w:tcPrChange w:id="1391" w:author="Min Fan" w:date="2025-07-18T16:20:00Z" w16du:dateUtc="2025-07-18T08:20:00Z">
              <w:tcPr>
                <w:tcW w:w="2268" w:type="dxa"/>
                <w:noWrap/>
                <w:hideMark/>
              </w:tcPr>
            </w:tcPrChange>
          </w:tcPr>
          <w:p w14:paraId="754CD6F4" w14:textId="2E29CCF2" w:rsidR="00222018" w:rsidRPr="00222018" w:rsidRDefault="00222018" w:rsidP="00222018">
            <w:pPr>
              <w:pStyle w:val="MDPI42tablebody"/>
              <w:jc w:val="right"/>
              <w:rPr>
                <w:rFonts w:eastAsia="DengXian"/>
                <w:lang w:eastAsia="zh-CN"/>
                <w:rPrChange w:id="1392" w:author="Min Fan" w:date="2025-07-18T16:18:00Z" w16du:dateUtc="2025-07-18T08:18:00Z">
                  <w:rPr>
                    <w:rFonts w:eastAsiaTheme="minorEastAsia"/>
                  </w:rPr>
                </w:rPrChange>
              </w:rPr>
            </w:pPr>
            <w:ins w:id="1393" w:author="Min Fan" w:date="2025-07-18T16:18:00Z" w16du:dateUtc="2025-07-18T08:18:00Z">
              <w:r w:rsidRPr="00222018">
                <w:rPr>
                  <w:rFonts w:eastAsia="DengXian"/>
                  <w:lang w:eastAsia="zh-CN"/>
                  <w:rPrChange w:id="1394" w:author="Min Fan" w:date="2025-07-18T16:18:00Z" w16du:dateUtc="2025-07-18T08:18:00Z">
                    <w:rPr>
                      <w:rFonts w:ascii="Aptos Narrow" w:hAnsi="Aptos Narrow" w:cs="Aptos Narrow"/>
                      <w:sz w:val="24"/>
                      <w:szCs w:val="24"/>
                      <w:lang w:val="en-GB"/>
                    </w:rPr>
                  </w:rPrChange>
                </w:rPr>
                <w:t xml:space="preserve">   725 </w:t>
              </w:r>
              <w:proofErr w:type="gramStart"/>
              <w:r w:rsidRPr="00222018">
                <w:rPr>
                  <w:rFonts w:eastAsia="DengXian"/>
                  <w:lang w:eastAsia="zh-CN"/>
                  <w:rPrChange w:id="1395" w:author="Min Fan" w:date="2025-07-18T16:18:00Z" w16du:dateUtc="2025-07-18T08:18:00Z">
                    <w:rPr>
                      <w:rFonts w:ascii="Aptos Narrow" w:hAnsi="Aptos Narrow" w:cs="Aptos Narrow"/>
                      <w:sz w:val="24"/>
                      <w:szCs w:val="24"/>
                      <w:lang w:val="en-GB"/>
                    </w:rPr>
                  </w:rPrChange>
                </w:rPr>
                <w:t>(  8.9</w:t>
              </w:r>
              <w:proofErr w:type="gramEnd"/>
              <w:r w:rsidRPr="00222018">
                <w:rPr>
                  <w:rFonts w:eastAsia="DengXian"/>
                  <w:lang w:eastAsia="zh-CN"/>
                  <w:rPrChange w:id="1396" w:author="Min Fan" w:date="2025-07-18T16:18:00Z" w16du:dateUtc="2025-07-18T08:18:00Z">
                    <w:rPr>
                      <w:rFonts w:ascii="Aptos Narrow" w:hAnsi="Aptos Narrow" w:cs="Aptos Narrow"/>
                      <w:sz w:val="24"/>
                      <w:szCs w:val="24"/>
                      <w:lang w:val="en-GB"/>
                    </w:rPr>
                  </w:rPrChange>
                </w:rPr>
                <w:t xml:space="preserve">) </w:t>
              </w:r>
            </w:ins>
            <w:del w:id="1397" w:author="Min Fan" w:date="2025-07-18T16:18:00Z" w16du:dateUtc="2025-07-18T08:18:00Z">
              <w:r w:rsidRPr="00222018" w:rsidDel="00B95C26">
                <w:rPr>
                  <w:rFonts w:eastAsia="DengXian"/>
                  <w:lang w:eastAsia="zh-CN"/>
                  <w:rPrChange w:id="1398" w:author="Min Fan" w:date="2025-07-18T16:18:00Z" w16du:dateUtc="2025-07-18T08:18:00Z">
                    <w:rPr>
                      <w:rFonts w:eastAsiaTheme="minorEastAsia"/>
                    </w:rPr>
                  </w:rPrChange>
                </w:rPr>
                <w:delText xml:space="preserve">    57 (  0.7) </w:delText>
              </w:r>
            </w:del>
          </w:p>
        </w:tc>
        <w:tc>
          <w:tcPr>
            <w:tcW w:w="0" w:type="dxa"/>
            <w:noWrap/>
            <w:vAlign w:val="top"/>
            <w:hideMark/>
            <w:tcPrChange w:id="1399" w:author="Min Fan" w:date="2025-07-18T16:20:00Z" w16du:dateUtc="2025-07-18T08:20:00Z">
              <w:tcPr>
                <w:tcW w:w="2268" w:type="dxa"/>
                <w:noWrap/>
                <w:hideMark/>
              </w:tcPr>
            </w:tcPrChange>
          </w:tcPr>
          <w:p w14:paraId="1FDF385E" w14:textId="10EB1EC2" w:rsidR="00222018" w:rsidRPr="00222018" w:rsidRDefault="00222018" w:rsidP="00222018">
            <w:pPr>
              <w:pStyle w:val="MDPI42tablebody"/>
              <w:jc w:val="right"/>
              <w:rPr>
                <w:rFonts w:eastAsia="DengXian"/>
                <w:lang w:eastAsia="zh-CN"/>
                <w:rPrChange w:id="1400" w:author="Min Fan" w:date="2025-07-18T16:18:00Z" w16du:dateUtc="2025-07-18T08:18:00Z">
                  <w:rPr>
                    <w:rFonts w:eastAsiaTheme="minorEastAsia"/>
                  </w:rPr>
                </w:rPrChange>
              </w:rPr>
            </w:pPr>
            <w:ins w:id="1401" w:author="Min Fan" w:date="2025-07-18T16:18:00Z" w16du:dateUtc="2025-07-18T08:18:00Z">
              <w:r w:rsidRPr="00222018">
                <w:rPr>
                  <w:rFonts w:eastAsia="DengXian"/>
                  <w:lang w:eastAsia="zh-CN"/>
                  <w:rPrChange w:id="1402" w:author="Min Fan" w:date="2025-07-18T16:18:00Z" w16du:dateUtc="2025-07-18T08:18:00Z">
                    <w:rPr>
                      <w:rFonts w:ascii="Aptos Narrow" w:hAnsi="Aptos Narrow" w:cs="Aptos Narrow"/>
                      <w:sz w:val="24"/>
                      <w:szCs w:val="24"/>
                      <w:lang w:val="en-GB"/>
                    </w:rPr>
                  </w:rPrChange>
                </w:rPr>
                <w:t xml:space="preserve">     7 </w:t>
              </w:r>
              <w:proofErr w:type="gramStart"/>
              <w:r w:rsidRPr="00222018">
                <w:rPr>
                  <w:rFonts w:eastAsia="DengXian"/>
                  <w:lang w:eastAsia="zh-CN"/>
                  <w:rPrChange w:id="1403" w:author="Min Fan" w:date="2025-07-18T16:18:00Z" w16du:dateUtc="2025-07-18T08:18:00Z">
                    <w:rPr>
                      <w:rFonts w:ascii="Aptos Narrow" w:hAnsi="Aptos Narrow" w:cs="Aptos Narrow"/>
                      <w:sz w:val="24"/>
                      <w:szCs w:val="24"/>
                      <w:lang w:val="en-GB"/>
                    </w:rPr>
                  </w:rPrChange>
                </w:rPr>
                <w:t>(  8.6</w:t>
              </w:r>
              <w:proofErr w:type="gramEnd"/>
              <w:r w:rsidRPr="00222018">
                <w:rPr>
                  <w:rFonts w:eastAsia="DengXian"/>
                  <w:lang w:eastAsia="zh-CN"/>
                  <w:rPrChange w:id="1404" w:author="Min Fan" w:date="2025-07-18T16:18:00Z" w16du:dateUtc="2025-07-18T08:18:00Z">
                    <w:rPr>
                      <w:rFonts w:ascii="Aptos Narrow" w:hAnsi="Aptos Narrow" w:cs="Aptos Narrow"/>
                      <w:sz w:val="24"/>
                      <w:szCs w:val="24"/>
                      <w:lang w:val="en-GB"/>
                    </w:rPr>
                  </w:rPrChange>
                </w:rPr>
                <w:t xml:space="preserve">) </w:t>
              </w:r>
            </w:ins>
            <w:del w:id="1405" w:author="Min Fan" w:date="2025-07-18T16:18:00Z" w16du:dateUtc="2025-07-18T08:18:00Z">
              <w:r w:rsidRPr="00222018" w:rsidDel="00B95C26">
                <w:rPr>
                  <w:rFonts w:eastAsia="DengXian"/>
                  <w:lang w:eastAsia="zh-CN"/>
                  <w:rPrChange w:id="1406" w:author="Min Fan" w:date="2025-07-18T16:18:00Z" w16du:dateUtc="2025-07-18T08:18:00Z">
                    <w:rPr>
                      <w:rFonts w:eastAsiaTheme="minorEastAsia"/>
                    </w:rPr>
                  </w:rPrChange>
                </w:rPr>
                <w:delText xml:space="preserve">     1 (  1.2) </w:delText>
              </w:r>
            </w:del>
          </w:p>
        </w:tc>
        <w:tc>
          <w:tcPr>
            <w:tcW w:w="0" w:type="dxa"/>
            <w:noWrap/>
            <w:vAlign w:val="top"/>
            <w:hideMark/>
            <w:tcPrChange w:id="1407" w:author="Min Fan" w:date="2025-07-18T16:20:00Z" w16du:dateUtc="2025-07-18T08:20:00Z">
              <w:tcPr>
                <w:tcW w:w="770" w:type="dxa"/>
                <w:noWrap/>
                <w:hideMark/>
              </w:tcPr>
            </w:tcPrChange>
          </w:tcPr>
          <w:p w14:paraId="51822D03" w14:textId="6F4D9F6D" w:rsidR="00222018" w:rsidRPr="00222018" w:rsidRDefault="00222018" w:rsidP="00222018">
            <w:pPr>
              <w:pStyle w:val="MDPI42tablebody"/>
              <w:jc w:val="right"/>
              <w:rPr>
                <w:rFonts w:eastAsia="DengXian"/>
                <w:lang w:eastAsia="zh-CN"/>
                <w:rPrChange w:id="1408" w:author="Min Fan" w:date="2025-07-18T16:18:00Z" w16du:dateUtc="2025-07-18T08:18:00Z">
                  <w:rPr>
                    <w:rFonts w:eastAsiaTheme="minorEastAsia"/>
                  </w:rPr>
                </w:rPrChange>
              </w:rPr>
            </w:pPr>
            <w:ins w:id="1409" w:author="Min Fan" w:date="2025-07-18T16:18:00Z" w16du:dateUtc="2025-07-18T08:18:00Z">
              <w:r w:rsidRPr="00222018">
                <w:rPr>
                  <w:rFonts w:eastAsia="DengXian"/>
                  <w:lang w:eastAsia="zh-CN"/>
                  <w:rPrChange w:id="1410" w:author="Min Fan" w:date="2025-07-18T16:18:00Z" w16du:dateUtc="2025-07-18T08:18:00Z">
                    <w:rPr>
                      <w:rFonts w:ascii="Aptos Narrow" w:hAnsi="Aptos Narrow" w:cs="Aptos Narrow"/>
                      <w:sz w:val="24"/>
                      <w:szCs w:val="24"/>
                      <w:lang w:val="en-GB"/>
                    </w:rPr>
                  </w:rPrChange>
                </w:rPr>
                <w:t xml:space="preserve"> 0.009</w:t>
              </w:r>
            </w:ins>
            <w:del w:id="1411" w:author="Min Fan" w:date="2025-07-18T16:18:00Z" w16du:dateUtc="2025-07-18T08:18:00Z">
              <w:r w:rsidRPr="00222018" w:rsidDel="00B95C26">
                <w:rPr>
                  <w:rFonts w:eastAsia="DengXian"/>
                  <w:lang w:eastAsia="zh-CN"/>
                  <w:rPrChange w:id="1412" w:author="Min Fan" w:date="2025-07-18T16:18:00Z" w16du:dateUtc="2025-07-18T08:18:00Z">
                    <w:rPr>
                      <w:rFonts w:eastAsiaTheme="minorEastAsia"/>
                    </w:rPr>
                  </w:rPrChange>
                </w:rPr>
                <w:delText xml:space="preserve"> 0.048</w:delText>
              </w:r>
            </w:del>
          </w:p>
        </w:tc>
        <w:tc>
          <w:tcPr>
            <w:tcW w:w="0" w:type="dxa"/>
            <w:noWrap/>
            <w:vAlign w:val="top"/>
            <w:hideMark/>
            <w:tcPrChange w:id="1413" w:author="Min Fan" w:date="2025-07-18T16:20:00Z" w16du:dateUtc="2025-07-18T08:20:00Z">
              <w:tcPr>
                <w:tcW w:w="2200" w:type="dxa"/>
                <w:noWrap/>
                <w:hideMark/>
              </w:tcPr>
            </w:tcPrChange>
          </w:tcPr>
          <w:p w14:paraId="0A05B525" w14:textId="21E04C91" w:rsidR="00222018" w:rsidRPr="00222018" w:rsidRDefault="00222018" w:rsidP="00222018">
            <w:pPr>
              <w:pStyle w:val="MDPI42tablebody"/>
              <w:jc w:val="right"/>
              <w:rPr>
                <w:rFonts w:eastAsia="DengXian"/>
                <w:lang w:eastAsia="zh-CN"/>
                <w:rPrChange w:id="1414" w:author="Min Fan" w:date="2025-07-18T16:18:00Z" w16du:dateUtc="2025-07-18T08:18:00Z">
                  <w:rPr>
                    <w:rFonts w:eastAsiaTheme="minorEastAsia"/>
                  </w:rPr>
                </w:rPrChange>
              </w:rPr>
            </w:pPr>
            <w:ins w:id="1415" w:author="Min Fan" w:date="2025-07-18T16:18:00Z" w16du:dateUtc="2025-07-18T08:18:00Z">
              <w:r w:rsidRPr="00222018">
                <w:rPr>
                  <w:rFonts w:eastAsia="DengXian"/>
                  <w:lang w:eastAsia="zh-CN"/>
                  <w:rPrChange w:id="1416" w:author="Min Fan" w:date="2025-07-18T16:18:00Z" w16du:dateUtc="2025-07-18T08:18:00Z">
                    <w:rPr>
                      <w:rFonts w:ascii="Aptos Narrow" w:hAnsi="Aptos Narrow" w:cs="Aptos Narrow"/>
                      <w:sz w:val="24"/>
                      <w:szCs w:val="24"/>
                      <w:lang w:val="en-GB"/>
                    </w:rPr>
                  </w:rPrChange>
                </w:rPr>
                <w:t xml:space="preserve">    50 </w:t>
              </w:r>
              <w:proofErr w:type="gramStart"/>
              <w:r w:rsidRPr="00222018">
                <w:rPr>
                  <w:rFonts w:eastAsia="DengXian"/>
                  <w:lang w:eastAsia="zh-CN"/>
                  <w:rPrChange w:id="1417" w:author="Min Fan" w:date="2025-07-18T16:18:00Z" w16du:dateUtc="2025-07-18T08:18:00Z">
                    <w:rPr>
                      <w:rFonts w:ascii="Aptos Narrow" w:hAnsi="Aptos Narrow" w:cs="Aptos Narrow"/>
                      <w:sz w:val="24"/>
                      <w:szCs w:val="24"/>
                      <w:lang w:val="en-GB"/>
                    </w:rPr>
                  </w:rPrChange>
                </w:rPr>
                <w:t>(  6.2</w:t>
              </w:r>
              <w:proofErr w:type="gramEnd"/>
              <w:r w:rsidRPr="00222018">
                <w:rPr>
                  <w:rFonts w:eastAsia="DengXian"/>
                  <w:lang w:eastAsia="zh-CN"/>
                  <w:rPrChange w:id="1418" w:author="Min Fan" w:date="2025-07-18T16:18:00Z" w16du:dateUtc="2025-07-18T08:18:00Z">
                    <w:rPr>
                      <w:rFonts w:ascii="Aptos Narrow" w:hAnsi="Aptos Narrow" w:cs="Aptos Narrow"/>
                      <w:sz w:val="24"/>
                      <w:szCs w:val="24"/>
                      <w:lang w:val="en-GB"/>
                    </w:rPr>
                  </w:rPrChange>
                </w:rPr>
                <w:t xml:space="preserve">) </w:t>
              </w:r>
            </w:ins>
            <w:del w:id="1419" w:author="Min Fan" w:date="2025-07-18T16:18:00Z" w16du:dateUtc="2025-07-18T08:18:00Z">
              <w:r w:rsidRPr="00222018" w:rsidDel="00B95C26">
                <w:rPr>
                  <w:rFonts w:eastAsia="DengXian"/>
                  <w:lang w:eastAsia="zh-CN"/>
                  <w:rPrChange w:id="1420" w:author="Min Fan" w:date="2025-07-18T16:18:00Z" w16du:dateUtc="2025-07-18T08:18:00Z">
                    <w:rPr>
                      <w:rFonts w:eastAsiaTheme="minorEastAsia"/>
                    </w:rPr>
                  </w:rPrChange>
                </w:rPr>
                <w:delText xml:space="preserve">     7 (  0.9) </w:delText>
              </w:r>
            </w:del>
          </w:p>
        </w:tc>
        <w:tc>
          <w:tcPr>
            <w:tcW w:w="0" w:type="dxa"/>
            <w:noWrap/>
            <w:vAlign w:val="top"/>
            <w:hideMark/>
            <w:tcPrChange w:id="1421" w:author="Min Fan" w:date="2025-07-18T16:20:00Z" w16du:dateUtc="2025-07-18T08:20:00Z">
              <w:tcPr>
                <w:tcW w:w="2275" w:type="dxa"/>
                <w:noWrap/>
                <w:hideMark/>
              </w:tcPr>
            </w:tcPrChange>
          </w:tcPr>
          <w:p w14:paraId="1802F2E2" w14:textId="7C843945" w:rsidR="00222018" w:rsidRPr="00222018" w:rsidRDefault="00222018" w:rsidP="00222018">
            <w:pPr>
              <w:pStyle w:val="MDPI42tablebody"/>
              <w:jc w:val="right"/>
              <w:rPr>
                <w:rFonts w:eastAsia="DengXian"/>
                <w:lang w:eastAsia="zh-CN"/>
                <w:rPrChange w:id="1422" w:author="Min Fan" w:date="2025-07-18T16:18:00Z" w16du:dateUtc="2025-07-18T08:18:00Z">
                  <w:rPr>
                    <w:rFonts w:eastAsiaTheme="minorEastAsia"/>
                  </w:rPr>
                </w:rPrChange>
              </w:rPr>
            </w:pPr>
            <w:ins w:id="1423" w:author="Min Fan" w:date="2025-07-18T16:18:00Z" w16du:dateUtc="2025-07-18T08:18:00Z">
              <w:r w:rsidRPr="00222018">
                <w:rPr>
                  <w:rFonts w:eastAsia="DengXian"/>
                  <w:lang w:eastAsia="zh-CN"/>
                  <w:rPrChange w:id="1424" w:author="Min Fan" w:date="2025-07-18T16:18:00Z" w16du:dateUtc="2025-07-18T08:18:00Z">
                    <w:rPr>
                      <w:rFonts w:ascii="Aptos Narrow" w:hAnsi="Aptos Narrow" w:cs="Aptos Narrow"/>
                      <w:sz w:val="24"/>
                      <w:szCs w:val="24"/>
                      <w:lang w:val="en-GB"/>
                    </w:rPr>
                  </w:rPrChange>
                </w:rPr>
                <w:t xml:space="preserve">     7 </w:t>
              </w:r>
              <w:proofErr w:type="gramStart"/>
              <w:r w:rsidRPr="00222018">
                <w:rPr>
                  <w:rFonts w:eastAsia="DengXian"/>
                  <w:lang w:eastAsia="zh-CN"/>
                  <w:rPrChange w:id="1425" w:author="Min Fan" w:date="2025-07-18T16:18:00Z" w16du:dateUtc="2025-07-18T08:18:00Z">
                    <w:rPr>
                      <w:rFonts w:ascii="Aptos Narrow" w:hAnsi="Aptos Narrow" w:cs="Aptos Narrow"/>
                      <w:sz w:val="24"/>
                      <w:szCs w:val="24"/>
                      <w:lang w:val="en-GB"/>
                    </w:rPr>
                  </w:rPrChange>
                </w:rPr>
                <w:t>(  8.6</w:t>
              </w:r>
              <w:proofErr w:type="gramEnd"/>
              <w:r w:rsidRPr="00222018">
                <w:rPr>
                  <w:rFonts w:eastAsia="DengXian"/>
                  <w:lang w:eastAsia="zh-CN"/>
                  <w:rPrChange w:id="1426" w:author="Min Fan" w:date="2025-07-18T16:18:00Z" w16du:dateUtc="2025-07-18T08:18:00Z">
                    <w:rPr>
                      <w:rFonts w:ascii="Aptos Narrow" w:hAnsi="Aptos Narrow" w:cs="Aptos Narrow"/>
                      <w:sz w:val="24"/>
                      <w:szCs w:val="24"/>
                      <w:lang w:val="en-GB"/>
                    </w:rPr>
                  </w:rPrChange>
                </w:rPr>
                <w:t xml:space="preserve">) </w:t>
              </w:r>
            </w:ins>
            <w:del w:id="1427" w:author="Min Fan" w:date="2025-07-18T16:18:00Z" w16du:dateUtc="2025-07-18T08:18:00Z">
              <w:r w:rsidRPr="00222018" w:rsidDel="00B95C26">
                <w:rPr>
                  <w:rFonts w:eastAsia="DengXian"/>
                  <w:lang w:eastAsia="zh-CN"/>
                  <w:rPrChange w:id="1428" w:author="Min Fan" w:date="2025-07-18T16:18:00Z" w16du:dateUtc="2025-07-18T08:18:00Z">
                    <w:rPr>
                      <w:rFonts w:eastAsiaTheme="minorEastAsia"/>
                    </w:rPr>
                  </w:rPrChange>
                </w:rPr>
                <w:delText xml:space="preserve">     1 (  1.2) </w:delText>
              </w:r>
            </w:del>
          </w:p>
        </w:tc>
        <w:tc>
          <w:tcPr>
            <w:tcW w:w="1216" w:type="dxa"/>
            <w:noWrap/>
            <w:vAlign w:val="top"/>
            <w:hideMark/>
            <w:tcPrChange w:id="1429" w:author="Min Fan" w:date="2025-07-18T16:20:00Z" w16du:dateUtc="2025-07-18T08:20:00Z">
              <w:tcPr>
                <w:tcW w:w="766" w:type="dxa"/>
                <w:noWrap/>
                <w:hideMark/>
              </w:tcPr>
            </w:tcPrChange>
          </w:tcPr>
          <w:p w14:paraId="442C828C" w14:textId="524D65A5" w:rsidR="00222018" w:rsidRPr="00222018" w:rsidRDefault="00222018" w:rsidP="00222018">
            <w:pPr>
              <w:pStyle w:val="MDPI42tablebody"/>
              <w:jc w:val="right"/>
              <w:rPr>
                <w:rFonts w:eastAsia="DengXian"/>
                <w:lang w:eastAsia="zh-CN"/>
                <w:rPrChange w:id="1430" w:author="Min Fan" w:date="2025-07-18T16:18:00Z" w16du:dateUtc="2025-07-18T08:18:00Z">
                  <w:rPr>
                    <w:rFonts w:eastAsiaTheme="minorEastAsia"/>
                  </w:rPr>
                </w:rPrChange>
              </w:rPr>
            </w:pPr>
            <w:ins w:id="1431" w:author="Min Fan" w:date="2025-07-18T16:18:00Z" w16du:dateUtc="2025-07-18T08:18:00Z">
              <w:r w:rsidRPr="00222018">
                <w:rPr>
                  <w:rFonts w:eastAsia="DengXian"/>
                  <w:lang w:eastAsia="zh-CN"/>
                  <w:rPrChange w:id="1432" w:author="Min Fan" w:date="2025-07-18T16:18:00Z" w16du:dateUtc="2025-07-18T08:18:00Z">
                    <w:rPr>
                      <w:rFonts w:ascii="Aptos Narrow" w:hAnsi="Aptos Narrow" w:cs="Aptos Narrow"/>
                      <w:sz w:val="24"/>
                      <w:szCs w:val="24"/>
                      <w:lang w:val="en-GB"/>
                    </w:rPr>
                  </w:rPrChange>
                </w:rPr>
                <w:t xml:space="preserve"> 0.093</w:t>
              </w:r>
            </w:ins>
            <w:del w:id="1433" w:author="Min Fan" w:date="2025-07-18T16:18:00Z" w16du:dateUtc="2025-07-18T08:18:00Z">
              <w:r w:rsidRPr="00222018" w:rsidDel="00B95C26">
                <w:rPr>
                  <w:rFonts w:eastAsia="DengXian"/>
                  <w:lang w:eastAsia="zh-CN"/>
                  <w:rPrChange w:id="1434" w:author="Min Fan" w:date="2025-07-18T16:18:00Z" w16du:dateUtc="2025-07-18T08:18:00Z">
                    <w:rPr>
                      <w:rFonts w:eastAsiaTheme="minorEastAsia"/>
                    </w:rPr>
                  </w:rPrChange>
                </w:rPr>
                <w:delText xml:space="preserve"> 0.036</w:delText>
              </w:r>
            </w:del>
          </w:p>
        </w:tc>
      </w:tr>
      <w:tr w:rsidR="00222018" w:rsidRPr="0044085D" w14:paraId="5095549D" w14:textId="77777777" w:rsidTr="00222018">
        <w:trPr>
          <w:trHeight w:val="300"/>
          <w:trPrChange w:id="1435" w:author="Min Fan" w:date="2025-07-18T16:20:00Z" w16du:dateUtc="2025-07-18T08:20:00Z">
            <w:trPr>
              <w:gridAfter w:val="0"/>
              <w:trHeight w:val="300"/>
            </w:trPr>
          </w:trPrChange>
        </w:trPr>
        <w:tc>
          <w:tcPr>
            <w:tcW w:w="0" w:type="dxa"/>
            <w:noWrap/>
            <w:hideMark/>
            <w:tcPrChange w:id="1436" w:author="Min Fan" w:date="2025-07-18T16:20:00Z" w16du:dateUtc="2025-07-18T08:20:00Z">
              <w:tcPr>
                <w:tcW w:w="4820" w:type="dxa"/>
                <w:noWrap/>
                <w:hideMark/>
              </w:tcPr>
            </w:tcPrChange>
          </w:tcPr>
          <w:p w14:paraId="5AFE4FE8" w14:textId="77777777" w:rsidR="00222018" w:rsidRPr="0044085D" w:rsidRDefault="00222018">
            <w:pPr>
              <w:pStyle w:val="MDPI42tablebody"/>
              <w:ind w:firstLine="179"/>
              <w:jc w:val="left"/>
              <w:rPr>
                <w:rFonts w:eastAsiaTheme="minorEastAsia"/>
              </w:rPr>
              <w:pPrChange w:id="1437" w:author="Min Fan" w:date="2025-07-18T16:21:00Z" w16du:dateUtc="2025-07-18T08:21:00Z">
                <w:pPr>
                  <w:pStyle w:val="MDPI42tablebody"/>
                  <w:jc w:val="left"/>
                </w:pPr>
              </w:pPrChange>
            </w:pPr>
            <w:r w:rsidRPr="0044085D">
              <w:rPr>
                <w:rFonts w:eastAsiaTheme="minorEastAsia"/>
              </w:rPr>
              <w:t xml:space="preserve">Metastatic solid </w:t>
            </w:r>
            <w:proofErr w:type="spellStart"/>
            <w:r w:rsidRPr="0044085D">
              <w:rPr>
                <w:rFonts w:eastAsiaTheme="minorEastAsia"/>
              </w:rPr>
              <w:t>tumour</w:t>
            </w:r>
            <w:proofErr w:type="spellEnd"/>
            <w:r w:rsidRPr="0044085D">
              <w:rPr>
                <w:rFonts w:eastAsiaTheme="minorEastAsia"/>
              </w:rPr>
              <w:t xml:space="preserve"> </w:t>
            </w:r>
          </w:p>
        </w:tc>
        <w:tc>
          <w:tcPr>
            <w:tcW w:w="0" w:type="dxa"/>
            <w:noWrap/>
            <w:vAlign w:val="top"/>
            <w:hideMark/>
            <w:tcPrChange w:id="1438" w:author="Min Fan" w:date="2025-07-18T16:20:00Z" w16du:dateUtc="2025-07-18T08:20:00Z">
              <w:tcPr>
                <w:tcW w:w="2268" w:type="dxa"/>
                <w:noWrap/>
                <w:hideMark/>
              </w:tcPr>
            </w:tcPrChange>
          </w:tcPr>
          <w:p w14:paraId="694C687F" w14:textId="277D0F67" w:rsidR="00222018" w:rsidRPr="00222018" w:rsidRDefault="00222018" w:rsidP="00222018">
            <w:pPr>
              <w:pStyle w:val="MDPI42tablebody"/>
              <w:jc w:val="right"/>
              <w:rPr>
                <w:rFonts w:eastAsia="DengXian"/>
                <w:lang w:eastAsia="zh-CN"/>
                <w:rPrChange w:id="1439" w:author="Min Fan" w:date="2025-07-18T16:18:00Z" w16du:dateUtc="2025-07-18T08:18:00Z">
                  <w:rPr>
                    <w:rFonts w:eastAsiaTheme="minorEastAsia"/>
                  </w:rPr>
                </w:rPrChange>
              </w:rPr>
            </w:pPr>
            <w:ins w:id="1440" w:author="Min Fan" w:date="2025-07-18T16:18:00Z" w16du:dateUtc="2025-07-18T08:18:00Z">
              <w:r w:rsidRPr="00222018">
                <w:rPr>
                  <w:rFonts w:eastAsia="DengXian"/>
                  <w:lang w:eastAsia="zh-CN"/>
                  <w:rPrChange w:id="1441" w:author="Min Fan" w:date="2025-07-18T16:18:00Z" w16du:dateUtc="2025-07-18T08:18:00Z">
                    <w:rPr>
                      <w:rFonts w:ascii="Aptos Narrow" w:hAnsi="Aptos Narrow" w:cs="Aptos Narrow"/>
                      <w:sz w:val="24"/>
                      <w:szCs w:val="24"/>
                      <w:lang w:val="en-GB"/>
                    </w:rPr>
                  </w:rPrChange>
                </w:rPr>
                <w:t xml:space="preserve">    29 </w:t>
              </w:r>
              <w:proofErr w:type="gramStart"/>
              <w:r w:rsidRPr="00222018">
                <w:rPr>
                  <w:rFonts w:eastAsia="DengXian"/>
                  <w:lang w:eastAsia="zh-CN"/>
                  <w:rPrChange w:id="1442" w:author="Min Fan" w:date="2025-07-18T16:18:00Z" w16du:dateUtc="2025-07-18T08:18:00Z">
                    <w:rPr>
                      <w:rFonts w:ascii="Aptos Narrow" w:hAnsi="Aptos Narrow" w:cs="Aptos Narrow"/>
                      <w:sz w:val="24"/>
                      <w:szCs w:val="24"/>
                      <w:lang w:val="en-GB"/>
                    </w:rPr>
                  </w:rPrChange>
                </w:rPr>
                <w:t>(  0.4</w:t>
              </w:r>
              <w:proofErr w:type="gramEnd"/>
              <w:r w:rsidRPr="00222018">
                <w:rPr>
                  <w:rFonts w:eastAsia="DengXian"/>
                  <w:lang w:eastAsia="zh-CN"/>
                  <w:rPrChange w:id="1443" w:author="Min Fan" w:date="2025-07-18T16:18:00Z" w16du:dateUtc="2025-07-18T08:18:00Z">
                    <w:rPr>
                      <w:rFonts w:ascii="Aptos Narrow" w:hAnsi="Aptos Narrow" w:cs="Aptos Narrow"/>
                      <w:sz w:val="24"/>
                      <w:szCs w:val="24"/>
                      <w:lang w:val="en-GB"/>
                    </w:rPr>
                  </w:rPrChange>
                </w:rPr>
                <w:t xml:space="preserve">) </w:t>
              </w:r>
            </w:ins>
            <w:del w:id="1444" w:author="Min Fan" w:date="2025-07-18T16:18:00Z" w16du:dateUtc="2025-07-18T08:18:00Z">
              <w:r w:rsidRPr="00222018" w:rsidDel="00B95C26">
                <w:rPr>
                  <w:rFonts w:eastAsia="DengXian"/>
                  <w:lang w:eastAsia="zh-CN"/>
                  <w:rPrChange w:id="1445" w:author="Min Fan" w:date="2025-07-18T16:18:00Z" w16du:dateUtc="2025-07-18T08:18:00Z">
                    <w:rPr>
                      <w:rFonts w:eastAsiaTheme="minorEastAsia"/>
                    </w:rPr>
                  </w:rPrChange>
                </w:rPr>
                <w:delText xml:space="preserve">   725 (  8.9) </w:delText>
              </w:r>
            </w:del>
          </w:p>
        </w:tc>
        <w:tc>
          <w:tcPr>
            <w:tcW w:w="0" w:type="dxa"/>
            <w:noWrap/>
            <w:vAlign w:val="top"/>
            <w:hideMark/>
            <w:tcPrChange w:id="1446" w:author="Min Fan" w:date="2025-07-18T16:20:00Z" w16du:dateUtc="2025-07-18T08:20:00Z">
              <w:tcPr>
                <w:tcW w:w="2268" w:type="dxa"/>
                <w:noWrap/>
                <w:hideMark/>
              </w:tcPr>
            </w:tcPrChange>
          </w:tcPr>
          <w:p w14:paraId="3351BB96" w14:textId="28B4387C" w:rsidR="00222018" w:rsidRPr="00222018" w:rsidRDefault="00222018" w:rsidP="00222018">
            <w:pPr>
              <w:pStyle w:val="MDPI42tablebody"/>
              <w:jc w:val="right"/>
              <w:rPr>
                <w:rFonts w:eastAsia="DengXian"/>
                <w:lang w:eastAsia="zh-CN"/>
                <w:rPrChange w:id="1447" w:author="Min Fan" w:date="2025-07-18T16:18:00Z" w16du:dateUtc="2025-07-18T08:18:00Z">
                  <w:rPr>
                    <w:rFonts w:eastAsiaTheme="minorEastAsia"/>
                  </w:rPr>
                </w:rPrChange>
              </w:rPr>
            </w:pPr>
            <w:ins w:id="1448" w:author="Min Fan" w:date="2025-07-18T16:18:00Z" w16du:dateUtc="2025-07-18T08:18:00Z">
              <w:r w:rsidRPr="00222018">
                <w:rPr>
                  <w:rFonts w:eastAsia="DengXian"/>
                  <w:lang w:eastAsia="zh-CN"/>
                  <w:rPrChange w:id="1449" w:author="Min Fan" w:date="2025-07-18T16:18:00Z" w16du:dateUtc="2025-07-18T08:18:00Z">
                    <w:rPr>
                      <w:rFonts w:ascii="Aptos Narrow" w:hAnsi="Aptos Narrow" w:cs="Aptos Narrow"/>
                      <w:sz w:val="24"/>
                      <w:szCs w:val="24"/>
                      <w:lang w:val="en-GB"/>
                    </w:rPr>
                  </w:rPrChange>
                </w:rPr>
                <w:t xml:space="preserve">     1 </w:t>
              </w:r>
              <w:proofErr w:type="gramStart"/>
              <w:r w:rsidRPr="00222018">
                <w:rPr>
                  <w:rFonts w:eastAsia="DengXian"/>
                  <w:lang w:eastAsia="zh-CN"/>
                  <w:rPrChange w:id="1450" w:author="Min Fan" w:date="2025-07-18T16:18:00Z" w16du:dateUtc="2025-07-18T08:18:00Z">
                    <w:rPr>
                      <w:rFonts w:ascii="Aptos Narrow" w:hAnsi="Aptos Narrow" w:cs="Aptos Narrow"/>
                      <w:sz w:val="24"/>
                      <w:szCs w:val="24"/>
                      <w:lang w:val="en-GB"/>
                    </w:rPr>
                  </w:rPrChange>
                </w:rPr>
                <w:t>(  1.2</w:t>
              </w:r>
              <w:proofErr w:type="gramEnd"/>
              <w:r w:rsidRPr="00222018">
                <w:rPr>
                  <w:rFonts w:eastAsia="DengXian"/>
                  <w:lang w:eastAsia="zh-CN"/>
                  <w:rPrChange w:id="1451" w:author="Min Fan" w:date="2025-07-18T16:18:00Z" w16du:dateUtc="2025-07-18T08:18:00Z">
                    <w:rPr>
                      <w:rFonts w:ascii="Aptos Narrow" w:hAnsi="Aptos Narrow" w:cs="Aptos Narrow"/>
                      <w:sz w:val="24"/>
                      <w:szCs w:val="24"/>
                      <w:lang w:val="en-GB"/>
                    </w:rPr>
                  </w:rPrChange>
                </w:rPr>
                <w:t xml:space="preserve">) </w:t>
              </w:r>
            </w:ins>
            <w:del w:id="1452" w:author="Min Fan" w:date="2025-07-18T16:18:00Z" w16du:dateUtc="2025-07-18T08:18:00Z">
              <w:r w:rsidRPr="00222018" w:rsidDel="00B95C26">
                <w:rPr>
                  <w:rFonts w:eastAsia="DengXian"/>
                  <w:lang w:eastAsia="zh-CN"/>
                  <w:rPrChange w:id="1453" w:author="Min Fan" w:date="2025-07-18T16:18:00Z" w16du:dateUtc="2025-07-18T08:18:00Z">
                    <w:rPr>
                      <w:rFonts w:eastAsiaTheme="minorEastAsia"/>
                    </w:rPr>
                  </w:rPrChange>
                </w:rPr>
                <w:delText xml:space="preserve">     7 (  8.6) </w:delText>
              </w:r>
            </w:del>
          </w:p>
        </w:tc>
        <w:tc>
          <w:tcPr>
            <w:tcW w:w="0" w:type="dxa"/>
            <w:noWrap/>
            <w:vAlign w:val="top"/>
            <w:hideMark/>
            <w:tcPrChange w:id="1454" w:author="Min Fan" w:date="2025-07-18T16:20:00Z" w16du:dateUtc="2025-07-18T08:20:00Z">
              <w:tcPr>
                <w:tcW w:w="770" w:type="dxa"/>
                <w:noWrap/>
                <w:hideMark/>
              </w:tcPr>
            </w:tcPrChange>
          </w:tcPr>
          <w:p w14:paraId="61962F19" w14:textId="6819A2EA" w:rsidR="00222018" w:rsidRPr="00222018" w:rsidRDefault="00222018" w:rsidP="00222018">
            <w:pPr>
              <w:pStyle w:val="MDPI42tablebody"/>
              <w:jc w:val="right"/>
              <w:rPr>
                <w:rFonts w:eastAsia="DengXian"/>
                <w:lang w:eastAsia="zh-CN"/>
                <w:rPrChange w:id="1455" w:author="Min Fan" w:date="2025-07-18T16:18:00Z" w16du:dateUtc="2025-07-18T08:18:00Z">
                  <w:rPr>
                    <w:rFonts w:eastAsiaTheme="minorEastAsia"/>
                  </w:rPr>
                </w:rPrChange>
              </w:rPr>
            </w:pPr>
            <w:ins w:id="1456" w:author="Min Fan" w:date="2025-07-18T16:18:00Z" w16du:dateUtc="2025-07-18T08:18:00Z">
              <w:r w:rsidRPr="00222018">
                <w:rPr>
                  <w:rFonts w:eastAsia="DengXian"/>
                  <w:lang w:eastAsia="zh-CN"/>
                  <w:rPrChange w:id="1457" w:author="Min Fan" w:date="2025-07-18T16:18:00Z" w16du:dateUtc="2025-07-18T08:18:00Z">
                    <w:rPr>
                      <w:rFonts w:ascii="Aptos Narrow" w:hAnsi="Aptos Narrow" w:cs="Aptos Narrow"/>
                      <w:sz w:val="24"/>
                      <w:szCs w:val="24"/>
                      <w:lang w:val="en-GB"/>
                    </w:rPr>
                  </w:rPrChange>
                </w:rPr>
                <w:t xml:space="preserve"> 0.099</w:t>
              </w:r>
            </w:ins>
            <w:del w:id="1458" w:author="Min Fan" w:date="2025-07-18T16:18:00Z" w16du:dateUtc="2025-07-18T08:18:00Z">
              <w:r w:rsidRPr="00222018" w:rsidDel="00B95C26">
                <w:rPr>
                  <w:rFonts w:eastAsia="DengXian"/>
                  <w:lang w:eastAsia="zh-CN"/>
                  <w:rPrChange w:id="1459" w:author="Min Fan" w:date="2025-07-18T16:18:00Z" w16du:dateUtc="2025-07-18T08:18:00Z">
                    <w:rPr>
                      <w:rFonts w:eastAsiaTheme="minorEastAsia"/>
                    </w:rPr>
                  </w:rPrChange>
                </w:rPr>
                <w:delText xml:space="preserve"> 0.069</w:delText>
              </w:r>
            </w:del>
          </w:p>
        </w:tc>
        <w:tc>
          <w:tcPr>
            <w:tcW w:w="0" w:type="dxa"/>
            <w:noWrap/>
            <w:vAlign w:val="top"/>
            <w:hideMark/>
            <w:tcPrChange w:id="1460" w:author="Min Fan" w:date="2025-07-18T16:20:00Z" w16du:dateUtc="2025-07-18T08:20:00Z">
              <w:tcPr>
                <w:tcW w:w="2200" w:type="dxa"/>
                <w:noWrap/>
                <w:hideMark/>
              </w:tcPr>
            </w:tcPrChange>
          </w:tcPr>
          <w:p w14:paraId="5999C878" w14:textId="223BE5C7" w:rsidR="00222018" w:rsidRPr="00222018" w:rsidRDefault="00222018" w:rsidP="00222018">
            <w:pPr>
              <w:pStyle w:val="MDPI42tablebody"/>
              <w:jc w:val="right"/>
              <w:rPr>
                <w:rFonts w:eastAsia="DengXian"/>
                <w:lang w:eastAsia="zh-CN"/>
                <w:rPrChange w:id="1461" w:author="Min Fan" w:date="2025-07-18T16:18:00Z" w16du:dateUtc="2025-07-18T08:18:00Z">
                  <w:rPr>
                    <w:rFonts w:eastAsiaTheme="minorEastAsia"/>
                  </w:rPr>
                </w:rPrChange>
              </w:rPr>
            </w:pPr>
            <w:ins w:id="1462" w:author="Min Fan" w:date="2025-07-18T16:18:00Z" w16du:dateUtc="2025-07-18T08:18:00Z">
              <w:r w:rsidRPr="00222018">
                <w:rPr>
                  <w:rFonts w:eastAsia="DengXian"/>
                  <w:lang w:eastAsia="zh-CN"/>
                  <w:rPrChange w:id="1463" w:author="Min Fan" w:date="2025-07-18T16:18:00Z" w16du:dateUtc="2025-07-18T08:18:00Z">
                    <w:rPr>
                      <w:rFonts w:ascii="Aptos Narrow" w:hAnsi="Aptos Narrow" w:cs="Aptos Narrow"/>
                      <w:sz w:val="24"/>
                      <w:szCs w:val="24"/>
                      <w:lang w:val="en-GB"/>
                    </w:rPr>
                  </w:rPrChange>
                </w:rPr>
                <w:t xml:space="preserve">     2 </w:t>
              </w:r>
              <w:proofErr w:type="gramStart"/>
              <w:r w:rsidRPr="00222018">
                <w:rPr>
                  <w:rFonts w:eastAsia="DengXian"/>
                  <w:lang w:eastAsia="zh-CN"/>
                  <w:rPrChange w:id="1464" w:author="Min Fan" w:date="2025-07-18T16:18:00Z" w16du:dateUtc="2025-07-18T08:18:00Z">
                    <w:rPr>
                      <w:rFonts w:ascii="Aptos Narrow" w:hAnsi="Aptos Narrow" w:cs="Aptos Narrow"/>
                      <w:sz w:val="24"/>
                      <w:szCs w:val="24"/>
                      <w:lang w:val="en-GB"/>
                    </w:rPr>
                  </w:rPrChange>
                </w:rPr>
                <w:t>(  0.2</w:t>
              </w:r>
              <w:proofErr w:type="gramEnd"/>
              <w:r w:rsidRPr="00222018">
                <w:rPr>
                  <w:rFonts w:eastAsia="DengXian"/>
                  <w:lang w:eastAsia="zh-CN"/>
                  <w:rPrChange w:id="1465" w:author="Min Fan" w:date="2025-07-18T16:18:00Z" w16du:dateUtc="2025-07-18T08:18:00Z">
                    <w:rPr>
                      <w:rFonts w:ascii="Aptos Narrow" w:hAnsi="Aptos Narrow" w:cs="Aptos Narrow"/>
                      <w:sz w:val="24"/>
                      <w:szCs w:val="24"/>
                      <w:lang w:val="en-GB"/>
                    </w:rPr>
                  </w:rPrChange>
                </w:rPr>
                <w:t xml:space="preserve">) </w:t>
              </w:r>
            </w:ins>
            <w:del w:id="1466" w:author="Min Fan" w:date="2025-07-18T16:18:00Z" w16du:dateUtc="2025-07-18T08:18:00Z">
              <w:r w:rsidRPr="00222018" w:rsidDel="00B95C26">
                <w:rPr>
                  <w:rFonts w:eastAsia="DengXian"/>
                  <w:lang w:eastAsia="zh-CN"/>
                  <w:rPrChange w:id="1467" w:author="Min Fan" w:date="2025-07-18T16:18:00Z" w16du:dateUtc="2025-07-18T08:18:00Z">
                    <w:rPr>
                      <w:rFonts w:eastAsiaTheme="minorEastAsia"/>
                    </w:rPr>
                  </w:rPrChange>
                </w:rPr>
                <w:delText xml:space="preserve">    50 (  6.2) </w:delText>
              </w:r>
            </w:del>
          </w:p>
        </w:tc>
        <w:tc>
          <w:tcPr>
            <w:tcW w:w="0" w:type="dxa"/>
            <w:noWrap/>
            <w:vAlign w:val="top"/>
            <w:hideMark/>
            <w:tcPrChange w:id="1468" w:author="Min Fan" w:date="2025-07-18T16:20:00Z" w16du:dateUtc="2025-07-18T08:20:00Z">
              <w:tcPr>
                <w:tcW w:w="2275" w:type="dxa"/>
                <w:noWrap/>
                <w:hideMark/>
              </w:tcPr>
            </w:tcPrChange>
          </w:tcPr>
          <w:p w14:paraId="7BAC7D21" w14:textId="4035956D" w:rsidR="00222018" w:rsidRPr="00222018" w:rsidRDefault="00222018" w:rsidP="00222018">
            <w:pPr>
              <w:pStyle w:val="MDPI42tablebody"/>
              <w:jc w:val="right"/>
              <w:rPr>
                <w:rFonts w:eastAsia="DengXian"/>
                <w:lang w:eastAsia="zh-CN"/>
                <w:rPrChange w:id="1469" w:author="Min Fan" w:date="2025-07-18T16:18:00Z" w16du:dateUtc="2025-07-18T08:18:00Z">
                  <w:rPr>
                    <w:rFonts w:eastAsiaTheme="minorEastAsia"/>
                  </w:rPr>
                </w:rPrChange>
              </w:rPr>
            </w:pPr>
            <w:ins w:id="1470" w:author="Min Fan" w:date="2025-07-18T16:18:00Z" w16du:dateUtc="2025-07-18T08:18:00Z">
              <w:r w:rsidRPr="00222018">
                <w:rPr>
                  <w:rFonts w:eastAsia="DengXian"/>
                  <w:lang w:eastAsia="zh-CN"/>
                  <w:rPrChange w:id="1471" w:author="Min Fan" w:date="2025-07-18T16:18:00Z" w16du:dateUtc="2025-07-18T08:18:00Z">
                    <w:rPr>
                      <w:rFonts w:ascii="Aptos Narrow" w:hAnsi="Aptos Narrow" w:cs="Aptos Narrow"/>
                      <w:sz w:val="24"/>
                      <w:szCs w:val="24"/>
                      <w:lang w:val="en-GB"/>
                    </w:rPr>
                  </w:rPrChange>
                </w:rPr>
                <w:t xml:space="preserve">     1 </w:t>
              </w:r>
              <w:proofErr w:type="gramStart"/>
              <w:r w:rsidRPr="00222018">
                <w:rPr>
                  <w:rFonts w:eastAsia="DengXian"/>
                  <w:lang w:eastAsia="zh-CN"/>
                  <w:rPrChange w:id="1472" w:author="Min Fan" w:date="2025-07-18T16:18:00Z" w16du:dateUtc="2025-07-18T08:18:00Z">
                    <w:rPr>
                      <w:rFonts w:ascii="Aptos Narrow" w:hAnsi="Aptos Narrow" w:cs="Aptos Narrow"/>
                      <w:sz w:val="24"/>
                      <w:szCs w:val="24"/>
                      <w:lang w:val="en-GB"/>
                    </w:rPr>
                  </w:rPrChange>
                </w:rPr>
                <w:t>(  1.2</w:t>
              </w:r>
              <w:proofErr w:type="gramEnd"/>
              <w:r w:rsidRPr="00222018">
                <w:rPr>
                  <w:rFonts w:eastAsia="DengXian"/>
                  <w:lang w:eastAsia="zh-CN"/>
                  <w:rPrChange w:id="1473" w:author="Min Fan" w:date="2025-07-18T16:18:00Z" w16du:dateUtc="2025-07-18T08:18:00Z">
                    <w:rPr>
                      <w:rFonts w:ascii="Aptos Narrow" w:hAnsi="Aptos Narrow" w:cs="Aptos Narrow"/>
                      <w:sz w:val="24"/>
                      <w:szCs w:val="24"/>
                      <w:lang w:val="en-GB"/>
                    </w:rPr>
                  </w:rPrChange>
                </w:rPr>
                <w:t xml:space="preserve">) </w:t>
              </w:r>
            </w:ins>
            <w:del w:id="1474" w:author="Min Fan" w:date="2025-07-18T16:18:00Z" w16du:dateUtc="2025-07-18T08:18:00Z">
              <w:r w:rsidRPr="00222018" w:rsidDel="00B95C26">
                <w:rPr>
                  <w:rFonts w:eastAsia="DengXian"/>
                  <w:lang w:eastAsia="zh-CN"/>
                  <w:rPrChange w:id="1475" w:author="Min Fan" w:date="2025-07-18T16:18:00Z" w16du:dateUtc="2025-07-18T08:18:00Z">
                    <w:rPr>
                      <w:rFonts w:eastAsiaTheme="minorEastAsia"/>
                    </w:rPr>
                  </w:rPrChange>
                </w:rPr>
                <w:delText xml:space="preserve">     7 (  8.6) </w:delText>
              </w:r>
            </w:del>
          </w:p>
        </w:tc>
        <w:tc>
          <w:tcPr>
            <w:tcW w:w="1216" w:type="dxa"/>
            <w:noWrap/>
            <w:vAlign w:val="top"/>
            <w:hideMark/>
            <w:tcPrChange w:id="1476" w:author="Min Fan" w:date="2025-07-18T16:20:00Z" w16du:dateUtc="2025-07-18T08:20:00Z">
              <w:tcPr>
                <w:tcW w:w="766" w:type="dxa"/>
                <w:noWrap/>
                <w:hideMark/>
              </w:tcPr>
            </w:tcPrChange>
          </w:tcPr>
          <w:p w14:paraId="23495D84" w14:textId="6B40C753" w:rsidR="00222018" w:rsidRPr="00222018" w:rsidRDefault="00222018" w:rsidP="00222018">
            <w:pPr>
              <w:pStyle w:val="MDPI42tablebody"/>
              <w:jc w:val="right"/>
              <w:rPr>
                <w:rFonts w:eastAsia="DengXian"/>
                <w:lang w:eastAsia="zh-CN"/>
                <w:rPrChange w:id="1477" w:author="Min Fan" w:date="2025-07-18T16:18:00Z" w16du:dateUtc="2025-07-18T08:18:00Z">
                  <w:rPr>
                    <w:rFonts w:eastAsiaTheme="minorEastAsia"/>
                  </w:rPr>
                </w:rPrChange>
              </w:rPr>
            </w:pPr>
            <w:ins w:id="1478" w:author="Min Fan" w:date="2025-07-18T16:18:00Z" w16du:dateUtc="2025-07-18T08:18:00Z">
              <w:r w:rsidRPr="00222018">
                <w:rPr>
                  <w:rFonts w:eastAsia="DengXian"/>
                  <w:lang w:eastAsia="zh-CN"/>
                  <w:rPrChange w:id="1479" w:author="Min Fan" w:date="2025-07-18T16:18:00Z" w16du:dateUtc="2025-07-18T08:18:00Z">
                    <w:rPr>
                      <w:rFonts w:ascii="Aptos Narrow" w:hAnsi="Aptos Narrow" w:cs="Aptos Narrow"/>
                      <w:sz w:val="24"/>
                      <w:szCs w:val="24"/>
                      <w:lang w:val="en-GB"/>
                    </w:rPr>
                  </w:rPrChange>
                </w:rPr>
                <w:t xml:space="preserve"> 0.115</w:t>
              </w:r>
            </w:ins>
            <w:del w:id="1480" w:author="Min Fan" w:date="2025-07-18T16:18:00Z" w16du:dateUtc="2025-07-18T08:18:00Z">
              <w:r w:rsidRPr="00222018" w:rsidDel="00B95C26">
                <w:rPr>
                  <w:rFonts w:eastAsia="DengXian"/>
                  <w:lang w:eastAsia="zh-CN"/>
                  <w:rPrChange w:id="1481" w:author="Min Fan" w:date="2025-07-18T16:18:00Z" w16du:dateUtc="2025-07-18T08:18:00Z">
                    <w:rPr>
                      <w:rFonts w:eastAsiaTheme="minorEastAsia"/>
                    </w:rPr>
                  </w:rPrChange>
                </w:rPr>
                <w:delText xml:space="preserve"> 0.093</w:delText>
              </w:r>
            </w:del>
          </w:p>
        </w:tc>
      </w:tr>
      <w:tr w:rsidR="00222018" w:rsidRPr="0044085D" w:rsidDel="00222018" w14:paraId="384781F0" w14:textId="12F940AB" w:rsidTr="00222018">
        <w:trPr>
          <w:trHeight w:val="300"/>
          <w:del w:id="1482" w:author="Min Fan" w:date="2025-07-18T16:21:00Z"/>
          <w:trPrChange w:id="1483" w:author="Min Fan" w:date="2025-07-18T16:20:00Z" w16du:dateUtc="2025-07-18T08:20:00Z">
            <w:trPr>
              <w:gridAfter w:val="0"/>
              <w:trHeight w:val="300"/>
            </w:trPr>
          </w:trPrChange>
        </w:trPr>
        <w:tc>
          <w:tcPr>
            <w:tcW w:w="0" w:type="dxa"/>
            <w:noWrap/>
            <w:hideMark/>
            <w:tcPrChange w:id="1484" w:author="Min Fan" w:date="2025-07-18T16:20:00Z" w16du:dateUtc="2025-07-18T08:20:00Z">
              <w:tcPr>
                <w:tcW w:w="4820" w:type="dxa"/>
                <w:noWrap/>
                <w:hideMark/>
              </w:tcPr>
            </w:tcPrChange>
          </w:tcPr>
          <w:p w14:paraId="0BDBE5B4" w14:textId="071ECFBE" w:rsidR="00222018" w:rsidRPr="0044085D" w:rsidDel="00222018" w:rsidRDefault="00222018">
            <w:pPr>
              <w:pStyle w:val="MDPI42tablebody"/>
              <w:ind w:firstLine="179"/>
              <w:jc w:val="left"/>
              <w:rPr>
                <w:del w:id="1485" w:author="Min Fan" w:date="2025-07-18T16:21:00Z" w16du:dateUtc="2025-07-18T08:21:00Z"/>
                <w:rFonts w:eastAsiaTheme="minorEastAsia"/>
              </w:rPr>
              <w:pPrChange w:id="1486" w:author="Min Fan" w:date="2025-07-18T16:21:00Z" w16du:dateUtc="2025-07-18T08:21:00Z">
                <w:pPr>
                  <w:pStyle w:val="MDPI42tablebody"/>
                  <w:jc w:val="left"/>
                </w:pPr>
              </w:pPrChange>
            </w:pPr>
            <w:del w:id="1487" w:author="Min Fan" w:date="2025-07-18T16:21:00Z" w16du:dateUtc="2025-07-18T08:21:00Z">
              <w:r w:rsidRPr="0044085D" w:rsidDel="00222018">
                <w:rPr>
                  <w:rFonts w:eastAsiaTheme="minorEastAsia"/>
                </w:rPr>
                <w:delText xml:space="preserve">Diabetes without chronic complication </w:delText>
              </w:r>
            </w:del>
          </w:p>
        </w:tc>
        <w:tc>
          <w:tcPr>
            <w:tcW w:w="0" w:type="dxa"/>
            <w:noWrap/>
            <w:vAlign w:val="top"/>
            <w:hideMark/>
            <w:tcPrChange w:id="1488" w:author="Min Fan" w:date="2025-07-18T16:20:00Z" w16du:dateUtc="2025-07-18T08:20:00Z">
              <w:tcPr>
                <w:tcW w:w="2268" w:type="dxa"/>
                <w:noWrap/>
                <w:hideMark/>
              </w:tcPr>
            </w:tcPrChange>
          </w:tcPr>
          <w:p w14:paraId="0E07D5A1" w14:textId="5EE5290C" w:rsidR="00222018" w:rsidRPr="00222018" w:rsidDel="00222018" w:rsidRDefault="00222018" w:rsidP="00222018">
            <w:pPr>
              <w:pStyle w:val="MDPI42tablebody"/>
              <w:jc w:val="right"/>
              <w:rPr>
                <w:del w:id="1489" w:author="Min Fan" w:date="2025-07-18T16:21:00Z" w16du:dateUtc="2025-07-18T08:21:00Z"/>
                <w:rFonts w:eastAsia="DengXian"/>
                <w:lang w:eastAsia="zh-CN"/>
                <w:rPrChange w:id="1490" w:author="Min Fan" w:date="2025-07-18T16:18:00Z" w16du:dateUtc="2025-07-18T08:18:00Z">
                  <w:rPr>
                    <w:del w:id="1491" w:author="Min Fan" w:date="2025-07-18T16:21:00Z" w16du:dateUtc="2025-07-18T08:21:00Z"/>
                    <w:rFonts w:eastAsiaTheme="minorEastAsia"/>
                  </w:rPr>
                </w:rPrChange>
              </w:rPr>
            </w:pPr>
            <w:del w:id="1492" w:author="Min Fan" w:date="2025-07-18T16:18:00Z" w16du:dateUtc="2025-07-18T08:18:00Z">
              <w:r w:rsidRPr="00222018" w:rsidDel="00B95C26">
                <w:rPr>
                  <w:rFonts w:eastAsia="DengXian"/>
                  <w:lang w:eastAsia="zh-CN"/>
                  <w:rPrChange w:id="1493" w:author="Min Fan" w:date="2025-07-18T16:18:00Z" w16du:dateUtc="2025-07-18T08:18:00Z">
                    <w:rPr/>
                  </w:rPrChange>
                </w:rPr>
                <w:delText xml:space="preserve">    29 (  0.4) </w:delText>
              </w:r>
            </w:del>
          </w:p>
        </w:tc>
        <w:tc>
          <w:tcPr>
            <w:tcW w:w="0" w:type="dxa"/>
            <w:noWrap/>
            <w:vAlign w:val="top"/>
            <w:hideMark/>
            <w:tcPrChange w:id="1494" w:author="Min Fan" w:date="2025-07-18T16:20:00Z" w16du:dateUtc="2025-07-18T08:20:00Z">
              <w:tcPr>
                <w:tcW w:w="2268" w:type="dxa"/>
                <w:noWrap/>
                <w:hideMark/>
              </w:tcPr>
            </w:tcPrChange>
          </w:tcPr>
          <w:p w14:paraId="5D9B2D8B" w14:textId="65E6620F" w:rsidR="00222018" w:rsidRPr="00222018" w:rsidDel="00222018" w:rsidRDefault="00222018" w:rsidP="00222018">
            <w:pPr>
              <w:pStyle w:val="MDPI42tablebody"/>
              <w:jc w:val="right"/>
              <w:rPr>
                <w:del w:id="1495" w:author="Min Fan" w:date="2025-07-18T16:21:00Z" w16du:dateUtc="2025-07-18T08:21:00Z"/>
                <w:rFonts w:eastAsia="DengXian"/>
                <w:lang w:eastAsia="zh-CN"/>
                <w:rPrChange w:id="1496" w:author="Min Fan" w:date="2025-07-18T16:18:00Z" w16du:dateUtc="2025-07-18T08:18:00Z">
                  <w:rPr>
                    <w:del w:id="1497" w:author="Min Fan" w:date="2025-07-18T16:21:00Z" w16du:dateUtc="2025-07-18T08:21:00Z"/>
                    <w:rFonts w:eastAsiaTheme="minorEastAsia"/>
                  </w:rPr>
                </w:rPrChange>
              </w:rPr>
            </w:pPr>
            <w:del w:id="1498" w:author="Min Fan" w:date="2025-07-18T16:18:00Z" w16du:dateUtc="2025-07-18T08:18:00Z">
              <w:r w:rsidRPr="00222018" w:rsidDel="00B95C26">
                <w:rPr>
                  <w:rFonts w:eastAsia="DengXian"/>
                  <w:lang w:eastAsia="zh-CN"/>
                  <w:rPrChange w:id="1499" w:author="Min Fan" w:date="2025-07-18T16:18:00Z" w16du:dateUtc="2025-07-18T08:18:00Z">
                    <w:rPr/>
                  </w:rPrChange>
                </w:rPr>
                <w:delText xml:space="preserve">     1 (  1.2) </w:delText>
              </w:r>
            </w:del>
          </w:p>
        </w:tc>
        <w:tc>
          <w:tcPr>
            <w:tcW w:w="0" w:type="dxa"/>
            <w:noWrap/>
            <w:vAlign w:val="top"/>
            <w:hideMark/>
            <w:tcPrChange w:id="1500" w:author="Min Fan" w:date="2025-07-18T16:20:00Z" w16du:dateUtc="2025-07-18T08:20:00Z">
              <w:tcPr>
                <w:tcW w:w="770" w:type="dxa"/>
                <w:noWrap/>
                <w:hideMark/>
              </w:tcPr>
            </w:tcPrChange>
          </w:tcPr>
          <w:p w14:paraId="252F2635" w14:textId="640B299B" w:rsidR="00222018" w:rsidRPr="00222018" w:rsidDel="00222018" w:rsidRDefault="00222018" w:rsidP="00222018">
            <w:pPr>
              <w:pStyle w:val="MDPI42tablebody"/>
              <w:jc w:val="right"/>
              <w:rPr>
                <w:del w:id="1501" w:author="Min Fan" w:date="2025-07-18T16:21:00Z" w16du:dateUtc="2025-07-18T08:21:00Z"/>
                <w:rFonts w:eastAsia="DengXian"/>
                <w:lang w:eastAsia="zh-CN"/>
                <w:rPrChange w:id="1502" w:author="Min Fan" w:date="2025-07-18T16:18:00Z" w16du:dateUtc="2025-07-18T08:18:00Z">
                  <w:rPr>
                    <w:del w:id="1503" w:author="Min Fan" w:date="2025-07-18T16:21:00Z" w16du:dateUtc="2025-07-18T08:21:00Z"/>
                    <w:rFonts w:eastAsiaTheme="minorEastAsia"/>
                  </w:rPr>
                </w:rPrChange>
              </w:rPr>
            </w:pPr>
            <w:del w:id="1504" w:author="Min Fan" w:date="2025-07-18T16:18:00Z" w16du:dateUtc="2025-07-18T08:18:00Z">
              <w:r w:rsidRPr="00222018" w:rsidDel="00B95C26">
                <w:rPr>
                  <w:rFonts w:eastAsia="DengXian"/>
                  <w:lang w:eastAsia="zh-CN"/>
                  <w:rPrChange w:id="1505" w:author="Min Fan" w:date="2025-07-18T16:18:00Z" w16du:dateUtc="2025-07-18T08:18:00Z">
                    <w:rPr/>
                  </w:rPrChange>
                </w:rPr>
                <w:delText xml:space="preserve"> 0.149</w:delText>
              </w:r>
            </w:del>
          </w:p>
        </w:tc>
        <w:tc>
          <w:tcPr>
            <w:tcW w:w="0" w:type="dxa"/>
            <w:noWrap/>
            <w:vAlign w:val="top"/>
            <w:hideMark/>
            <w:tcPrChange w:id="1506" w:author="Min Fan" w:date="2025-07-18T16:20:00Z" w16du:dateUtc="2025-07-18T08:20:00Z">
              <w:tcPr>
                <w:tcW w:w="2200" w:type="dxa"/>
                <w:noWrap/>
                <w:hideMark/>
              </w:tcPr>
            </w:tcPrChange>
          </w:tcPr>
          <w:p w14:paraId="1CD98AA2" w14:textId="3372F560" w:rsidR="00222018" w:rsidRPr="00222018" w:rsidDel="00222018" w:rsidRDefault="00222018" w:rsidP="00222018">
            <w:pPr>
              <w:pStyle w:val="MDPI42tablebody"/>
              <w:jc w:val="right"/>
              <w:rPr>
                <w:del w:id="1507" w:author="Min Fan" w:date="2025-07-18T16:21:00Z" w16du:dateUtc="2025-07-18T08:21:00Z"/>
                <w:rFonts w:eastAsia="DengXian"/>
                <w:lang w:eastAsia="zh-CN"/>
                <w:rPrChange w:id="1508" w:author="Min Fan" w:date="2025-07-18T16:18:00Z" w16du:dateUtc="2025-07-18T08:18:00Z">
                  <w:rPr>
                    <w:del w:id="1509" w:author="Min Fan" w:date="2025-07-18T16:21:00Z" w16du:dateUtc="2025-07-18T08:21:00Z"/>
                    <w:rFonts w:eastAsiaTheme="minorEastAsia"/>
                  </w:rPr>
                </w:rPrChange>
              </w:rPr>
            </w:pPr>
            <w:del w:id="1510" w:author="Min Fan" w:date="2025-07-18T16:18:00Z" w16du:dateUtc="2025-07-18T08:18:00Z">
              <w:r w:rsidRPr="00222018" w:rsidDel="00B95C26">
                <w:rPr>
                  <w:rFonts w:eastAsia="DengXian"/>
                  <w:lang w:eastAsia="zh-CN"/>
                  <w:rPrChange w:id="1511" w:author="Min Fan" w:date="2025-07-18T16:18:00Z" w16du:dateUtc="2025-07-18T08:18:00Z">
                    <w:rPr/>
                  </w:rPrChange>
                </w:rPr>
                <w:delText xml:space="preserve">     2 (  0.2) </w:delText>
              </w:r>
            </w:del>
          </w:p>
        </w:tc>
        <w:tc>
          <w:tcPr>
            <w:tcW w:w="0" w:type="dxa"/>
            <w:noWrap/>
            <w:vAlign w:val="top"/>
            <w:hideMark/>
            <w:tcPrChange w:id="1512" w:author="Min Fan" w:date="2025-07-18T16:20:00Z" w16du:dateUtc="2025-07-18T08:20:00Z">
              <w:tcPr>
                <w:tcW w:w="2275" w:type="dxa"/>
                <w:noWrap/>
                <w:hideMark/>
              </w:tcPr>
            </w:tcPrChange>
          </w:tcPr>
          <w:p w14:paraId="60A83859" w14:textId="0AB44E36" w:rsidR="00222018" w:rsidRPr="00222018" w:rsidDel="00222018" w:rsidRDefault="00222018" w:rsidP="00222018">
            <w:pPr>
              <w:pStyle w:val="MDPI42tablebody"/>
              <w:jc w:val="right"/>
              <w:rPr>
                <w:del w:id="1513" w:author="Min Fan" w:date="2025-07-18T16:21:00Z" w16du:dateUtc="2025-07-18T08:21:00Z"/>
                <w:rFonts w:eastAsia="DengXian"/>
                <w:lang w:eastAsia="zh-CN"/>
                <w:rPrChange w:id="1514" w:author="Min Fan" w:date="2025-07-18T16:18:00Z" w16du:dateUtc="2025-07-18T08:18:00Z">
                  <w:rPr>
                    <w:del w:id="1515" w:author="Min Fan" w:date="2025-07-18T16:21:00Z" w16du:dateUtc="2025-07-18T08:21:00Z"/>
                    <w:rFonts w:eastAsiaTheme="minorEastAsia"/>
                  </w:rPr>
                </w:rPrChange>
              </w:rPr>
            </w:pPr>
            <w:del w:id="1516" w:author="Min Fan" w:date="2025-07-18T16:18:00Z" w16du:dateUtc="2025-07-18T08:18:00Z">
              <w:r w:rsidRPr="00222018" w:rsidDel="00B95C26">
                <w:rPr>
                  <w:rFonts w:eastAsia="DengXian"/>
                  <w:lang w:eastAsia="zh-CN"/>
                  <w:rPrChange w:id="1517" w:author="Min Fan" w:date="2025-07-18T16:18:00Z" w16du:dateUtc="2025-07-18T08:18:00Z">
                    <w:rPr/>
                  </w:rPrChange>
                </w:rPr>
                <w:delText xml:space="preserve">     1 (  1.2) </w:delText>
              </w:r>
            </w:del>
          </w:p>
        </w:tc>
        <w:tc>
          <w:tcPr>
            <w:tcW w:w="1216" w:type="dxa"/>
            <w:noWrap/>
            <w:vAlign w:val="top"/>
            <w:hideMark/>
            <w:tcPrChange w:id="1518" w:author="Min Fan" w:date="2025-07-18T16:20:00Z" w16du:dateUtc="2025-07-18T08:20:00Z">
              <w:tcPr>
                <w:tcW w:w="766" w:type="dxa"/>
                <w:noWrap/>
                <w:hideMark/>
              </w:tcPr>
            </w:tcPrChange>
          </w:tcPr>
          <w:p w14:paraId="3086A3D2" w14:textId="415FCAF0" w:rsidR="00222018" w:rsidRPr="00222018" w:rsidDel="00222018" w:rsidRDefault="00222018" w:rsidP="00222018">
            <w:pPr>
              <w:pStyle w:val="MDPI42tablebody"/>
              <w:jc w:val="right"/>
              <w:rPr>
                <w:del w:id="1519" w:author="Min Fan" w:date="2025-07-18T16:21:00Z" w16du:dateUtc="2025-07-18T08:21:00Z"/>
                <w:rFonts w:eastAsia="DengXian"/>
                <w:lang w:eastAsia="zh-CN"/>
                <w:rPrChange w:id="1520" w:author="Min Fan" w:date="2025-07-18T16:18:00Z" w16du:dateUtc="2025-07-18T08:18:00Z">
                  <w:rPr>
                    <w:del w:id="1521" w:author="Min Fan" w:date="2025-07-18T16:21:00Z" w16du:dateUtc="2025-07-18T08:21:00Z"/>
                    <w:rFonts w:eastAsiaTheme="minorEastAsia"/>
                  </w:rPr>
                </w:rPrChange>
              </w:rPr>
            </w:pPr>
            <w:del w:id="1522" w:author="Min Fan" w:date="2025-07-18T16:18:00Z" w16du:dateUtc="2025-07-18T08:18:00Z">
              <w:r w:rsidRPr="00222018" w:rsidDel="00B95C26">
                <w:rPr>
                  <w:rFonts w:eastAsia="DengXian"/>
                  <w:lang w:eastAsia="zh-CN"/>
                  <w:rPrChange w:id="1523" w:author="Min Fan" w:date="2025-07-18T16:18:00Z" w16du:dateUtc="2025-07-18T08:18:00Z">
                    <w:rPr/>
                  </w:rPrChange>
                </w:rPr>
                <w:delText xml:space="preserve"> 0.115</w:delText>
              </w:r>
            </w:del>
          </w:p>
        </w:tc>
      </w:tr>
      <w:tr w:rsidR="00222018" w:rsidRPr="0044085D" w:rsidDel="00222018" w14:paraId="37618D75" w14:textId="5FEAF2A6" w:rsidTr="00222018">
        <w:trPr>
          <w:trHeight w:val="300"/>
          <w:del w:id="1524" w:author="Min Fan" w:date="2025-07-18T16:21:00Z"/>
          <w:trPrChange w:id="1525" w:author="Min Fan" w:date="2025-07-18T16:20:00Z" w16du:dateUtc="2025-07-18T08:20:00Z">
            <w:trPr>
              <w:gridAfter w:val="0"/>
              <w:trHeight w:val="300"/>
            </w:trPr>
          </w:trPrChange>
        </w:trPr>
        <w:tc>
          <w:tcPr>
            <w:tcW w:w="0" w:type="dxa"/>
            <w:noWrap/>
            <w:hideMark/>
            <w:tcPrChange w:id="1526" w:author="Min Fan" w:date="2025-07-18T16:20:00Z" w16du:dateUtc="2025-07-18T08:20:00Z">
              <w:tcPr>
                <w:tcW w:w="4820" w:type="dxa"/>
                <w:noWrap/>
                <w:hideMark/>
              </w:tcPr>
            </w:tcPrChange>
          </w:tcPr>
          <w:p w14:paraId="2A509514" w14:textId="51721078" w:rsidR="00222018" w:rsidRPr="0044085D" w:rsidDel="00222018" w:rsidRDefault="00222018">
            <w:pPr>
              <w:pStyle w:val="MDPI42tablebody"/>
              <w:ind w:firstLine="179"/>
              <w:jc w:val="left"/>
              <w:rPr>
                <w:del w:id="1527" w:author="Min Fan" w:date="2025-07-18T16:21:00Z" w16du:dateUtc="2025-07-18T08:21:00Z"/>
                <w:rFonts w:eastAsiaTheme="minorEastAsia"/>
              </w:rPr>
              <w:pPrChange w:id="1528" w:author="Min Fan" w:date="2025-07-18T16:21:00Z" w16du:dateUtc="2025-07-18T08:21:00Z">
                <w:pPr>
                  <w:pStyle w:val="MDPI42tablebody"/>
                  <w:jc w:val="left"/>
                </w:pPr>
              </w:pPrChange>
            </w:pPr>
            <w:del w:id="1529" w:author="Min Fan" w:date="2025-07-18T16:21:00Z" w16du:dateUtc="2025-07-18T08:21:00Z">
              <w:r w:rsidRPr="0044085D" w:rsidDel="00222018">
                <w:rPr>
                  <w:rFonts w:eastAsiaTheme="minorEastAsia"/>
                </w:rPr>
                <w:delText xml:space="preserve">Diabetes with chronic complication </w:delText>
              </w:r>
            </w:del>
          </w:p>
        </w:tc>
        <w:tc>
          <w:tcPr>
            <w:tcW w:w="0" w:type="dxa"/>
            <w:noWrap/>
            <w:vAlign w:val="top"/>
            <w:hideMark/>
            <w:tcPrChange w:id="1530" w:author="Min Fan" w:date="2025-07-18T16:20:00Z" w16du:dateUtc="2025-07-18T08:20:00Z">
              <w:tcPr>
                <w:tcW w:w="2268" w:type="dxa"/>
                <w:noWrap/>
                <w:hideMark/>
              </w:tcPr>
            </w:tcPrChange>
          </w:tcPr>
          <w:p w14:paraId="7073DF47" w14:textId="240AC571" w:rsidR="00222018" w:rsidRPr="00222018" w:rsidDel="00222018" w:rsidRDefault="00222018" w:rsidP="00222018">
            <w:pPr>
              <w:pStyle w:val="MDPI42tablebody"/>
              <w:jc w:val="right"/>
              <w:rPr>
                <w:del w:id="1531" w:author="Min Fan" w:date="2025-07-18T16:21:00Z" w16du:dateUtc="2025-07-18T08:21:00Z"/>
                <w:rFonts w:eastAsia="DengXian"/>
                <w:lang w:eastAsia="zh-CN"/>
                <w:rPrChange w:id="1532" w:author="Min Fan" w:date="2025-07-18T16:18:00Z" w16du:dateUtc="2025-07-18T08:18:00Z">
                  <w:rPr>
                    <w:del w:id="1533" w:author="Min Fan" w:date="2025-07-18T16:21:00Z" w16du:dateUtc="2025-07-18T08:21:00Z"/>
                    <w:rFonts w:eastAsiaTheme="minorEastAsia"/>
                  </w:rPr>
                </w:rPrChange>
              </w:rPr>
            </w:pPr>
            <w:del w:id="1534" w:author="Min Fan" w:date="2025-07-18T16:18:00Z" w16du:dateUtc="2025-07-18T08:18:00Z">
              <w:r w:rsidRPr="00222018" w:rsidDel="00B95C26">
                <w:rPr>
                  <w:rFonts w:eastAsia="DengXian"/>
                  <w:lang w:eastAsia="zh-CN"/>
                  <w:rPrChange w:id="1535" w:author="Min Fan" w:date="2025-07-18T16:18:00Z" w16du:dateUtc="2025-07-18T08:18:00Z">
                    <w:rPr/>
                  </w:rPrChange>
                </w:rPr>
                <w:delText xml:space="preserve">  3399 ( 41.7) </w:delText>
              </w:r>
            </w:del>
          </w:p>
        </w:tc>
        <w:tc>
          <w:tcPr>
            <w:tcW w:w="0" w:type="dxa"/>
            <w:noWrap/>
            <w:vAlign w:val="top"/>
            <w:hideMark/>
            <w:tcPrChange w:id="1536" w:author="Min Fan" w:date="2025-07-18T16:20:00Z" w16du:dateUtc="2025-07-18T08:20:00Z">
              <w:tcPr>
                <w:tcW w:w="2268" w:type="dxa"/>
                <w:noWrap/>
                <w:hideMark/>
              </w:tcPr>
            </w:tcPrChange>
          </w:tcPr>
          <w:p w14:paraId="28499DC8" w14:textId="1A4EA03F" w:rsidR="00222018" w:rsidRPr="00222018" w:rsidDel="00222018" w:rsidRDefault="00222018" w:rsidP="00222018">
            <w:pPr>
              <w:pStyle w:val="MDPI42tablebody"/>
              <w:jc w:val="right"/>
              <w:rPr>
                <w:del w:id="1537" w:author="Min Fan" w:date="2025-07-18T16:21:00Z" w16du:dateUtc="2025-07-18T08:21:00Z"/>
                <w:rFonts w:eastAsia="DengXian"/>
                <w:lang w:eastAsia="zh-CN"/>
                <w:rPrChange w:id="1538" w:author="Min Fan" w:date="2025-07-18T16:18:00Z" w16du:dateUtc="2025-07-18T08:18:00Z">
                  <w:rPr>
                    <w:del w:id="1539" w:author="Min Fan" w:date="2025-07-18T16:21:00Z" w16du:dateUtc="2025-07-18T08:21:00Z"/>
                    <w:rFonts w:eastAsiaTheme="minorEastAsia"/>
                  </w:rPr>
                </w:rPrChange>
              </w:rPr>
            </w:pPr>
            <w:del w:id="1540" w:author="Min Fan" w:date="2025-07-18T16:18:00Z" w16du:dateUtc="2025-07-18T08:18:00Z">
              <w:r w:rsidRPr="00222018" w:rsidDel="00B95C26">
                <w:rPr>
                  <w:rFonts w:eastAsia="DengXian"/>
                  <w:lang w:eastAsia="zh-CN"/>
                  <w:rPrChange w:id="1541" w:author="Min Fan" w:date="2025-07-18T16:18:00Z" w16du:dateUtc="2025-07-18T08:18:00Z">
                    <w:rPr/>
                  </w:rPrChange>
                </w:rPr>
                <w:delText xml:space="preserve">    39 ( 48.1) </w:delText>
              </w:r>
            </w:del>
          </w:p>
        </w:tc>
        <w:tc>
          <w:tcPr>
            <w:tcW w:w="0" w:type="dxa"/>
            <w:noWrap/>
            <w:vAlign w:val="top"/>
            <w:hideMark/>
            <w:tcPrChange w:id="1542" w:author="Min Fan" w:date="2025-07-18T16:20:00Z" w16du:dateUtc="2025-07-18T08:20:00Z">
              <w:tcPr>
                <w:tcW w:w="770" w:type="dxa"/>
                <w:noWrap/>
                <w:hideMark/>
              </w:tcPr>
            </w:tcPrChange>
          </w:tcPr>
          <w:p w14:paraId="2B36C638" w14:textId="50B265F0" w:rsidR="00222018" w:rsidRPr="00222018" w:rsidDel="00222018" w:rsidRDefault="00222018" w:rsidP="00222018">
            <w:pPr>
              <w:pStyle w:val="MDPI42tablebody"/>
              <w:jc w:val="right"/>
              <w:rPr>
                <w:del w:id="1543" w:author="Min Fan" w:date="2025-07-18T16:21:00Z" w16du:dateUtc="2025-07-18T08:21:00Z"/>
                <w:rFonts w:eastAsia="DengXian"/>
                <w:lang w:eastAsia="zh-CN"/>
                <w:rPrChange w:id="1544" w:author="Min Fan" w:date="2025-07-18T16:18:00Z" w16du:dateUtc="2025-07-18T08:18:00Z">
                  <w:rPr>
                    <w:del w:id="1545" w:author="Min Fan" w:date="2025-07-18T16:21:00Z" w16du:dateUtc="2025-07-18T08:21:00Z"/>
                    <w:rFonts w:eastAsiaTheme="minorEastAsia"/>
                  </w:rPr>
                </w:rPrChange>
              </w:rPr>
            </w:pPr>
            <w:del w:id="1546" w:author="Min Fan" w:date="2025-07-18T16:18:00Z" w16du:dateUtc="2025-07-18T08:18:00Z">
              <w:r w:rsidRPr="00222018" w:rsidDel="00B95C26">
                <w:rPr>
                  <w:rFonts w:eastAsia="DengXian"/>
                  <w:lang w:eastAsia="zh-CN"/>
                  <w:rPrChange w:id="1547" w:author="Min Fan" w:date="2025-07-18T16:18:00Z" w16du:dateUtc="2025-07-18T08:18:00Z">
                    <w:rPr/>
                  </w:rPrChange>
                </w:rPr>
                <w:delText xml:space="preserve"> 0.147</w:delText>
              </w:r>
            </w:del>
          </w:p>
        </w:tc>
        <w:tc>
          <w:tcPr>
            <w:tcW w:w="0" w:type="dxa"/>
            <w:noWrap/>
            <w:vAlign w:val="top"/>
            <w:hideMark/>
            <w:tcPrChange w:id="1548" w:author="Min Fan" w:date="2025-07-18T16:20:00Z" w16du:dateUtc="2025-07-18T08:20:00Z">
              <w:tcPr>
                <w:tcW w:w="2200" w:type="dxa"/>
                <w:noWrap/>
                <w:hideMark/>
              </w:tcPr>
            </w:tcPrChange>
          </w:tcPr>
          <w:p w14:paraId="6F5F0D89" w14:textId="2701D1C0" w:rsidR="00222018" w:rsidRPr="00222018" w:rsidDel="00222018" w:rsidRDefault="00222018" w:rsidP="00222018">
            <w:pPr>
              <w:pStyle w:val="MDPI42tablebody"/>
              <w:jc w:val="right"/>
              <w:rPr>
                <w:del w:id="1549" w:author="Min Fan" w:date="2025-07-18T16:21:00Z" w16du:dateUtc="2025-07-18T08:21:00Z"/>
                <w:rFonts w:eastAsia="DengXian"/>
                <w:lang w:eastAsia="zh-CN"/>
                <w:rPrChange w:id="1550" w:author="Min Fan" w:date="2025-07-18T16:18:00Z" w16du:dateUtc="2025-07-18T08:18:00Z">
                  <w:rPr>
                    <w:del w:id="1551" w:author="Min Fan" w:date="2025-07-18T16:21:00Z" w16du:dateUtc="2025-07-18T08:21:00Z"/>
                    <w:rFonts w:eastAsiaTheme="minorEastAsia"/>
                  </w:rPr>
                </w:rPrChange>
              </w:rPr>
            </w:pPr>
            <w:del w:id="1552" w:author="Min Fan" w:date="2025-07-18T16:18:00Z" w16du:dateUtc="2025-07-18T08:18:00Z">
              <w:r w:rsidRPr="00222018" w:rsidDel="00B95C26">
                <w:rPr>
                  <w:rFonts w:eastAsia="DengXian"/>
                  <w:lang w:eastAsia="zh-CN"/>
                  <w:rPrChange w:id="1553" w:author="Min Fan" w:date="2025-07-18T16:18:00Z" w16du:dateUtc="2025-07-18T08:18:00Z">
                    <w:rPr/>
                  </w:rPrChange>
                </w:rPr>
                <w:delText xml:space="preserve">   375 ( 46.5) </w:delText>
              </w:r>
            </w:del>
          </w:p>
        </w:tc>
        <w:tc>
          <w:tcPr>
            <w:tcW w:w="0" w:type="dxa"/>
            <w:noWrap/>
            <w:vAlign w:val="top"/>
            <w:hideMark/>
            <w:tcPrChange w:id="1554" w:author="Min Fan" w:date="2025-07-18T16:20:00Z" w16du:dateUtc="2025-07-18T08:20:00Z">
              <w:tcPr>
                <w:tcW w:w="2275" w:type="dxa"/>
                <w:noWrap/>
                <w:hideMark/>
              </w:tcPr>
            </w:tcPrChange>
          </w:tcPr>
          <w:p w14:paraId="2C972DA4" w14:textId="0B62E7E1" w:rsidR="00222018" w:rsidRPr="00222018" w:rsidDel="00222018" w:rsidRDefault="00222018" w:rsidP="00222018">
            <w:pPr>
              <w:pStyle w:val="MDPI42tablebody"/>
              <w:jc w:val="right"/>
              <w:rPr>
                <w:del w:id="1555" w:author="Min Fan" w:date="2025-07-18T16:21:00Z" w16du:dateUtc="2025-07-18T08:21:00Z"/>
                <w:rFonts w:eastAsia="DengXian"/>
                <w:lang w:eastAsia="zh-CN"/>
                <w:rPrChange w:id="1556" w:author="Min Fan" w:date="2025-07-18T16:18:00Z" w16du:dateUtc="2025-07-18T08:18:00Z">
                  <w:rPr>
                    <w:del w:id="1557" w:author="Min Fan" w:date="2025-07-18T16:21:00Z" w16du:dateUtc="2025-07-18T08:21:00Z"/>
                    <w:rFonts w:eastAsiaTheme="minorEastAsia"/>
                  </w:rPr>
                </w:rPrChange>
              </w:rPr>
            </w:pPr>
            <w:del w:id="1558" w:author="Min Fan" w:date="2025-07-18T16:18:00Z" w16du:dateUtc="2025-07-18T08:18:00Z">
              <w:r w:rsidRPr="00222018" w:rsidDel="00B95C26">
                <w:rPr>
                  <w:rFonts w:eastAsia="DengXian"/>
                  <w:lang w:eastAsia="zh-CN"/>
                  <w:rPrChange w:id="1559" w:author="Min Fan" w:date="2025-07-18T16:18:00Z" w16du:dateUtc="2025-07-18T08:18:00Z">
                    <w:rPr/>
                  </w:rPrChange>
                </w:rPr>
                <w:delText xml:space="preserve">    39 ( 48.1) </w:delText>
              </w:r>
            </w:del>
          </w:p>
        </w:tc>
        <w:tc>
          <w:tcPr>
            <w:tcW w:w="1216" w:type="dxa"/>
            <w:noWrap/>
            <w:vAlign w:val="top"/>
            <w:hideMark/>
            <w:tcPrChange w:id="1560" w:author="Min Fan" w:date="2025-07-18T16:20:00Z" w16du:dateUtc="2025-07-18T08:20:00Z">
              <w:tcPr>
                <w:tcW w:w="766" w:type="dxa"/>
                <w:noWrap/>
                <w:hideMark/>
              </w:tcPr>
            </w:tcPrChange>
          </w:tcPr>
          <w:p w14:paraId="3EBEC392" w14:textId="2D458ACF" w:rsidR="00222018" w:rsidRPr="00222018" w:rsidDel="00222018" w:rsidRDefault="00222018" w:rsidP="00222018">
            <w:pPr>
              <w:pStyle w:val="MDPI42tablebody"/>
              <w:jc w:val="right"/>
              <w:rPr>
                <w:del w:id="1561" w:author="Min Fan" w:date="2025-07-18T16:21:00Z" w16du:dateUtc="2025-07-18T08:21:00Z"/>
                <w:rFonts w:eastAsia="DengXian"/>
                <w:lang w:eastAsia="zh-CN"/>
                <w:rPrChange w:id="1562" w:author="Min Fan" w:date="2025-07-18T16:18:00Z" w16du:dateUtc="2025-07-18T08:18:00Z">
                  <w:rPr>
                    <w:del w:id="1563" w:author="Min Fan" w:date="2025-07-18T16:21:00Z" w16du:dateUtc="2025-07-18T08:21:00Z"/>
                    <w:rFonts w:eastAsiaTheme="minorEastAsia"/>
                  </w:rPr>
                </w:rPrChange>
              </w:rPr>
            </w:pPr>
            <w:del w:id="1564" w:author="Min Fan" w:date="2025-07-18T16:18:00Z" w16du:dateUtc="2025-07-18T08:18:00Z">
              <w:r w:rsidRPr="00222018" w:rsidDel="00B95C26">
                <w:rPr>
                  <w:rFonts w:eastAsia="DengXian"/>
                  <w:lang w:eastAsia="zh-CN"/>
                  <w:rPrChange w:id="1565" w:author="Min Fan" w:date="2025-07-18T16:18:00Z" w16du:dateUtc="2025-07-18T08:18:00Z">
                    <w:rPr/>
                  </w:rPrChange>
                </w:rPr>
                <w:delText xml:space="preserve"> 0.032</w:delText>
              </w:r>
            </w:del>
          </w:p>
        </w:tc>
      </w:tr>
      <w:tr w:rsidR="00222018" w:rsidRPr="0044085D" w:rsidDel="00222018" w14:paraId="6E4D64DB" w14:textId="6255E9C2" w:rsidTr="00222018">
        <w:trPr>
          <w:trHeight w:val="300"/>
          <w:del w:id="1566" w:author="Min Fan" w:date="2025-07-18T16:22:00Z"/>
          <w:trPrChange w:id="1567" w:author="Min Fan" w:date="2025-07-18T16:20:00Z" w16du:dateUtc="2025-07-18T08:20:00Z">
            <w:trPr>
              <w:gridAfter w:val="0"/>
              <w:trHeight w:val="300"/>
            </w:trPr>
          </w:trPrChange>
        </w:trPr>
        <w:tc>
          <w:tcPr>
            <w:tcW w:w="0" w:type="dxa"/>
            <w:noWrap/>
            <w:hideMark/>
            <w:tcPrChange w:id="1568" w:author="Min Fan" w:date="2025-07-18T16:20:00Z" w16du:dateUtc="2025-07-18T08:20:00Z">
              <w:tcPr>
                <w:tcW w:w="4820" w:type="dxa"/>
                <w:noWrap/>
                <w:hideMark/>
              </w:tcPr>
            </w:tcPrChange>
          </w:tcPr>
          <w:p w14:paraId="347C9E0B" w14:textId="5026DADF" w:rsidR="00222018" w:rsidRPr="0044085D" w:rsidDel="00222018" w:rsidRDefault="00222018">
            <w:pPr>
              <w:pStyle w:val="MDPI42tablebody"/>
              <w:ind w:firstLine="179"/>
              <w:jc w:val="left"/>
              <w:rPr>
                <w:del w:id="1569" w:author="Min Fan" w:date="2025-07-18T16:22:00Z" w16du:dateUtc="2025-07-18T08:22:00Z"/>
                <w:rFonts w:eastAsiaTheme="minorEastAsia"/>
              </w:rPr>
              <w:pPrChange w:id="1570" w:author="Min Fan" w:date="2025-07-18T16:21:00Z" w16du:dateUtc="2025-07-18T08:21:00Z">
                <w:pPr>
                  <w:pStyle w:val="MDPI42tablebody"/>
                  <w:jc w:val="left"/>
                </w:pPr>
              </w:pPrChange>
            </w:pPr>
            <w:del w:id="1571" w:author="Min Fan" w:date="2025-07-18T16:22:00Z" w16du:dateUtc="2025-07-18T08:22:00Z">
              <w:r w:rsidRPr="0044085D" w:rsidDel="00222018">
                <w:rPr>
                  <w:rFonts w:eastAsiaTheme="minorEastAsia"/>
                </w:rPr>
                <w:delText xml:space="preserve">Hypertension </w:delText>
              </w:r>
            </w:del>
          </w:p>
        </w:tc>
        <w:tc>
          <w:tcPr>
            <w:tcW w:w="0" w:type="dxa"/>
            <w:noWrap/>
            <w:vAlign w:val="top"/>
            <w:hideMark/>
            <w:tcPrChange w:id="1572" w:author="Min Fan" w:date="2025-07-18T16:20:00Z" w16du:dateUtc="2025-07-18T08:20:00Z">
              <w:tcPr>
                <w:tcW w:w="2268" w:type="dxa"/>
                <w:noWrap/>
                <w:hideMark/>
              </w:tcPr>
            </w:tcPrChange>
          </w:tcPr>
          <w:p w14:paraId="2BC7CBFD" w14:textId="1B11ABAF" w:rsidR="00222018" w:rsidRPr="00222018" w:rsidDel="00222018" w:rsidRDefault="00222018" w:rsidP="00222018">
            <w:pPr>
              <w:pStyle w:val="MDPI42tablebody"/>
              <w:jc w:val="right"/>
              <w:rPr>
                <w:del w:id="1573" w:author="Min Fan" w:date="2025-07-18T16:22:00Z" w16du:dateUtc="2025-07-18T08:22:00Z"/>
                <w:rFonts w:eastAsia="DengXian"/>
                <w:lang w:eastAsia="zh-CN"/>
                <w:rPrChange w:id="1574" w:author="Min Fan" w:date="2025-07-18T16:18:00Z" w16du:dateUtc="2025-07-18T08:18:00Z">
                  <w:rPr>
                    <w:del w:id="1575" w:author="Min Fan" w:date="2025-07-18T16:22:00Z" w16du:dateUtc="2025-07-18T08:22:00Z"/>
                    <w:rFonts w:eastAsiaTheme="minorEastAsia"/>
                  </w:rPr>
                </w:rPrChange>
              </w:rPr>
            </w:pPr>
            <w:del w:id="1576" w:author="Min Fan" w:date="2025-07-18T16:18:00Z" w16du:dateUtc="2025-07-18T08:18:00Z">
              <w:r w:rsidRPr="00222018" w:rsidDel="00B95C26">
                <w:rPr>
                  <w:rFonts w:eastAsia="DengXian"/>
                  <w:lang w:eastAsia="zh-CN"/>
                  <w:rPrChange w:id="1577" w:author="Min Fan" w:date="2025-07-18T16:18:00Z" w16du:dateUtc="2025-07-18T08:18:00Z">
                    <w:rPr/>
                  </w:rPrChange>
                </w:rPr>
                <w:delText xml:space="preserve">  2976 ( 36.5) </w:delText>
              </w:r>
            </w:del>
          </w:p>
        </w:tc>
        <w:tc>
          <w:tcPr>
            <w:tcW w:w="0" w:type="dxa"/>
            <w:noWrap/>
            <w:vAlign w:val="top"/>
            <w:hideMark/>
            <w:tcPrChange w:id="1578" w:author="Min Fan" w:date="2025-07-18T16:20:00Z" w16du:dateUtc="2025-07-18T08:20:00Z">
              <w:tcPr>
                <w:tcW w:w="2268" w:type="dxa"/>
                <w:noWrap/>
                <w:hideMark/>
              </w:tcPr>
            </w:tcPrChange>
          </w:tcPr>
          <w:p w14:paraId="2AE96108" w14:textId="203A2380" w:rsidR="00222018" w:rsidRPr="00222018" w:rsidDel="00222018" w:rsidRDefault="00222018" w:rsidP="00222018">
            <w:pPr>
              <w:pStyle w:val="MDPI42tablebody"/>
              <w:jc w:val="right"/>
              <w:rPr>
                <w:del w:id="1579" w:author="Min Fan" w:date="2025-07-18T16:22:00Z" w16du:dateUtc="2025-07-18T08:22:00Z"/>
                <w:rFonts w:eastAsia="DengXian"/>
                <w:lang w:eastAsia="zh-CN"/>
                <w:rPrChange w:id="1580" w:author="Min Fan" w:date="2025-07-18T16:18:00Z" w16du:dateUtc="2025-07-18T08:18:00Z">
                  <w:rPr>
                    <w:del w:id="1581" w:author="Min Fan" w:date="2025-07-18T16:22:00Z" w16du:dateUtc="2025-07-18T08:22:00Z"/>
                    <w:rFonts w:eastAsiaTheme="minorEastAsia"/>
                  </w:rPr>
                </w:rPrChange>
              </w:rPr>
            </w:pPr>
            <w:del w:id="1582" w:author="Min Fan" w:date="2025-07-18T16:18:00Z" w16du:dateUtc="2025-07-18T08:18:00Z">
              <w:r w:rsidRPr="00222018" w:rsidDel="00B95C26">
                <w:rPr>
                  <w:rFonts w:eastAsia="DengXian"/>
                  <w:lang w:eastAsia="zh-CN"/>
                  <w:rPrChange w:id="1583" w:author="Min Fan" w:date="2025-07-18T16:18:00Z" w16du:dateUtc="2025-07-18T08:18:00Z">
                    <w:rPr/>
                  </w:rPrChange>
                </w:rPr>
                <w:delText xml:space="preserve">    35 ( 43.2) </w:delText>
              </w:r>
            </w:del>
          </w:p>
        </w:tc>
        <w:tc>
          <w:tcPr>
            <w:tcW w:w="0" w:type="dxa"/>
            <w:noWrap/>
            <w:vAlign w:val="top"/>
            <w:hideMark/>
            <w:tcPrChange w:id="1584" w:author="Min Fan" w:date="2025-07-18T16:20:00Z" w16du:dateUtc="2025-07-18T08:20:00Z">
              <w:tcPr>
                <w:tcW w:w="770" w:type="dxa"/>
                <w:noWrap/>
                <w:hideMark/>
              </w:tcPr>
            </w:tcPrChange>
          </w:tcPr>
          <w:p w14:paraId="563C4B9E" w14:textId="0AEB1AFE" w:rsidR="00222018" w:rsidRPr="00222018" w:rsidDel="00222018" w:rsidRDefault="00222018" w:rsidP="00222018">
            <w:pPr>
              <w:pStyle w:val="MDPI42tablebody"/>
              <w:jc w:val="right"/>
              <w:rPr>
                <w:del w:id="1585" w:author="Min Fan" w:date="2025-07-18T16:22:00Z" w16du:dateUtc="2025-07-18T08:22:00Z"/>
                <w:rFonts w:eastAsia="DengXian"/>
                <w:lang w:eastAsia="zh-CN"/>
                <w:rPrChange w:id="1586" w:author="Min Fan" w:date="2025-07-18T16:18:00Z" w16du:dateUtc="2025-07-18T08:18:00Z">
                  <w:rPr>
                    <w:del w:id="1587" w:author="Min Fan" w:date="2025-07-18T16:22:00Z" w16du:dateUtc="2025-07-18T08:22:00Z"/>
                    <w:rFonts w:eastAsiaTheme="minorEastAsia"/>
                  </w:rPr>
                </w:rPrChange>
              </w:rPr>
            </w:pPr>
            <w:del w:id="1588" w:author="Min Fan" w:date="2025-07-18T16:18:00Z" w16du:dateUtc="2025-07-18T08:18:00Z">
              <w:r w:rsidRPr="00222018" w:rsidDel="00B95C26">
                <w:rPr>
                  <w:rFonts w:eastAsia="DengXian"/>
                  <w:lang w:eastAsia="zh-CN"/>
                  <w:rPrChange w:id="1589" w:author="Min Fan" w:date="2025-07-18T16:18:00Z" w16du:dateUtc="2025-07-18T08:18:00Z">
                    <w:rPr/>
                  </w:rPrChange>
                </w:rPr>
                <w:delText xml:space="preserve"> 0.096</w:delText>
              </w:r>
            </w:del>
          </w:p>
        </w:tc>
        <w:tc>
          <w:tcPr>
            <w:tcW w:w="0" w:type="dxa"/>
            <w:noWrap/>
            <w:vAlign w:val="top"/>
            <w:hideMark/>
            <w:tcPrChange w:id="1590" w:author="Min Fan" w:date="2025-07-18T16:20:00Z" w16du:dateUtc="2025-07-18T08:20:00Z">
              <w:tcPr>
                <w:tcW w:w="2200" w:type="dxa"/>
                <w:noWrap/>
                <w:hideMark/>
              </w:tcPr>
            </w:tcPrChange>
          </w:tcPr>
          <w:p w14:paraId="622DD2D3" w14:textId="0F64634A" w:rsidR="00222018" w:rsidRPr="00222018" w:rsidDel="00222018" w:rsidRDefault="00222018" w:rsidP="00222018">
            <w:pPr>
              <w:pStyle w:val="MDPI42tablebody"/>
              <w:jc w:val="right"/>
              <w:rPr>
                <w:del w:id="1591" w:author="Min Fan" w:date="2025-07-18T16:22:00Z" w16du:dateUtc="2025-07-18T08:22:00Z"/>
                <w:rFonts w:eastAsia="DengXian"/>
                <w:lang w:eastAsia="zh-CN"/>
                <w:rPrChange w:id="1592" w:author="Min Fan" w:date="2025-07-18T16:18:00Z" w16du:dateUtc="2025-07-18T08:18:00Z">
                  <w:rPr>
                    <w:del w:id="1593" w:author="Min Fan" w:date="2025-07-18T16:22:00Z" w16du:dateUtc="2025-07-18T08:22:00Z"/>
                    <w:rFonts w:eastAsiaTheme="minorEastAsia"/>
                  </w:rPr>
                </w:rPrChange>
              </w:rPr>
            </w:pPr>
            <w:del w:id="1594" w:author="Min Fan" w:date="2025-07-18T16:18:00Z" w16du:dateUtc="2025-07-18T08:18:00Z">
              <w:r w:rsidRPr="00222018" w:rsidDel="00B95C26">
                <w:rPr>
                  <w:rFonts w:eastAsia="DengXian"/>
                  <w:lang w:eastAsia="zh-CN"/>
                  <w:rPrChange w:id="1595" w:author="Min Fan" w:date="2025-07-18T16:18:00Z" w16du:dateUtc="2025-07-18T08:18:00Z">
                    <w:rPr/>
                  </w:rPrChange>
                </w:rPr>
                <w:delText xml:space="preserve">   343 ( 42.6) </w:delText>
              </w:r>
            </w:del>
          </w:p>
        </w:tc>
        <w:tc>
          <w:tcPr>
            <w:tcW w:w="0" w:type="dxa"/>
            <w:noWrap/>
            <w:vAlign w:val="top"/>
            <w:hideMark/>
            <w:tcPrChange w:id="1596" w:author="Min Fan" w:date="2025-07-18T16:20:00Z" w16du:dateUtc="2025-07-18T08:20:00Z">
              <w:tcPr>
                <w:tcW w:w="2275" w:type="dxa"/>
                <w:noWrap/>
                <w:hideMark/>
              </w:tcPr>
            </w:tcPrChange>
          </w:tcPr>
          <w:p w14:paraId="12FDCE1C" w14:textId="0ABAB710" w:rsidR="00222018" w:rsidRPr="00222018" w:rsidDel="00222018" w:rsidRDefault="00222018" w:rsidP="00222018">
            <w:pPr>
              <w:pStyle w:val="MDPI42tablebody"/>
              <w:jc w:val="right"/>
              <w:rPr>
                <w:del w:id="1597" w:author="Min Fan" w:date="2025-07-18T16:22:00Z" w16du:dateUtc="2025-07-18T08:22:00Z"/>
                <w:rFonts w:eastAsia="DengXian"/>
                <w:lang w:eastAsia="zh-CN"/>
                <w:rPrChange w:id="1598" w:author="Min Fan" w:date="2025-07-18T16:18:00Z" w16du:dateUtc="2025-07-18T08:18:00Z">
                  <w:rPr>
                    <w:del w:id="1599" w:author="Min Fan" w:date="2025-07-18T16:22:00Z" w16du:dateUtc="2025-07-18T08:22:00Z"/>
                    <w:rFonts w:eastAsiaTheme="minorEastAsia"/>
                  </w:rPr>
                </w:rPrChange>
              </w:rPr>
            </w:pPr>
            <w:del w:id="1600" w:author="Min Fan" w:date="2025-07-18T16:18:00Z" w16du:dateUtc="2025-07-18T08:18:00Z">
              <w:r w:rsidRPr="00222018" w:rsidDel="00B95C26">
                <w:rPr>
                  <w:rFonts w:eastAsia="DengXian"/>
                  <w:lang w:eastAsia="zh-CN"/>
                  <w:rPrChange w:id="1601" w:author="Min Fan" w:date="2025-07-18T16:18:00Z" w16du:dateUtc="2025-07-18T08:18:00Z">
                    <w:rPr/>
                  </w:rPrChange>
                </w:rPr>
                <w:delText xml:space="preserve">    35 ( 43.2) </w:delText>
              </w:r>
            </w:del>
          </w:p>
        </w:tc>
        <w:tc>
          <w:tcPr>
            <w:tcW w:w="1216" w:type="dxa"/>
            <w:noWrap/>
            <w:vAlign w:val="top"/>
            <w:hideMark/>
            <w:tcPrChange w:id="1602" w:author="Min Fan" w:date="2025-07-18T16:20:00Z" w16du:dateUtc="2025-07-18T08:20:00Z">
              <w:tcPr>
                <w:tcW w:w="766" w:type="dxa"/>
                <w:noWrap/>
                <w:hideMark/>
              </w:tcPr>
            </w:tcPrChange>
          </w:tcPr>
          <w:p w14:paraId="2DD8B967" w14:textId="7CBC6404" w:rsidR="00222018" w:rsidRPr="00222018" w:rsidDel="00222018" w:rsidRDefault="00222018" w:rsidP="00222018">
            <w:pPr>
              <w:pStyle w:val="MDPI42tablebody"/>
              <w:jc w:val="right"/>
              <w:rPr>
                <w:del w:id="1603" w:author="Min Fan" w:date="2025-07-18T16:22:00Z" w16du:dateUtc="2025-07-18T08:22:00Z"/>
                <w:rFonts w:eastAsia="DengXian"/>
                <w:lang w:eastAsia="zh-CN"/>
                <w:rPrChange w:id="1604" w:author="Min Fan" w:date="2025-07-18T16:18:00Z" w16du:dateUtc="2025-07-18T08:18:00Z">
                  <w:rPr>
                    <w:del w:id="1605" w:author="Min Fan" w:date="2025-07-18T16:22:00Z" w16du:dateUtc="2025-07-18T08:22:00Z"/>
                    <w:rFonts w:eastAsiaTheme="minorEastAsia"/>
                  </w:rPr>
                </w:rPrChange>
              </w:rPr>
            </w:pPr>
            <w:del w:id="1606" w:author="Min Fan" w:date="2025-07-18T16:18:00Z" w16du:dateUtc="2025-07-18T08:18:00Z">
              <w:r w:rsidRPr="00222018" w:rsidDel="00B95C26">
                <w:rPr>
                  <w:rFonts w:eastAsia="DengXian"/>
                  <w:lang w:eastAsia="zh-CN"/>
                  <w:rPrChange w:id="1607" w:author="Min Fan" w:date="2025-07-18T16:18:00Z" w16du:dateUtc="2025-07-18T08:18:00Z">
                    <w:rPr/>
                  </w:rPrChange>
                </w:rPr>
                <w:delText xml:space="preserve"> 0.013</w:delText>
              </w:r>
            </w:del>
          </w:p>
        </w:tc>
      </w:tr>
      <w:tr w:rsidR="00222018" w:rsidRPr="0044085D" w14:paraId="4A514E9F" w14:textId="77777777" w:rsidTr="00222018">
        <w:trPr>
          <w:trHeight w:val="300"/>
          <w:trPrChange w:id="1608" w:author="Min Fan" w:date="2025-07-18T16:20:00Z" w16du:dateUtc="2025-07-18T08:20:00Z">
            <w:trPr>
              <w:gridAfter w:val="0"/>
              <w:trHeight w:val="300"/>
            </w:trPr>
          </w:trPrChange>
        </w:trPr>
        <w:tc>
          <w:tcPr>
            <w:tcW w:w="0" w:type="dxa"/>
            <w:noWrap/>
            <w:hideMark/>
            <w:tcPrChange w:id="1609" w:author="Min Fan" w:date="2025-07-18T16:20:00Z" w16du:dateUtc="2025-07-18T08:20:00Z">
              <w:tcPr>
                <w:tcW w:w="4820" w:type="dxa"/>
                <w:noWrap/>
                <w:hideMark/>
              </w:tcPr>
            </w:tcPrChange>
          </w:tcPr>
          <w:p w14:paraId="2A23077E" w14:textId="77777777" w:rsidR="00222018" w:rsidRPr="0044085D" w:rsidRDefault="00222018">
            <w:pPr>
              <w:pStyle w:val="MDPI42tablebody"/>
              <w:ind w:firstLine="179"/>
              <w:jc w:val="left"/>
              <w:rPr>
                <w:rFonts w:eastAsiaTheme="minorEastAsia"/>
              </w:rPr>
              <w:pPrChange w:id="1610" w:author="Min Fan" w:date="2025-07-18T16:21:00Z" w16du:dateUtc="2025-07-18T08:21:00Z">
                <w:pPr>
                  <w:pStyle w:val="MDPI42tablebody"/>
                  <w:jc w:val="left"/>
                </w:pPr>
              </w:pPrChange>
            </w:pPr>
            <w:r w:rsidRPr="0044085D">
              <w:rPr>
                <w:rFonts w:eastAsiaTheme="minorEastAsia"/>
              </w:rPr>
              <w:lastRenderedPageBreak/>
              <w:t xml:space="preserve">Severe </w:t>
            </w:r>
            <w:r>
              <w:rPr>
                <w:rFonts w:eastAsia="DengXian"/>
                <w:lang w:eastAsia="zh-CN"/>
              </w:rPr>
              <w:t>c</w:t>
            </w:r>
            <w:r w:rsidRPr="0044085D">
              <w:rPr>
                <w:rFonts w:eastAsiaTheme="minorEastAsia"/>
              </w:rPr>
              <w:t xml:space="preserve">onstipation </w:t>
            </w:r>
          </w:p>
        </w:tc>
        <w:tc>
          <w:tcPr>
            <w:tcW w:w="0" w:type="dxa"/>
            <w:noWrap/>
            <w:vAlign w:val="top"/>
            <w:hideMark/>
            <w:tcPrChange w:id="1611" w:author="Min Fan" w:date="2025-07-18T16:20:00Z" w16du:dateUtc="2025-07-18T08:20:00Z">
              <w:tcPr>
                <w:tcW w:w="2268" w:type="dxa"/>
                <w:noWrap/>
                <w:hideMark/>
              </w:tcPr>
            </w:tcPrChange>
          </w:tcPr>
          <w:p w14:paraId="1CE32FD6" w14:textId="0DFBB5AC" w:rsidR="00222018" w:rsidRPr="00222018" w:rsidRDefault="00222018" w:rsidP="00222018">
            <w:pPr>
              <w:pStyle w:val="MDPI42tablebody"/>
              <w:jc w:val="right"/>
              <w:rPr>
                <w:rFonts w:eastAsia="DengXian"/>
                <w:lang w:eastAsia="zh-CN"/>
                <w:rPrChange w:id="1612" w:author="Min Fan" w:date="2025-07-18T16:18:00Z" w16du:dateUtc="2025-07-18T08:18:00Z">
                  <w:rPr>
                    <w:rFonts w:eastAsiaTheme="minorEastAsia"/>
                  </w:rPr>
                </w:rPrChange>
              </w:rPr>
            </w:pPr>
            <w:ins w:id="1613" w:author="Min Fan" w:date="2025-07-18T16:18:00Z" w16du:dateUtc="2025-07-18T08:18:00Z">
              <w:r w:rsidRPr="00222018">
                <w:rPr>
                  <w:rFonts w:eastAsia="DengXian"/>
                  <w:lang w:eastAsia="zh-CN"/>
                  <w:rPrChange w:id="1614" w:author="Min Fan" w:date="2025-07-18T16:18:00Z" w16du:dateUtc="2025-07-18T08:18:00Z">
                    <w:rPr>
                      <w:rFonts w:ascii="Aptos Narrow" w:hAnsi="Aptos Narrow" w:cs="Aptos Narrow"/>
                      <w:sz w:val="24"/>
                      <w:szCs w:val="24"/>
                      <w:lang w:val="en-GB"/>
                    </w:rPr>
                  </w:rPrChange>
                </w:rPr>
                <w:t xml:space="preserve">  1920 </w:t>
              </w:r>
              <w:proofErr w:type="gramStart"/>
              <w:r w:rsidRPr="00222018">
                <w:rPr>
                  <w:rFonts w:eastAsia="DengXian"/>
                  <w:lang w:eastAsia="zh-CN"/>
                  <w:rPrChange w:id="1615" w:author="Min Fan" w:date="2025-07-18T16:18:00Z" w16du:dateUtc="2025-07-18T08:18:00Z">
                    <w:rPr>
                      <w:rFonts w:ascii="Aptos Narrow" w:hAnsi="Aptos Narrow" w:cs="Aptos Narrow"/>
                      <w:sz w:val="24"/>
                      <w:szCs w:val="24"/>
                      <w:lang w:val="en-GB"/>
                    </w:rPr>
                  </w:rPrChange>
                </w:rPr>
                <w:t>( 23.6</w:t>
              </w:r>
              <w:proofErr w:type="gramEnd"/>
              <w:r w:rsidRPr="00222018">
                <w:rPr>
                  <w:rFonts w:eastAsia="DengXian"/>
                  <w:lang w:eastAsia="zh-CN"/>
                  <w:rPrChange w:id="1616" w:author="Min Fan" w:date="2025-07-18T16:18:00Z" w16du:dateUtc="2025-07-18T08:18:00Z">
                    <w:rPr>
                      <w:rFonts w:ascii="Aptos Narrow" w:hAnsi="Aptos Narrow" w:cs="Aptos Narrow"/>
                      <w:sz w:val="24"/>
                      <w:szCs w:val="24"/>
                      <w:lang w:val="en-GB"/>
                    </w:rPr>
                  </w:rPrChange>
                </w:rPr>
                <w:t xml:space="preserve">) </w:t>
              </w:r>
            </w:ins>
            <w:del w:id="1617" w:author="Min Fan" w:date="2025-07-18T16:18:00Z" w16du:dateUtc="2025-07-18T08:18:00Z">
              <w:r w:rsidRPr="00222018" w:rsidDel="00B95C26">
                <w:rPr>
                  <w:rFonts w:eastAsia="DengXian"/>
                  <w:lang w:eastAsia="zh-CN"/>
                  <w:rPrChange w:id="1618" w:author="Min Fan" w:date="2025-07-18T16:18:00Z" w16du:dateUtc="2025-07-18T08:18:00Z">
                    <w:rPr>
                      <w:rFonts w:eastAsiaTheme="minorEastAsia"/>
                    </w:rPr>
                  </w:rPrChange>
                </w:rPr>
                <w:delText xml:space="preserve">  7081 ( 86.9) </w:delText>
              </w:r>
            </w:del>
          </w:p>
        </w:tc>
        <w:tc>
          <w:tcPr>
            <w:tcW w:w="0" w:type="dxa"/>
            <w:noWrap/>
            <w:vAlign w:val="top"/>
            <w:hideMark/>
            <w:tcPrChange w:id="1619" w:author="Min Fan" w:date="2025-07-18T16:20:00Z" w16du:dateUtc="2025-07-18T08:20:00Z">
              <w:tcPr>
                <w:tcW w:w="2268" w:type="dxa"/>
                <w:noWrap/>
                <w:hideMark/>
              </w:tcPr>
            </w:tcPrChange>
          </w:tcPr>
          <w:p w14:paraId="52AEEE05" w14:textId="0A242CDE" w:rsidR="00222018" w:rsidRPr="00222018" w:rsidRDefault="00222018" w:rsidP="00222018">
            <w:pPr>
              <w:pStyle w:val="MDPI42tablebody"/>
              <w:jc w:val="right"/>
              <w:rPr>
                <w:rFonts w:eastAsia="DengXian"/>
                <w:lang w:eastAsia="zh-CN"/>
                <w:rPrChange w:id="1620" w:author="Min Fan" w:date="2025-07-18T16:18:00Z" w16du:dateUtc="2025-07-18T08:18:00Z">
                  <w:rPr>
                    <w:rFonts w:eastAsiaTheme="minorEastAsia"/>
                  </w:rPr>
                </w:rPrChange>
              </w:rPr>
            </w:pPr>
            <w:ins w:id="1621" w:author="Min Fan" w:date="2025-07-18T16:18:00Z" w16du:dateUtc="2025-07-18T08:18:00Z">
              <w:r w:rsidRPr="00222018">
                <w:rPr>
                  <w:rFonts w:eastAsia="DengXian"/>
                  <w:lang w:eastAsia="zh-CN"/>
                  <w:rPrChange w:id="1622" w:author="Min Fan" w:date="2025-07-18T16:18:00Z" w16du:dateUtc="2025-07-18T08:18:00Z">
                    <w:rPr>
                      <w:rFonts w:ascii="Aptos Narrow" w:hAnsi="Aptos Narrow" w:cs="Aptos Narrow"/>
                      <w:sz w:val="24"/>
                      <w:szCs w:val="24"/>
                      <w:lang w:val="en-GB"/>
                    </w:rPr>
                  </w:rPrChange>
                </w:rPr>
                <w:t xml:space="preserve">    14 </w:t>
              </w:r>
              <w:proofErr w:type="gramStart"/>
              <w:r w:rsidRPr="00222018">
                <w:rPr>
                  <w:rFonts w:eastAsia="DengXian"/>
                  <w:lang w:eastAsia="zh-CN"/>
                  <w:rPrChange w:id="1623" w:author="Min Fan" w:date="2025-07-18T16:18:00Z" w16du:dateUtc="2025-07-18T08:18:00Z">
                    <w:rPr>
                      <w:rFonts w:ascii="Aptos Narrow" w:hAnsi="Aptos Narrow" w:cs="Aptos Narrow"/>
                      <w:sz w:val="24"/>
                      <w:szCs w:val="24"/>
                      <w:lang w:val="en-GB"/>
                    </w:rPr>
                  </w:rPrChange>
                </w:rPr>
                <w:t>( 17.3</w:t>
              </w:r>
              <w:proofErr w:type="gramEnd"/>
              <w:r w:rsidRPr="00222018">
                <w:rPr>
                  <w:rFonts w:eastAsia="DengXian"/>
                  <w:lang w:eastAsia="zh-CN"/>
                  <w:rPrChange w:id="1624" w:author="Min Fan" w:date="2025-07-18T16:18:00Z" w16du:dateUtc="2025-07-18T08:18:00Z">
                    <w:rPr>
                      <w:rFonts w:ascii="Aptos Narrow" w:hAnsi="Aptos Narrow" w:cs="Aptos Narrow"/>
                      <w:sz w:val="24"/>
                      <w:szCs w:val="24"/>
                      <w:lang w:val="en-GB"/>
                    </w:rPr>
                  </w:rPrChange>
                </w:rPr>
                <w:t xml:space="preserve">) </w:t>
              </w:r>
            </w:ins>
            <w:del w:id="1625" w:author="Min Fan" w:date="2025-07-18T16:18:00Z" w16du:dateUtc="2025-07-18T08:18:00Z">
              <w:r w:rsidRPr="00222018" w:rsidDel="00B95C26">
                <w:rPr>
                  <w:rFonts w:eastAsia="DengXian"/>
                  <w:lang w:eastAsia="zh-CN"/>
                  <w:rPrChange w:id="1626" w:author="Min Fan" w:date="2025-07-18T16:18:00Z" w16du:dateUtc="2025-07-18T08:18:00Z">
                    <w:rPr>
                      <w:rFonts w:eastAsiaTheme="minorEastAsia"/>
                    </w:rPr>
                  </w:rPrChange>
                </w:rPr>
                <w:delText xml:space="preserve">    73 ( 90.1) </w:delText>
              </w:r>
            </w:del>
          </w:p>
        </w:tc>
        <w:tc>
          <w:tcPr>
            <w:tcW w:w="0" w:type="dxa"/>
            <w:noWrap/>
            <w:vAlign w:val="top"/>
            <w:hideMark/>
            <w:tcPrChange w:id="1627" w:author="Min Fan" w:date="2025-07-18T16:20:00Z" w16du:dateUtc="2025-07-18T08:20:00Z">
              <w:tcPr>
                <w:tcW w:w="770" w:type="dxa"/>
                <w:noWrap/>
                <w:hideMark/>
              </w:tcPr>
            </w:tcPrChange>
          </w:tcPr>
          <w:p w14:paraId="1BEE2862" w14:textId="4DCA7209" w:rsidR="00222018" w:rsidRPr="00222018" w:rsidRDefault="00222018" w:rsidP="00222018">
            <w:pPr>
              <w:pStyle w:val="MDPI42tablebody"/>
              <w:jc w:val="right"/>
              <w:rPr>
                <w:rFonts w:eastAsia="DengXian"/>
                <w:lang w:eastAsia="zh-CN"/>
                <w:rPrChange w:id="1628" w:author="Min Fan" w:date="2025-07-18T16:18:00Z" w16du:dateUtc="2025-07-18T08:18:00Z">
                  <w:rPr>
                    <w:rFonts w:eastAsiaTheme="minorEastAsia"/>
                  </w:rPr>
                </w:rPrChange>
              </w:rPr>
            </w:pPr>
            <w:ins w:id="1629" w:author="Min Fan" w:date="2025-07-18T16:18:00Z" w16du:dateUtc="2025-07-18T08:18:00Z">
              <w:r w:rsidRPr="00222018">
                <w:rPr>
                  <w:rFonts w:eastAsia="DengXian"/>
                  <w:lang w:eastAsia="zh-CN"/>
                  <w:rPrChange w:id="1630" w:author="Min Fan" w:date="2025-07-18T16:18:00Z" w16du:dateUtc="2025-07-18T08:18:00Z">
                    <w:rPr>
                      <w:rFonts w:ascii="Aptos Narrow" w:hAnsi="Aptos Narrow" w:cs="Aptos Narrow"/>
                      <w:sz w:val="24"/>
                      <w:szCs w:val="24"/>
                      <w:lang w:val="en-GB"/>
                    </w:rPr>
                  </w:rPrChange>
                </w:rPr>
                <w:t xml:space="preserve"> 0.156</w:t>
              </w:r>
            </w:ins>
            <w:del w:id="1631" w:author="Min Fan" w:date="2025-07-18T16:18:00Z" w16du:dateUtc="2025-07-18T08:18:00Z">
              <w:r w:rsidRPr="00222018" w:rsidDel="00B95C26">
                <w:rPr>
                  <w:rFonts w:eastAsia="DengXian"/>
                  <w:lang w:eastAsia="zh-CN"/>
                  <w:rPrChange w:id="1632" w:author="Min Fan" w:date="2025-07-18T16:18:00Z" w16du:dateUtc="2025-07-18T08:18:00Z">
                    <w:rPr>
                      <w:rFonts w:eastAsiaTheme="minorEastAsia"/>
                    </w:rPr>
                  </w:rPrChange>
                </w:rPr>
                <w:delText xml:space="preserve"> 0.146</w:delText>
              </w:r>
            </w:del>
          </w:p>
        </w:tc>
        <w:tc>
          <w:tcPr>
            <w:tcW w:w="0" w:type="dxa"/>
            <w:noWrap/>
            <w:vAlign w:val="top"/>
            <w:hideMark/>
            <w:tcPrChange w:id="1633" w:author="Min Fan" w:date="2025-07-18T16:20:00Z" w16du:dateUtc="2025-07-18T08:20:00Z">
              <w:tcPr>
                <w:tcW w:w="2200" w:type="dxa"/>
                <w:noWrap/>
                <w:hideMark/>
              </w:tcPr>
            </w:tcPrChange>
          </w:tcPr>
          <w:p w14:paraId="1A900707" w14:textId="24B4F827" w:rsidR="00222018" w:rsidRPr="00222018" w:rsidRDefault="00222018" w:rsidP="00222018">
            <w:pPr>
              <w:pStyle w:val="MDPI42tablebody"/>
              <w:jc w:val="right"/>
              <w:rPr>
                <w:rFonts w:eastAsia="DengXian"/>
                <w:lang w:eastAsia="zh-CN"/>
                <w:rPrChange w:id="1634" w:author="Min Fan" w:date="2025-07-18T16:18:00Z" w16du:dateUtc="2025-07-18T08:18:00Z">
                  <w:rPr>
                    <w:rFonts w:eastAsiaTheme="minorEastAsia"/>
                  </w:rPr>
                </w:rPrChange>
              </w:rPr>
            </w:pPr>
            <w:ins w:id="1635" w:author="Min Fan" w:date="2025-07-18T16:18:00Z" w16du:dateUtc="2025-07-18T08:18:00Z">
              <w:r w:rsidRPr="00222018">
                <w:rPr>
                  <w:rFonts w:eastAsia="DengXian"/>
                  <w:lang w:eastAsia="zh-CN"/>
                  <w:rPrChange w:id="1636" w:author="Min Fan" w:date="2025-07-18T16:18:00Z" w16du:dateUtc="2025-07-18T08:18:00Z">
                    <w:rPr>
                      <w:rFonts w:ascii="Aptos Narrow" w:hAnsi="Aptos Narrow" w:cs="Aptos Narrow"/>
                      <w:sz w:val="24"/>
                      <w:szCs w:val="24"/>
                      <w:lang w:val="en-GB"/>
                    </w:rPr>
                  </w:rPrChange>
                </w:rPr>
                <w:t xml:space="preserve">   189 </w:t>
              </w:r>
              <w:proofErr w:type="gramStart"/>
              <w:r w:rsidRPr="00222018">
                <w:rPr>
                  <w:rFonts w:eastAsia="DengXian"/>
                  <w:lang w:eastAsia="zh-CN"/>
                  <w:rPrChange w:id="1637" w:author="Min Fan" w:date="2025-07-18T16:18:00Z" w16du:dateUtc="2025-07-18T08:18:00Z">
                    <w:rPr>
                      <w:rFonts w:ascii="Aptos Narrow" w:hAnsi="Aptos Narrow" w:cs="Aptos Narrow"/>
                      <w:sz w:val="24"/>
                      <w:szCs w:val="24"/>
                      <w:lang w:val="en-GB"/>
                    </w:rPr>
                  </w:rPrChange>
                </w:rPr>
                <w:t>( 23.4</w:t>
              </w:r>
              <w:proofErr w:type="gramEnd"/>
              <w:r w:rsidRPr="00222018">
                <w:rPr>
                  <w:rFonts w:eastAsia="DengXian"/>
                  <w:lang w:eastAsia="zh-CN"/>
                  <w:rPrChange w:id="1638" w:author="Min Fan" w:date="2025-07-18T16:18:00Z" w16du:dateUtc="2025-07-18T08:18:00Z">
                    <w:rPr>
                      <w:rFonts w:ascii="Aptos Narrow" w:hAnsi="Aptos Narrow" w:cs="Aptos Narrow"/>
                      <w:sz w:val="24"/>
                      <w:szCs w:val="24"/>
                      <w:lang w:val="en-GB"/>
                    </w:rPr>
                  </w:rPrChange>
                </w:rPr>
                <w:t xml:space="preserve">) </w:t>
              </w:r>
            </w:ins>
            <w:del w:id="1639" w:author="Min Fan" w:date="2025-07-18T16:18:00Z" w16du:dateUtc="2025-07-18T08:18:00Z">
              <w:r w:rsidRPr="00222018" w:rsidDel="00B95C26">
                <w:rPr>
                  <w:rFonts w:eastAsia="DengXian"/>
                  <w:lang w:eastAsia="zh-CN"/>
                  <w:rPrChange w:id="1640" w:author="Min Fan" w:date="2025-07-18T16:18:00Z" w16du:dateUtc="2025-07-18T08:18:00Z">
                    <w:rPr>
                      <w:rFonts w:eastAsiaTheme="minorEastAsia"/>
                    </w:rPr>
                  </w:rPrChange>
                </w:rPr>
                <w:delText xml:space="preserve">   696 ( 86.4) </w:delText>
              </w:r>
            </w:del>
          </w:p>
        </w:tc>
        <w:tc>
          <w:tcPr>
            <w:tcW w:w="0" w:type="dxa"/>
            <w:noWrap/>
            <w:vAlign w:val="top"/>
            <w:hideMark/>
            <w:tcPrChange w:id="1641" w:author="Min Fan" w:date="2025-07-18T16:20:00Z" w16du:dateUtc="2025-07-18T08:20:00Z">
              <w:tcPr>
                <w:tcW w:w="2275" w:type="dxa"/>
                <w:noWrap/>
                <w:hideMark/>
              </w:tcPr>
            </w:tcPrChange>
          </w:tcPr>
          <w:p w14:paraId="226A5FB3" w14:textId="2B4D4D97" w:rsidR="00222018" w:rsidRPr="00222018" w:rsidRDefault="00222018" w:rsidP="00222018">
            <w:pPr>
              <w:pStyle w:val="MDPI42tablebody"/>
              <w:jc w:val="right"/>
              <w:rPr>
                <w:rFonts w:eastAsia="DengXian"/>
                <w:lang w:eastAsia="zh-CN"/>
                <w:rPrChange w:id="1642" w:author="Min Fan" w:date="2025-07-18T16:18:00Z" w16du:dateUtc="2025-07-18T08:18:00Z">
                  <w:rPr>
                    <w:rFonts w:eastAsiaTheme="minorEastAsia"/>
                  </w:rPr>
                </w:rPrChange>
              </w:rPr>
            </w:pPr>
            <w:ins w:id="1643" w:author="Min Fan" w:date="2025-07-18T16:18:00Z" w16du:dateUtc="2025-07-18T08:18:00Z">
              <w:r w:rsidRPr="00222018">
                <w:rPr>
                  <w:rFonts w:eastAsia="DengXian"/>
                  <w:lang w:eastAsia="zh-CN"/>
                  <w:rPrChange w:id="1644" w:author="Min Fan" w:date="2025-07-18T16:18:00Z" w16du:dateUtc="2025-07-18T08:18:00Z">
                    <w:rPr>
                      <w:rFonts w:ascii="Aptos Narrow" w:hAnsi="Aptos Narrow" w:cs="Aptos Narrow"/>
                      <w:sz w:val="24"/>
                      <w:szCs w:val="24"/>
                      <w:lang w:val="en-GB"/>
                    </w:rPr>
                  </w:rPrChange>
                </w:rPr>
                <w:t xml:space="preserve">    14 </w:t>
              </w:r>
              <w:proofErr w:type="gramStart"/>
              <w:r w:rsidRPr="00222018">
                <w:rPr>
                  <w:rFonts w:eastAsia="DengXian"/>
                  <w:lang w:eastAsia="zh-CN"/>
                  <w:rPrChange w:id="1645" w:author="Min Fan" w:date="2025-07-18T16:18:00Z" w16du:dateUtc="2025-07-18T08:18:00Z">
                    <w:rPr>
                      <w:rFonts w:ascii="Aptos Narrow" w:hAnsi="Aptos Narrow" w:cs="Aptos Narrow"/>
                      <w:sz w:val="24"/>
                      <w:szCs w:val="24"/>
                      <w:lang w:val="en-GB"/>
                    </w:rPr>
                  </w:rPrChange>
                </w:rPr>
                <w:t>( 17.3</w:t>
              </w:r>
              <w:proofErr w:type="gramEnd"/>
              <w:r w:rsidRPr="00222018">
                <w:rPr>
                  <w:rFonts w:eastAsia="DengXian"/>
                  <w:lang w:eastAsia="zh-CN"/>
                  <w:rPrChange w:id="1646" w:author="Min Fan" w:date="2025-07-18T16:18:00Z" w16du:dateUtc="2025-07-18T08:18:00Z">
                    <w:rPr>
                      <w:rFonts w:ascii="Aptos Narrow" w:hAnsi="Aptos Narrow" w:cs="Aptos Narrow"/>
                      <w:sz w:val="24"/>
                      <w:szCs w:val="24"/>
                      <w:lang w:val="en-GB"/>
                    </w:rPr>
                  </w:rPrChange>
                </w:rPr>
                <w:t xml:space="preserve">) </w:t>
              </w:r>
            </w:ins>
            <w:del w:id="1647" w:author="Min Fan" w:date="2025-07-18T16:18:00Z" w16du:dateUtc="2025-07-18T08:18:00Z">
              <w:r w:rsidRPr="00222018" w:rsidDel="00B95C26">
                <w:rPr>
                  <w:rFonts w:eastAsia="DengXian"/>
                  <w:lang w:eastAsia="zh-CN"/>
                  <w:rPrChange w:id="1648" w:author="Min Fan" w:date="2025-07-18T16:18:00Z" w16du:dateUtc="2025-07-18T08:18:00Z">
                    <w:rPr>
                      <w:rFonts w:eastAsiaTheme="minorEastAsia"/>
                    </w:rPr>
                  </w:rPrChange>
                </w:rPr>
                <w:delText xml:space="preserve">    73 ( 90.1) </w:delText>
              </w:r>
            </w:del>
          </w:p>
        </w:tc>
        <w:tc>
          <w:tcPr>
            <w:tcW w:w="1216" w:type="dxa"/>
            <w:noWrap/>
            <w:vAlign w:val="top"/>
            <w:hideMark/>
            <w:tcPrChange w:id="1649" w:author="Min Fan" w:date="2025-07-18T16:20:00Z" w16du:dateUtc="2025-07-18T08:20:00Z">
              <w:tcPr>
                <w:tcW w:w="766" w:type="dxa"/>
                <w:noWrap/>
                <w:hideMark/>
              </w:tcPr>
            </w:tcPrChange>
          </w:tcPr>
          <w:p w14:paraId="65E62CCB" w14:textId="3F60C8F5" w:rsidR="00222018" w:rsidRPr="00222018" w:rsidRDefault="00222018" w:rsidP="00222018">
            <w:pPr>
              <w:pStyle w:val="MDPI42tablebody"/>
              <w:jc w:val="right"/>
              <w:rPr>
                <w:rFonts w:eastAsia="DengXian"/>
                <w:lang w:eastAsia="zh-CN"/>
                <w:rPrChange w:id="1650" w:author="Min Fan" w:date="2025-07-18T16:18:00Z" w16du:dateUtc="2025-07-18T08:18:00Z">
                  <w:rPr>
                    <w:rFonts w:eastAsiaTheme="minorEastAsia"/>
                  </w:rPr>
                </w:rPrChange>
              </w:rPr>
            </w:pPr>
            <w:ins w:id="1651" w:author="Min Fan" w:date="2025-07-18T16:18:00Z" w16du:dateUtc="2025-07-18T08:18:00Z">
              <w:r w:rsidRPr="00222018">
                <w:rPr>
                  <w:rFonts w:eastAsia="DengXian"/>
                  <w:lang w:eastAsia="zh-CN"/>
                  <w:rPrChange w:id="1652" w:author="Min Fan" w:date="2025-07-18T16:18:00Z" w16du:dateUtc="2025-07-18T08:18:00Z">
                    <w:rPr>
                      <w:rFonts w:ascii="Aptos Narrow" w:hAnsi="Aptos Narrow" w:cs="Aptos Narrow"/>
                      <w:sz w:val="24"/>
                      <w:szCs w:val="24"/>
                      <w:lang w:val="en-GB"/>
                    </w:rPr>
                  </w:rPrChange>
                </w:rPr>
                <w:t xml:space="preserve"> 0.154</w:t>
              </w:r>
            </w:ins>
            <w:del w:id="1653" w:author="Min Fan" w:date="2025-07-18T16:18:00Z" w16du:dateUtc="2025-07-18T08:18:00Z">
              <w:r w:rsidRPr="00222018" w:rsidDel="00B95C26">
                <w:rPr>
                  <w:rFonts w:eastAsia="DengXian"/>
                  <w:lang w:eastAsia="zh-CN"/>
                  <w:rPrChange w:id="1654" w:author="Min Fan" w:date="2025-07-18T16:18:00Z" w16du:dateUtc="2025-07-18T08:18:00Z">
                    <w:rPr>
                      <w:rFonts w:eastAsiaTheme="minorEastAsia"/>
                    </w:rPr>
                  </w:rPrChange>
                </w:rPr>
                <w:delText xml:space="preserve"> 0.117</w:delText>
              </w:r>
            </w:del>
          </w:p>
        </w:tc>
      </w:tr>
      <w:tr w:rsidR="00222018" w:rsidRPr="0044085D" w14:paraId="4E077352" w14:textId="77777777" w:rsidTr="00222018">
        <w:trPr>
          <w:trHeight w:val="300"/>
          <w:trPrChange w:id="1655" w:author="Min Fan" w:date="2025-07-18T16:20:00Z" w16du:dateUtc="2025-07-18T08:20:00Z">
            <w:trPr>
              <w:gridAfter w:val="0"/>
              <w:trHeight w:val="300"/>
            </w:trPr>
          </w:trPrChange>
        </w:trPr>
        <w:tc>
          <w:tcPr>
            <w:tcW w:w="0" w:type="dxa"/>
            <w:tcBorders>
              <w:bottom w:val="single" w:sz="8" w:space="0" w:color="auto"/>
            </w:tcBorders>
            <w:noWrap/>
            <w:hideMark/>
            <w:tcPrChange w:id="1656" w:author="Min Fan" w:date="2025-07-18T16:20:00Z" w16du:dateUtc="2025-07-18T08:20:00Z">
              <w:tcPr>
                <w:tcW w:w="4820" w:type="dxa"/>
                <w:tcBorders>
                  <w:bottom w:val="single" w:sz="8" w:space="0" w:color="auto"/>
                </w:tcBorders>
                <w:noWrap/>
                <w:hideMark/>
              </w:tcPr>
            </w:tcPrChange>
          </w:tcPr>
          <w:p w14:paraId="2C4212AA" w14:textId="6699DEBB" w:rsidR="00222018" w:rsidRPr="0044085D" w:rsidRDefault="00222018" w:rsidP="00222018">
            <w:pPr>
              <w:pStyle w:val="MDPI42tablebody"/>
              <w:jc w:val="left"/>
              <w:rPr>
                <w:rFonts w:eastAsiaTheme="minorEastAsia"/>
                <w:lang w:eastAsia="zh-CN"/>
              </w:rPr>
            </w:pPr>
            <w:r w:rsidRPr="0044085D">
              <w:rPr>
                <w:rFonts w:eastAsiaTheme="minorEastAsia"/>
              </w:rPr>
              <w:t xml:space="preserve">Antiplatelet user history </w:t>
            </w:r>
          </w:p>
        </w:tc>
        <w:tc>
          <w:tcPr>
            <w:tcW w:w="0" w:type="dxa"/>
            <w:tcBorders>
              <w:bottom w:val="single" w:sz="8" w:space="0" w:color="auto"/>
            </w:tcBorders>
            <w:noWrap/>
            <w:vAlign w:val="top"/>
            <w:hideMark/>
            <w:tcPrChange w:id="1657" w:author="Min Fan" w:date="2025-07-18T16:20:00Z" w16du:dateUtc="2025-07-18T08:20:00Z">
              <w:tcPr>
                <w:tcW w:w="2268" w:type="dxa"/>
                <w:tcBorders>
                  <w:bottom w:val="single" w:sz="8" w:space="0" w:color="auto"/>
                </w:tcBorders>
                <w:noWrap/>
                <w:hideMark/>
              </w:tcPr>
            </w:tcPrChange>
          </w:tcPr>
          <w:p w14:paraId="7DD2C29F" w14:textId="462DC866" w:rsidR="00222018" w:rsidRPr="00222018" w:rsidRDefault="00222018" w:rsidP="00222018">
            <w:pPr>
              <w:pStyle w:val="MDPI42tablebody"/>
              <w:jc w:val="right"/>
              <w:rPr>
                <w:rFonts w:eastAsia="DengXian"/>
                <w:lang w:eastAsia="zh-CN"/>
                <w:rPrChange w:id="1658" w:author="Min Fan" w:date="2025-07-18T16:18:00Z" w16du:dateUtc="2025-07-18T08:18:00Z">
                  <w:rPr>
                    <w:rFonts w:eastAsiaTheme="minorEastAsia"/>
                  </w:rPr>
                </w:rPrChange>
              </w:rPr>
            </w:pPr>
            <w:ins w:id="1659" w:author="Min Fan" w:date="2025-07-18T16:18:00Z" w16du:dateUtc="2025-07-18T08:18:00Z">
              <w:r w:rsidRPr="00222018">
                <w:rPr>
                  <w:rFonts w:eastAsia="DengXian"/>
                  <w:lang w:eastAsia="zh-CN"/>
                  <w:rPrChange w:id="1660" w:author="Min Fan" w:date="2025-07-18T16:18:00Z" w16du:dateUtc="2025-07-18T08:18:00Z">
                    <w:rPr>
                      <w:rFonts w:ascii="Aptos Narrow" w:hAnsi="Aptos Narrow" w:cs="Aptos Narrow"/>
                      <w:sz w:val="24"/>
                      <w:szCs w:val="24"/>
                      <w:lang w:val="en-GB"/>
                    </w:rPr>
                  </w:rPrChange>
                </w:rPr>
                <w:t xml:space="preserve">  6253 </w:t>
              </w:r>
              <w:proofErr w:type="gramStart"/>
              <w:r w:rsidRPr="00222018">
                <w:rPr>
                  <w:rFonts w:eastAsia="DengXian"/>
                  <w:lang w:eastAsia="zh-CN"/>
                  <w:rPrChange w:id="1661" w:author="Min Fan" w:date="2025-07-18T16:18:00Z" w16du:dateUtc="2025-07-18T08:18:00Z">
                    <w:rPr>
                      <w:rFonts w:ascii="Aptos Narrow" w:hAnsi="Aptos Narrow" w:cs="Aptos Narrow"/>
                      <w:sz w:val="24"/>
                      <w:szCs w:val="24"/>
                      <w:lang w:val="en-GB"/>
                    </w:rPr>
                  </w:rPrChange>
                </w:rPr>
                <w:t>( 76.7</w:t>
              </w:r>
              <w:proofErr w:type="gramEnd"/>
              <w:r w:rsidRPr="00222018">
                <w:rPr>
                  <w:rFonts w:eastAsia="DengXian"/>
                  <w:lang w:eastAsia="zh-CN"/>
                  <w:rPrChange w:id="1662" w:author="Min Fan" w:date="2025-07-18T16:18:00Z" w16du:dateUtc="2025-07-18T08:18:00Z">
                    <w:rPr>
                      <w:rFonts w:ascii="Aptos Narrow" w:hAnsi="Aptos Narrow" w:cs="Aptos Narrow"/>
                      <w:sz w:val="24"/>
                      <w:szCs w:val="24"/>
                      <w:lang w:val="en-GB"/>
                    </w:rPr>
                  </w:rPrChange>
                </w:rPr>
                <w:t xml:space="preserve">) </w:t>
              </w:r>
            </w:ins>
            <w:del w:id="1663" w:author="Min Fan" w:date="2025-07-18T16:18:00Z" w16du:dateUtc="2025-07-18T08:18:00Z">
              <w:r w:rsidRPr="00222018" w:rsidDel="00B95C26">
                <w:rPr>
                  <w:rFonts w:eastAsia="DengXian"/>
                  <w:lang w:eastAsia="zh-CN"/>
                  <w:rPrChange w:id="1664" w:author="Min Fan" w:date="2025-07-18T16:18:00Z" w16du:dateUtc="2025-07-18T08:18:00Z">
                    <w:rPr>
                      <w:rFonts w:eastAsiaTheme="minorEastAsia"/>
                    </w:rPr>
                  </w:rPrChange>
                </w:rPr>
                <w:delText xml:space="preserve">  1920 ( 23.6) </w:delText>
              </w:r>
            </w:del>
          </w:p>
        </w:tc>
        <w:tc>
          <w:tcPr>
            <w:tcW w:w="0" w:type="dxa"/>
            <w:tcBorders>
              <w:bottom w:val="single" w:sz="8" w:space="0" w:color="auto"/>
            </w:tcBorders>
            <w:noWrap/>
            <w:vAlign w:val="top"/>
            <w:hideMark/>
            <w:tcPrChange w:id="1665" w:author="Min Fan" w:date="2025-07-18T16:20:00Z" w16du:dateUtc="2025-07-18T08:20:00Z">
              <w:tcPr>
                <w:tcW w:w="2268" w:type="dxa"/>
                <w:tcBorders>
                  <w:bottom w:val="single" w:sz="8" w:space="0" w:color="auto"/>
                </w:tcBorders>
                <w:noWrap/>
                <w:hideMark/>
              </w:tcPr>
            </w:tcPrChange>
          </w:tcPr>
          <w:p w14:paraId="198136D0" w14:textId="4138776A" w:rsidR="00222018" w:rsidRPr="00222018" w:rsidRDefault="00222018" w:rsidP="00222018">
            <w:pPr>
              <w:pStyle w:val="MDPI42tablebody"/>
              <w:jc w:val="right"/>
              <w:rPr>
                <w:rFonts w:eastAsia="DengXian"/>
                <w:lang w:eastAsia="zh-CN"/>
                <w:rPrChange w:id="1666" w:author="Min Fan" w:date="2025-07-18T16:18:00Z" w16du:dateUtc="2025-07-18T08:18:00Z">
                  <w:rPr>
                    <w:rFonts w:eastAsiaTheme="minorEastAsia"/>
                  </w:rPr>
                </w:rPrChange>
              </w:rPr>
            </w:pPr>
            <w:ins w:id="1667" w:author="Min Fan" w:date="2025-07-18T16:18:00Z" w16du:dateUtc="2025-07-18T08:18:00Z">
              <w:r w:rsidRPr="00222018">
                <w:rPr>
                  <w:rFonts w:eastAsia="DengXian"/>
                  <w:lang w:eastAsia="zh-CN"/>
                  <w:rPrChange w:id="1668" w:author="Min Fan" w:date="2025-07-18T16:18:00Z" w16du:dateUtc="2025-07-18T08:18:00Z">
                    <w:rPr>
                      <w:rFonts w:ascii="Aptos Narrow" w:hAnsi="Aptos Narrow" w:cs="Aptos Narrow"/>
                      <w:sz w:val="24"/>
                      <w:szCs w:val="24"/>
                      <w:lang w:val="en-GB"/>
                    </w:rPr>
                  </w:rPrChange>
                </w:rPr>
                <w:t xml:space="preserve">    56 </w:t>
              </w:r>
              <w:proofErr w:type="gramStart"/>
              <w:r w:rsidRPr="00222018">
                <w:rPr>
                  <w:rFonts w:eastAsia="DengXian"/>
                  <w:lang w:eastAsia="zh-CN"/>
                  <w:rPrChange w:id="1669" w:author="Min Fan" w:date="2025-07-18T16:18:00Z" w16du:dateUtc="2025-07-18T08:18:00Z">
                    <w:rPr>
                      <w:rFonts w:ascii="Aptos Narrow" w:hAnsi="Aptos Narrow" w:cs="Aptos Narrow"/>
                      <w:sz w:val="24"/>
                      <w:szCs w:val="24"/>
                      <w:lang w:val="en-GB"/>
                    </w:rPr>
                  </w:rPrChange>
                </w:rPr>
                <w:t>( 69.1</w:t>
              </w:r>
              <w:proofErr w:type="gramEnd"/>
              <w:r w:rsidRPr="00222018">
                <w:rPr>
                  <w:rFonts w:eastAsia="DengXian"/>
                  <w:lang w:eastAsia="zh-CN"/>
                  <w:rPrChange w:id="1670" w:author="Min Fan" w:date="2025-07-18T16:18:00Z" w16du:dateUtc="2025-07-18T08:18:00Z">
                    <w:rPr>
                      <w:rFonts w:ascii="Aptos Narrow" w:hAnsi="Aptos Narrow" w:cs="Aptos Narrow"/>
                      <w:sz w:val="24"/>
                      <w:szCs w:val="24"/>
                      <w:lang w:val="en-GB"/>
                    </w:rPr>
                  </w:rPrChange>
                </w:rPr>
                <w:t xml:space="preserve">) </w:t>
              </w:r>
            </w:ins>
            <w:del w:id="1671" w:author="Min Fan" w:date="2025-07-18T16:18:00Z" w16du:dateUtc="2025-07-18T08:18:00Z">
              <w:r w:rsidRPr="00222018" w:rsidDel="00B95C26">
                <w:rPr>
                  <w:rFonts w:eastAsia="DengXian"/>
                  <w:lang w:eastAsia="zh-CN"/>
                  <w:rPrChange w:id="1672" w:author="Min Fan" w:date="2025-07-18T16:18:00Z" w16du:dateUtc="2025-07-18T08:18:00Z">
                    <w:rPr>
                      <w:rFonts w:eastAsiaTheme="minorEastAsia"/>
                    </w:rPr>
                  </w:rPrChange>
                </w:rPr>
                <w:delText xml:space="preserve">    14 ( 17.3) </w:delText>
              </w:r>
            </w:del>
          </w:p>
        </w:tc>
        <w:tc>
          <w:tcPr>
            <w:tcW w:w="0" w:type="dxa"/>
            <w:tcBorders>
              <w:bottom w:val="single" w:sz="8" w:space="0" w:color="auto"/>
            </w:tcBorders>
            <w:noWrap/>
            <w:vAlign w:val="top"/>
            <w:hideMark/>
            <w:tcPrChange w:id="1673" w:author="Min Fan" w:date="2025-07-18T16:20:00Z" w16du:dateUtc="2025-07-18T08:20:00Z">
              <w:tcPr>
                <w:tcW w:w="770" w:type="dxa"/>
                <w:tcBorders>
                  <w:bottom w:val="single" w:sz="8" w:space="0" w:color="auto"/>
                </w:tcBorders>
                <w:noWrap/>
                <w:hideMark/>
              </w:tcPr>
            </w:tcPrChange>
          </w:tcPr>
          <w:p w14:paraId="0D209684" w14:textId="6594AF29" w:rsidR="00222018" w:rsidRPr="00222018" w:rsidRDefault="00222018" w:rsidP="00222018">
            <w:pPr>
              <w:pStyle w:val="MDPI42tablebody"/>
              <w:jc w:val="right"/>
              <w:rPr>
                <w:rFonts w:eastAsia="DengXian"/>
                <w:lang w:eastAsia="zh-CN"/>
                <w:rPrChange w:id="1674" w:author="Min Fan" w:date="2025-07-18T16:18:00Z" w16du:dateUtc="2025-07-18T08:18:00Z">
                  <w:rPr>
                    <w:rFonts w:eastAsiaTheme="minorEastAsia"/>
                  </w:rPr>
                </w:rPrChange>
              </w:rPr>
            </w:pPr>
            <w:ins w:id="1675" w:author="Min Fan" w:date="2025-07-18T16:18:00Z" w16du:dateUtc="2025-07-18T08:18:00Z">
              <w:r w:rsidRPr="00222018">
                <w:rPr>
                  <w:rFonts w:eastAsia="DengXian"/>
                  <w:lang w:eastAsia="zh-CN"/>
                  <w:rPrChange w:id="1676" w:author="Min Fan" w:date="2025-07-18T16:18:00Z" w16du:dateUtc="2025-07-18T08:18:00Z">
                    <w:rPr>
                      <w:rFonts w:ascii="Aptos Narrow" w:hAnsi="Aptos Narrow" w:cs="Aptos Narrow"/>
                      <w:sz w:val="24"/>
                      <w:szCs w:val="24"/>
                      <w:lang w:val="en-GB"/>
                    </w:rPr>
                  </w:rPrChange>
                </w:rPr>
                <w:t xml:space="preserve"> 0.172</w:t>
              </w:r>
            </w:ins>
            <w:del w:id="1677" w:author="Min Fan" w:date="2025-07-18T16:18:00Z" w16du:dateUtc="2025-07-18T08:18:00Z">
              <w:r w:rsidRPr="00222018" w:rsidDel="00B95C26">
                <w:rPr>
                  <w:rFonts w:eastAsia="DengXian"/>
                  <w:lang w:eastAsia="zh-CN"/>
                  <w:rPrChange w:id="1678" w:author="Min Fan" w:date="2025-07-18T16:18:00Z" w16du:dateUtc="2025-07-18T08:18:00Z">
                    <w:rPr>
                      <w:rFonts w:eastAsiaTheme="minorEastAsia"/>
                    </w:rPr>
                  </w:rPrChange>
                </w:rPr>
                <w:delText xml:space="preserve"> 0.161</w:delText>
              </w:r>
            </w:del>
          </w:p>
        </w:tc>
        <w:tc>
          <w:tcPr>
            <w:tcW w:w="0" w:type="dxa"/>
            <w:tcBorders>
              <w:bottom w:val="single" w:sz="8" w:space="0" w:color="auto"/>
            </w:tcBorders>
            <w:noWrap/>
            <w:vAlign w:val="top"/>
            <w:hideMark/>
            <w:tcPrChange w:id="1679" w:author="Min Fan" w:date="2025-07-18T16:20:00Z" w16du:dateUtc="2025-07-18T08:20:00Z">
              <w:tcPr>
                <w:tcW w:w="2200" w:type="dxa"/>
                <w:tcBorders>
                  <w:bottom w:val="single" w:sz="8" w:space="0" w:color="auto"/>
                </w:tcBorders>
                <w:noWrap/>
                <w:hideMark/>
              </w:tcPr>
            </w:tcPrChange>
          </w:tcPr>
          <w:p w14:paraId="363B0E56" w14:textId="5B322547" w:rsidR="00222018" w:rsidRPr="00222018" w:rsidRDefault="00222018" w:rsidP="00222018">
            <w:pPr>
              <w:pStyle w:val="MDPI42tablebody"/>
              <w:jc w:val="right"/>
              <w:rPr>
                <w:rFonts w:eastAsia="DengXian"/>
                <w:lang w:eastAsia="zh-CN"/>
                <w:rPrChange w:id="1680" w:author="Min Fan" w:date="2025-07-18T16:18:00Z" w16du:dateUtc="2025-07-18T08:18:00Z">
                  <w:rPr>
                    <w:rFonts w:eastAsiaTheme="minorEastAsia"/>
                  </w:rPr>
                </w:rPrChange>
              </w:rPr>
            </w:pPr>
            <w:ins w:id="1681" w:author="Min Fan" w:date="2025-07-18T16:18:00Z" w16du:dateUtc="2025-07-18T08:18:00Z">
              <w:r w:rsidRPr="00222018">
                <w:rPr>
                  <w:rFonts w:eastAsia="DengXian"/>
                  <w:lang w:eastAsia="zh-CN"/>
                  <w:rPrChange w:id="1682" w:author="Min Fan" w:date="2025-07-18T16:18:00Z" w16du:dateUtc="2025-07-18T08:18:00Z">
                    <w:rPr>
                      <w:rFonts w:ascii="Aptos Narrow" w:hAnsi="Aptos Narrow" w:cs="Aptos Narrow"/>
                      <w:sz w:val="24"/>
                      <w:szCs w:val="24"/>
                      <w:lang w:val="en-GB"/>
                    </w:rPr>
                  </w:rPrChange>
                </w:rPr>
                <w:t xml:space="preserve">   597 </w:t>
              </w:r>
              <w:proofErr w:type="gramStart"/>
              <w:r w:rsidRPr="00222018">
                <w:rPr>
                  <w:rFonts w:eastAsia="DengXian"/>
                  <w:lang w:eastAsia="zh-CN"/>
                  <w:rPrChange w:id="1683" w:author="Min Fan" w:date="2025-07-18T16:18:00Z" w16du:dateUtc="2025-07-18T08:18:00Z">
                    <w:rPr>
                      <w:rFonts w:ascii="Aptos Narrow" w:hAnsi="Aptos Narrow" w:cs="Aptos Narrow"/>
                      <w:sz w:val="24"/>
                      <w:szCs w:val="24"/>
                      <w:lang w:val="en-GB"/>
                    </w:rPr>
                  </w:rPrChange>
                </w:rPr>
                <w:t>( 74.1</w:t>
              </w:r>
              <w:proofErr w:type="gramEnd"/>
              <w:r w:rsidRPr="00222018">
                <w:rPr>
                  <w:rFonts w:eastAsia="DengXian"/>
                  <w:lang w:eastAsia="zh-CN"/>
                  <w:rPrChange w:id="1684" w:author="Min Fan" w:date="2025-07-18T16:18:00Z" w16du:dateUtc="2025-07-18T08:18:00Z">
                    <w:rPr>
                      <w:rFonts w:ascii="Aptos Narrow" w:hAnsi="Aptos Narrow" w:cs="Aptos Narrow"/>
                      <w:sz w:val="24"/>
                      <w:szCs w:val="24"/>
                      <w:lang w:val="en-GB"/>
                    </w:rPr>
                  </w:rPrChange>
                </w:rPr>
                <w:t xml:space="preserve">) </w:t>
              </w:r>
            </w:ins>
            <w:del w:id="1685" w:author="Min Fan" w:date="2025-07-18T16:18:00Z" w16du:dateUtc="2025-07-18T08:18:00Z">
              <w:r w:rsidRPr="00222018" w:rsidDel="00B95C26">
                <w:rPr>
                  <w:rFonts w:eastAsia="DengXian"/>
                  <w:lang w:eastAsia="zh-CN"/>
                  <w:rPrChange w:id="1686" w:author="Min Fan" w:date="2025-07-18T16:18:00Z" w16du:dateUtc="2025-07-18T08:18:00Z">
                    <w:rPr>
                      <w:rFonts w:eastAsiaTheme="minorEastAsia"/>
                    </w:rPr>
                  </w:rPrChange>
                </w:rPr>
                <w:delText xml:space="preserve">   189 ( 23.4) </w:delText>
              </w:r>
            </w:del>
          </w:p>
        </w:tc>
        <w:tc>
          <w:tcPr>
            <w:tcW w:w="0" w:type="dxa"/>
            <w:tcBorders>
              <w:bottom w:val="single" w:sz="8" w:space="0" w:color="auto"/>
            </w:tcBorders>
            <w:noWrap/>
            <w:vAlign w:val="top"/>
            <w:hideMark/>
            <w:tcPrChange w:id="1687" w:author="Min Fan" w:date="2025-07-18T16:20:00Z" w16du:dateUtc="2025-07-18T08:20:00Z">
              <w:tcPr>
                <w:tcW w:w="2275" w:type="dxa"/>
                <w:tcBorders>
                  <w:bottom w:val="single" w:sz="8" w:space="0" w:color="auto"/>
                </w:tcBorders>
                <w:noWrap/>
                <w:hideMark/>
              </w:tcPr>
            </w:tcPrChange>
          </w:tcPr>
          <w:p w14:paraId="12A1BE8E" w14:textId="2B6CBD32" w:rsidR="00222018" w:rsidRPr="00222018" w:rsidRDefault="00222018" w:rsidP="00222018">
            <w:pPr>
              <w:pStyle w:val="MDPI42tablebody"/>
              <w:jc w:val="right"/>
              <w:rPr>
                <w:rFonts w:eastAsia="DengXian"/>
                <w:lang w:eastAsia="zh-CN"/>
                <w:rPrChange w:id="1688" w:author="Min Fan" w:date="2025-07-18T16:18:00Z" w16du:dateUtc="2025-07-18T08:18:00Z">
                  <w:rPr>
                    <w:rFonts w:eastAsiaTheme="minorEastAsia"/>
                  </w:rPr>
                </w:rPrChange>
              </w:rPr>
            </w:pPr>
            <w:ins w:id="1689" w:author="Min Fan" w:date="2025-07-18T16:18:00Z" w16du:dateUtc="2025-07-18T08:18:00Z">
              <w:r w:rsidRPr="00222018">
                <w:rPr>
                  <w:rFonts w:eastAsia="DengXian"/>
                  <w:lang w:eastAsia="zh-CN"/>
                  <w:rPrChange w:id="1690" w:author="Min Fan" w:date="2025-07-18T16:18:00Z" w16du:dateUtc="2025-07-18T08:18:00Z">
                    <w:rPr>
                      <w:rFonts w:ascii="Aptos Narrow" w:hAnsi="Aptos Narrow" w:cs="Aptos Narrow"/>
                      <w:sz w:val="24"/>
                      <w:szCs w:val="24"/>
                      <w:lang w:val="en-GB"/>
                    </w:rPr>
                  </w:rPrChange>
                </w:rPr>
                <w:t xml:space="preserve">    56 </w:t>
              </w:r>
              <w:proofErr w:type="gramStart"/>
              <w:r w:rsidRPr="00222018">
                <w:rPr>
                  <w:rFonts w:eastAsia="DengXian"/>
                  <w:lang w:eastAsia="zh-CN"/>
                  <w:rPrChange w:id="1691" w:author="Min Fan" w:date="2025-07-18T16:18:00Z" w16du:dateUtc="2025-07-18T08:18:00Z">
                    <w:rPr>
                      <w:rFonts w:ascii="Aptos Narrow" w:hAnsi="Aptos Narrow" w:cs="Aptos Narrow"/>
                      <w:sz w:val="24"/>
                      <w:szCs w:val="24"/>
                      <w:lang w:val="en-GB"/>
                    </w:rPr>
                  </w:rPrChange>
                </w:rPr>
                <w:t>( 69.1</w:t>
              </w:r>
              <w:proofErr w:type="gramEnd"/>
              <w:r w:rsidRPr="00222018">
                <w:rPr>
                  <w:rFonts w:eastAsia="DengXian"/>
                  <w:lang w:eastAsia="zh-CN"/>
                  <w:rPrChange w:id="1692" w:author="Min Fan" w:date="2025-07-18T16:18:00Z" w16du:dateUtc="2025-07-18T08:18:00Z">
                    <w:rPr>
                      <w:rFonts w:ascii="Aptos Narrow" w:hAnsi="Aptos Narrow" w:cs="Aptos Narrow"/>
                      <w:sz w:val="24"/>
                      <w:szCs w:val="24"/>
                      <w:lang w:val="en-GB"/>
                    </w:rPr>
                  </w:rPrChange>
                </w:rPr>
                <w:t xml:space="preserve">) </w:t>
              </w:r>
            </w:ins>
            <w:del w:id="1693" w:author="Min Fan" w:date="2025-07-18T16:18:00Z" w16du:dateUtc="2025-07-18T08:18:00Z">
              <w:r w:rsidRPr="00222018" w:rsidDel="00B95C26">
                <w:rPr>
                  <w:rFonts w:eastAsia="DengXian"/>
                  <w:lang w:eastAsia="zh-CN"/>
                  <w:rPrChange w:id="1694" w:author="Min Fan" w:date="2025-07-18T16:18:00Z" w16du:dateUtc="2025-07-18T08:18:00Z">
                    <w:rPr>
                      <w:rFonts w:eastAsiaTheme="minorEastAsia"/>
                    </w:rPr>
                  </w:rPrChange>
                </w:rPr>
                <w:delText xml:space="preserve">    14 ( 17.3) </w:delText>
              </w:r>
            </w:del>
          </w:p>
        </w:tc>
        <w:tc>
          <w:tcPr>
            <w:tcW w:w="1216" w:type="dxa"/>
            <w:tcBorders>
              <w:bottom w:val="single" w:sz="8" w:space="0" w:color="auto"/>
            </w:tcBorders>
            <w:noWrap/>
            <w:vAlign w:val="top"/>
            <w:hideMark/>
            <w:tcPrChange w:id="1695" w:author="Min Fan" w:date="2025-07-18T16:20:00Z" w16du:dateUtc="2025-07-18T08:20:00Z">
              <w:tcPr>
                <w:tcW w:w="766" w:type="dxa"/>
                <w:tcBorders>
                  <w:bottom w:val="single" w:sz="8" w:space="0" w:color="auto"/>
                </w:tcBorders>
                <w:noWrap/>
                <w:hideMark/>
              </w:tcPr>
            </w:tcPrChange>
          </w:tcPr>
          <w:p w14:paraId="621801BC" w14:textId="57146FEF" w:rsidR="00222018" w:rsidRPr="00222018" w:rsidRDefault="00222018" w:rsidP="00222018">
            <w:pPr>
              <w:pStyle w:val="MDPI42tablebody"/>
              <w:jc w:val="right"/>
              <w:rPr>
                <w:rFonts w:eastAsia="DengXian"/>
                <w:lang w:eastAsia="zh-CN"/>
                <w:rPrChange w:id="1696" w:author="Min Fan" w:date="2025-07-18T16:18:00Z" w16du:dateUtc="2025-07-18T08:18:00Z">
                  <w:rPr>
                    <w:rFonts w:eastAsiaTheme="minorEastAsia"/>
                  </w:rPr>
                </w:rPrChange>
              </w:rPr>
            </w:pPr>
            <w:ins w:id="1697" w:author="Min Fan" w:date="2025-07-18T16:18:00Z" w16du:dateUtc="2025-07-18T08:18:00Z">
              <w:r w:rsidRPr="00222018">
                <w:rPr>
                  <w:rFonts w:eastAsia="DengXian"/>
                  <w:lang w:eastAsia="zh-CN"/>
                  <w:rPrChange w:id="1698" w:author="Min Fan" w:date="2025-07-18T16:18:00Z" w16du:dateUtc="2025-07-18T08:18:00Z">
                    <w:rPr>
                      <w:rFonts w:ascii="Aptos Narrow" w:hAnsi="Aptos Narrow" w:cs="Aptos Narrow"/>
                      <w:sz w:val="24"/>
                      <w:szCs w:val="24"/>
                      <w:lang w:val="en-GB"/>
                    </w:rPr>
                  </w:rPrChange>
                </w:rPr>
                <w:t xml:space="preserve"> 0.110</w:t>
              </w:r>
            </w:ins>
            <w:del w:id="1699" w:author="Min Fan" w:date="2025-07-18T16:18:00Z" w16du:dateUtc="2025-07-18T08:18:00Z">
              <w:r w:rsidRPr="00222018" w:rsidDel="00B95C26">
                <w:rPr>
                  <w:rFonts w:eastAsia="DengXian"/>
                  <w:lang w:eastAsia="zh-CN"/>
                  <w:rPrChange w:id="1700" w:author="Min Fan" w:date="2025-07-18T16:18:00Z" w16du:dateUtc="2025-07-18T08:18:00Z">
                    <w:rPr>
                      <w:rFonts w:eastAsiaTheme="minorEastAsia"/>
                    </w:rPr>
                  </w:rPrChange>
                </w:rPr>
                <w:delText xml:space="preserve"> 0.154</w:delText>
              </w:r>
            </w:del>
          </w:p>
        </w:tc>
      </w:tr>
    </w:tbl>
    <w:p w14:paraId="4F563E6A" w14:textId="77777777" w:rsidR="00652F4B" w:rsidRDefault="00652F4B" w:rsidP="00652F4B">
      <w:pPr>
        <w:pStyle w:val="MDPI51figurecaption"/>
        <w:rPr>
          <w:rFonts w:eastAsiaTheme="minorEastAsia"/>
          <w:lang w:eastAsia="zh-CN"/>
        </w:rPr>
      </w:pPr>
    </w:p>
    <w:p w14:paraId="1BE22AA6" w14:textId="3C5F00F7" w:rsidR="00652F4B" w:rsidRDefault="00652F4B" w:rsidP="00652F4B">
      <w:pPr>
        <w:rPr>
          <w:lang w:eastAsia="zh-CN"/>
        </w:rPr>
      </w:pPr>
      <w:r>
        <w:rPr>
          <w:lang w:eastAsia="zh-CN"/>
        </w:rPr>
        <w:br w:type="page"/>
      </w:r>
    </w:p>
    <w:p w14:paraId="56063198" w14:textId="77777777" w:rsidR="00652F4B" w:rsidRDefault="00652F4B" w:rsidP="00652F4B">
      <w:pPr>
        <w:pStyle w:val="MDPI51figurecaption"/>
      </w:pPr>
      <w:r>
        <w:lastRenderedPageBreak/>
        <w:t xml:space="preserve">Table </w:t>
      </w:r>
      <w:r>
        <w:fldChar w:fldCharType="begin"/>
      </w:r>
      <w:r>
        <w:instrText xml:space="preserve"> SEQ Table \* ARABIC </w:instrText>
      </w:r>
      <w:r>
        <w:fldChar w:fldCharType="separate"/>
      </w:r>
      <w:r>
        <w:rPr>
          <w:noProof/>
        </w:rPr>
        <w:t>2</w:t>
      </w:r>
      <w:r>
        <w:fldChar w:fldCharType="end"/>
      </w:r>
      <w:r>
        <w:rPr>
          <w:rFonts w:eastAsia="DengXian"/>
          <w:lang w:eastAsia="zh-CN"/>
        </w:rPr>
        <w:t>.</w:t>
      </w:r>
      <w:r w:rsidRPr="00A07E90">
        <w:t xml:space="preserve"> Estimated </w:t>
      </w:r>
      <w:r>
        <w:rPr>
          <w:rFonts w:eastAsia="DengXian"/>
          <w:lang w:eastAsia="zh-CN"/>
        </w:rPr>
        <w:t>3</w:t>
      </w:r>
      <w:r w:rsidRPr="00A07E90">
        <w:t xml:space="preserve">-year risks of stroke in emulated target trials in </w:t>
      </w:r>
      <w:r>
        <w:t>kidney</w:t>
      </w:r>
      <w:r w:rsidRPr="00A07E90">
        <w:t xml:space="preserve"> failure </w:t>
      </w:r>
      <w:r>
        <w:t>on</w:t>
      </w:r>
      <w:r w:rsidRPr="00A07E90">
        <w:t xml:space="preserve"> peritoneal dialysis, HK CDARS </w:t>
      </w:r>
    </w:p>
    <w:tbl>
      <w:tblPr>
        <w:tblW w:w="5000" w:type="pct"/>
        <w:tblLook w:val="04A0" w:firstRow="1" w:lastRow="0" w:firstColumn="1" w:lastColumn="0" w:noHBand="0" w:noVBand="1"/>
      </w:tblPr>
      <w:tblGrid>
        <w:gridCol w:w="8484"/>
        <w:gridCol w:w="1580"/>
        <w:gridCol w:w="1711"/>
        <w:gridCol w:w="1951"/>
        <w:gridCol w:w="232"/>
      </w:tblGrid>
      <w:tr w:rsidR="00652F4B" w:rsidRPr="00D31072" w14:paraId="18CBF31D" w14:textId="77777777" w:rsidTr="00F769D4">
        <w:trPr>
          <w:gridAfter w:val="1"/>
          <w:wAfter w:w="83" w:type="pct"/>
          <w:trHeight w:val="499"/>
        </w:trPr>
        <w:tc>
          <w:tcPr>
            <w:tcW w:w="3039" w:type="pct"/>
            <w:vMerge w:val="restart"/>
            <w:tcBorders>
              <w:top w:val="single" w:sz="8" w:space="0" w:color="auto"/>
              <w:left w:val="nil"/>
              <w:bottom w:val="nil"/>
              <w:right w:val="nil"/>
            </w:tcBorders>
            <w:vAlign w:val="center"/>
            <w:hideMark/>
          </w:tcPr>
          <w:p w14:paraId="46A97759"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hAnsi="Palatino Linotype"/>
                <w:color w:val="000000"/>
                <w:sz w:val="20"/>
                <w:szCs w:val="20"/>
                <w:lang w:eastAsia="en-GB"/>
              </w:rPr>
              <w:t> </w:t>
            </w:r>
          </w:p>
        </w:tc>
        <w:tc>
          <w:tcPr>
            <w:tcW w:w="1179" w:type="pct"/>
            <w:gridSpan w:val="2"/>
            <w:vMerge w:val="restart"/>
            <w:tcBorders>
              <w:top w:val="single" w:sz="8" w:space="0" w:color="auto"/>
              <w:left w:val="nil"/>
              <w:bottom w:val="single" w:sz="8" w:space="0" w:color="000000"/>
              <w:right w:val="nil"/>
            </w:tcBorders>
            <w:vAlign w:val="center"/>
            <w:hideMark/>
          </w:tcPr>
          <w:p w14:paraId="6E547715" w14:textId="77777777" w:rsidR="00652F4B" w:rsidRPr="00D31072" w:rsidRDefault="00652F4B" w:rsidP="00F769D4">
            <w:pPr>
              <w:spacing w:after="0" w:line="240" w:lineRule="auto"/>
              <w:jc w:val="center"/>
              <w:rPr>
                <w:rFonts w:ascii="Palatino Linotype" w:hAnsi="Palatino Linotype"/>
                <w:b/>
                <w:bCs/>
                <w:color w:val="000000"/>
                <w:sz w:val="20"/>
                <w:szCs w:val="20"/>
                <w:lang w:eastAsia="en-GB"/>
              </w:rPr>
            </w:pPr>
            <w:r w:rsidRPr="00D31072">
              <w:rPr>
                <w:rFonts w:ascii="Palatino Linotype" w:eastAsia="DengXian" w:hAnsi="Palatino Linotype"/>
                <w:b/>
                <w:bCs/>
                <w:color w:val="000000"/>
                <w:sz w:val="20"/>
                <w:szCs w:val="20"/>
                <w:lang w:val="en-US" w:eastAsia="zh-CN"/>
              </w:rPr>
              <w:t>Risk % (95% CI)</w:t>
            </w:r>
          </w:p>
        </w:tc>
        <w:tc>
          <w:tcPr>
            <w:tcW w:w="699" w:type="pct"/>
            <w:vMerge w:val="restart"/>
            <w:tcBorders>
              <w:top w:val="single" w:sz="8" w:space="0" w:color="auto"/>
              <w:left w:val="nil"/>
              <w:bottom w:val="single" w:sz="8" w:space="0" w:color="000000"/>
              <w:right w:val="nil"/>
            </w:tcBorders>
            <w:vAlign w:val="center"/>
            <w:hideMark/>
          </w:tcPr>
          <w:p w14:paraId="39695418" w14:textId="77777777" w:rsidR="00652F4B" w:rsidRPr="00D31072" w:rsidRDefault="00652F4B" w:rsidP="00F769D4">
            <w:pPr>
              <w:spacing w:after="0" w:line="240" w:lineRule="auto"/>
              <w:jc w:val="center"/>
              <w:rPr>
                <w:rFonts w:ascii="Palatino Linotype" w:hAnsi="Palatino Linotype"/>
                <w:b/>
                <w:bCs/>
                <w:color w:val="000000"/>
                <w:sz w:val="20"/>
                <w:szCs w:val="20"/>
                <w:lang w:eastAsia="en-GB"/>
              </w:rPr>
            </w:pPr>
            <w:r w:rsidRPr="00D31072">
              <w:rPr>
                <w:rFonts w:ascii="Palatino Linotype" w:eastAsia="DengXian" w:hAnsi="Palatino Linotype"/>
                <w:b/>
                <w:bCs/>
                <w:color w:val="000000"/>
                <w:sz w:val="20"/>
                <w:szCs w:val="20"/>
                <w:lang w:val="en-US" w:eastAsia="zh-CN"/>
              </w:rPr>
              <w:t>3-year Risk difference (%)</w:t>
            </w:r>
          </w:p>
        </w:tc>
      </w:tr>
      <w:tr w:rsidR="00652F4B" w:rsidRPr="00D31072" w14:paraId="7D1235C4" w14:textId="77777777" w:rsidTr="00F769D4">
        <w:trPr>
          <w:trHeight w:val="60"/>
        </w:trPr>
        <w:tc>
          <w:tcPr>
            <w:tcW w:w="3039" w:type="pct"/>
            <w:vMerge/>
            <w:tcBorders>
              <w:top w:val="single" w:sz="8" w:space="0" w:color="auto"/>
              <w:left w:val="nil"/>
              <w:bottom w:val="nil"/>
              <w:right w:val="nil"/>
            </w:tcBorders>
            <w:vAlign w:val="center"/>
            <w:hideMark/>
          </w:tcPr>
          <w:p w14:paraId="633A6391" w14:textId="77777777" w:rsidR="00652F4B" w:rsidRPr="00D31072" w:rsidRDefault="00652F4B" w:rsidP="00F769D4">
            <w:pPr>
              <w:spacing w:after="0" w:line="240" w:lineRule="auto"/>
              <w:rPr>
                <w:rFonts w:ascii="Palatino Linotype" w:hAnsi="Palatino Linotype"/>
                <w:color w:val="000000"/>
                <w:sz w:val="20"/>
                <w:szCs w:val="20"/>
                <w:lang w:eastAsia="en-GB"/>
              </w:rPr>
            </w:pPr>
          </w:p>
        </w:tc>
        <w:tc>
          <w:tcPr>
            <w:tcW w:w="1179" w:type="pct"/>
            <w:gridSpan w:val="2"/>
            <w:vMerge/>
            <w:tcBorders>
              <w:top w:val="single" w:sz="8" w:space="0" w:color="auto"/>
              <w:left w:val="nil"/>
              <w:bottom w:val="single" w:sz="8" w:space="0" w:color="000000"/>
              <w:right w:val="nil"/>
            </w:tcBorders>
            <w:vAlign w:val="center"/>
            <w:hideMark/>
          </w:tcPr>
          <w:p w14:paraId="520AAF2E" w14:textId="77777777" w:rsidR="00652F4B" w:rsidRPr="00D31072" w:rsidRDefault="00652F4B" w:rsidP="00F769D4">
            <w:pPr>
              <w:spacing w:after="0" w:line="240" w:lineRule="auto"/>
              <w:rPr>
                <w:rFonts w:ascii="Palatino Linotype" w:hAnsi="Palatino Linotype"/>
                <w:b/>
                <w:bCs/>
                <w:color w:val="000000"/>
                <w:sz w:val="20"/>
                <w:szCs w:val="20"/>
                <w:lang w:eastAsia="en-GB"/>
              </w:rPr>
            </w:pPr>
          </w:p>
        </w:tc>
        <w:tc>
          <w:tcPr>
            <w:tcW w:w="699" w:type="pct"/>
            <w:vMerge/>
            <w:tcBorders>
              <w:top w:val="single" w:sz="8" w:space="0" w:color="auto"/>
              <w:left w:val="nil"/>
              <w:bottom w:val="single" w:sz="8" w:space="0" w:color="000000"/>
              <w:right w:val="nil"/>
            </w:tcBorders>
            <w:vAlign w:val="center"/>
            <w:hideMark/>
          </w:tcPr>
          <w:p w14:paraId="7EEF5B10" w14:textId="77777777" w:rsidR="00652F4B" w:rsidRPr="00D31072" w:rsidRDefault="00652F4B" w:rsidP="00F769D4">
            <w:pPr>
              <w:spacing w:after="0" w:line="240" w:lineRule="auto"/>
              <w:rPr>
                <w:rFonts w:ascii="Palatino Linotype" w:hAnsi="Palatino Linotype"/>
                <w:b/>
                <w:bCs/>
                <w:color w:val="000000"/>
                <w:sz w:val="20"/>
                <w:szCs w:val="20"/>
                <w:lang w:eastAsia="en-GB"/>
              </w:rPr>
            </w:pPr>
          </w:p>
        </w:tc>
        <w:tc>
          <w:tcPr>
            <w:tcW w:w="83" w:type="pct"/>
            <w:tcBorders>
              <w:top w:val="nil"/>
              <w:left w:val="nil"/>
              <w:bottom w:val="nil"/>
              <w:right w:val="nil"/>
            </w:tcBorders>
            <w:noWrap/>
            <w:vAlign w:val="bottom"/>
            <w:hideMark/>
          </w:tcPr>
          <w:p w14:paraId="3F856F78" w14:textId="77777777" w:rsidR="00652F4B" w:rsidRPr="00D31072" w:rsidRDefault="00652F4B" w:rsidP="00F769D4">
            <w:pPr>
              <w:spacing w:after="0" w:line="240" w:lineRule="auto"/>
              <w:jc w:val="center"/>
              <w:rPr>
                <w:rFonts w:ascii="Palatino Linotype" w:hAnsi="Palatino Linotype"/>
                <w:b/>
                <w:bCs/>
                <w:color w:val="000000"/>
                <w:sz w:val="20"/>
                <w:szCs w:val="20"/>
                <w:lang w:eastAsia="en-GB"/>
              </w:rPr>
            </w:pPr>
          </w:p>
        </w:tc>
      </w:tr>
      <w:tr w:rsidR="00652F4B" w:rsidRPr="00D31072" w14:paraId="0A189A5D" w14:textId="77777777" w:rsidTr="00F769D4">
        <w:trPr>
          <w:trHeight w:val="60"/>
        </w:trPr>
        <w:tc>
          <w:tcPr>
            <w:tcW w:w="3039" w:type="pct"/>
            <w:tcBorders>
              <w:top w:val="nil"/>
              <w:left w:val="nil"/>
              <w:bottom w:val="single" w:sz="8" w:space="0" w:color="auto"/>
              <w:right w:val="nil"/>
            </w:tcBorders>
            <w:hideMark/>
          </w:tcPr>
          <w:p w14:paraId="3EA5A4FA"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hAnsi="Palatino Linotype"/>
                <w:color w:val="000000"/>
                <w:sz w:val="20"/>
                <w:szCs w:val="20"/>
                <w:lang w:eastAsia="en-GB"/>
              </w:rPr>
              <w:t> </w:t>
            </w:r>
          </w:p>
        </w:tc>
        <w:tc>
          <w:tcPr>
            <w:tcW w:w="566" w:type="pct"/>
            <w:tcBorders>
              <w:top w:val="nil"/>
              <w:left w:val="nil"/>
              <w:bottom w:val="single" w:sz="8" w:space="0" w:color="auto"/>
              <w:right w:val="nil"/>
            </w:tcBorders>
            <w:vAlign w:val="center"/>
            <w:hideMark/>
          </w:tcPr>
          <w:p w14:paraId="73B6DF90" w14:textId="77777777" w:rsidR="00652F4B" w:rsidRPr="00D31072" w:rsidRDefault="00652F4B" w:rsidP="00F769D4">
            <w:pPr>
              <w:spacing w:after="0" w:line="240" w:lineRule="auto"/>
              <w:jc w:val="center"/>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non-initiators</w:t>
            </w:r>
          </w:p>
        </w:tc>
        <w:tc>
          <w:tcPr>
            <w:tcW w:w="613" w:type="pct"/>
            <w:tcBorders>
              <w:top w:val="nil"/>
              <w:left w:val="nil"/>
              <w:bottom w:val="single" w:sz="8" w:space="0" w:color="auto"/>
              <w:right w:val="nil"/>
            </w:tcBorders>
            <w:vAlign w:val="center"/>
            <w:hideMark/>
          </w:tcPr>
          <w:p w14:paraId="49AB81DC" w14:textId="77777777" w:rsidR="00652F4B" w:rsidRPr="00D31072" w:rsidRDefault="00652F4B" w:rsidP="00F769D4">
            <w:pPr>
              <w:spacing w:after="0" w:line="240" w:lineRule="auto"/>
              <w:jc w:val="center"/>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OAC initiators</w:t>
            </w:r>
          </w:p>
        </w:tc>
        <w:tc>
          <w:tcPr>
            <w:tcW w:w="699" w:type="pct"/>
            <w:vMerge/>
            <w:tcBorders>
              <w:top w:val="single" w:sz="8" w:space="0" w:color="auto"/>
              <w:left w:val="nil"/>
              <w:bottom w:val="single" w:sz="8" w:space="0" w:color="000000"/>
              <w:right w:val="nil"/>
            </w:tcBorders>
            <w:vAlign w:val="center"/>
            <w:hideMark/>
          </w:tcPr>
          <w:p w14:paraId="53A1BA26" w14:textId="77777777" w:rsidR="00652F4B" w:rsidRPr="00D31072" w:rsidRDefault="00652F4B" w:rsidP="00F769D4">
            <w:pPr>
              <w:spacing w:after="0" w:line="240" w:lineRule="auto"/>
              <w:rPr>
                <w:rFonts w:ascii="Palatino Linotype" w:hAnsi="Palatino Linotype"/>
                <w:b/>
                <w:bCs/>
                <w:color w:val="000000"/>
                <w:sz w:val="20"/>
                <w:szCs w:val="20"/>
                <w:lang w:eastAsia="en-GB"/>
              </w:rPr>
            </w:pPr>
          </w:p>
        </w:tc>
        <w:tc>
          <w:tcPr>
            <w:tcW w:w="83" w:type="pct"/>
            <w:vAlign w:val="center"/>
            <w:hideMark/>
          </w:tcPr>
          <w:p w14:paraId="7E6F2CDA"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1087E951" w14:textId="77777777" w:rsidTr="00F769D4">
        <w:trPr>
          <w:trHeight w:val="227"/>
        </w:trPr>
        <w:tc>
          <w:tcPr>
            <w:tcW w:w="3039" w:type="pct"/>
            <w:tcBorders>
              <w:top w:val="nil"/>
              <w:left w:val="nil"/>
              <w:bottom w:val="nil"/>
              <w:right w:val="nil"/>
            </w:tcBorders>
            <w:vAlign w:val="center"/>
            <w:hideMark/>
          </w:tcPr>
          <w:p w14:paraId="6CE69C4D" w14:textId="77777777" w:rsidR="00652F4B" w:rsidRPr="00D31072" w:rsidRDefault="00652F4B" w:rsidP="00F769D4">
            <w:pPr>
              <w:spacing w:after="0" w:line="240" w:lineRule="auto"/>
              <w:rPr>
                <w:rFonts w:ascii="Palatino Linotype" w:hAnsi="Palatino Linotype"/>
                <w:b/>
                <w:bCs/>
                <w:color w:val="000000"/>
                <w:sz w:val="20"/>
                <w:szCs w:val="20"/>
                <w:lang w:eastAsia="en-GB"/>
              </w:rPr>
            </w:pPr>
            <w:r w:rsidRPr="00D31072">
              <w:rPr>
                <w:rFonts w:ascii="Palatino Linotype" w:eastAsia="DengXian" w:hAnsi="Palatino Linotype"/>
                <w:b/>
                <w:bCs/>
                <w:color w:val="000000"/>
                <w:sz w:val="20"/>
                <w:szCs w:val="20"/>
                <w:lang w:val="en-US" w:eastAsia="zh-CN"/>
              </w:rPr>
              <w:t xml:space="preserve">Composite </w:t>
            </w:r>
            <w:r>
              <w:rPr>
                <w:rFonts w:ascii="Palatino Linotype" w:eastAsia="DengXian" w:hAnsi="Palatino Linotype"/>
                <w:b/>
                <w:bCs/>
                <w:color w:val="000000"/>
                <w:sz w:val="20"/>
                <w:szCs w:val="20"/>
                <w:lang w:val="en-US" w:eastAsia="zh-CN"/>
              </w:rPr>
              <w:t xml:space="preserve">stroke </w:t>
            </w:r>
            <w:r w:rsidRPr="00D31072">
              <w:rPr>
                <w:rFonts w:ascii="Palatino Linotype" w:eastAsia="DengXian" w:hAnsi="Palatino Linotype"/>
                <w:b/>
                <w:bCs/>
                <w:color w:val="000000"/>
                <w:sz w:val="20"/>
                <w:szCs w:val="20"/>
                <w:lang w:val="en-US" w:eastAsia="zh-CN"/>
              </w:rPr>
              <w:t>outcome (death and stroke)</w:t>
            </w:r>
          </w:p>
        </w:tc>
        <w:tc>
          <w:tcPr>
            <w:tcW w:w="566" w:type="pct"/>
            <w:tcBorders>
              <w:top w:val="nil"/>
              <w:left w:val="nil"/>
              <w:bottom w:val="nil"/>
              <w:right w:val="nil"/>
            </w:tcBorders>
            <w:vAlign w:val="center"/>
            <w:hideMark/>
          </w:tcPr>
          <w:p w14:paraId="660730DA" w14:textId="77777777" w:rsidR="00652F4B" w:rsidRPr="00D31072" w:rsidRDefault="00652F4B" w:rsidP="00F769D4">
            <w:pPr>
              <w:spacing w:after="0" w:line="240" w:lineRule="auto"/>
              <w:rPr>
                <w:rFonts w:ascii="Palatino Linotype" w:hAnsi="Palatino Linotype"/>
                <w:b/>
                <w:bCs/>
                <w:color w:val="000000"/>
                <w:sz w:val="20"/>
                <w:szCs w:val="20"/>
                <w:lang w:eastAsia="en-GB"/>
              </w:rPr>
            </w:pPr>
          </w:p>
        </w:tc>
        <w:tc>
          <w:tcPr>
            <w:tcW w:w="613" w:type="pct"/>
            <w:tcBorders>
              <w:top w:val="nil"/>
              <w:left w:val="nil"/>
              <w:bottom w:val="nil"/>
              <w:right w:val="nil"/>
            </w:tcBorders>
            <w:vAlign w:val="center"/>
            <w:hideMark/>
          </w:tcPr>
          <w:p w14:paraId="3CEA1734" w14:textId="77777777" w:rsidR="00652F4B" w:rsidRPr="00D31072" w:rsidRDefault="00652F4B" w:rsidP="00F769D4">
            <w:pPr>
              <w:spacing w:after="0" w:line="240" w:lineRule="auto"/>
              <w:jc w:val="center"/>
              <w:rPr>
                <w:rFonts w:ascii="Times New Roman" w:hAnsi="Times New Roman"/>
                <w:sz w:val="20"/>
                <w:szCs w:val="20"/>
                <w:lang w:eastAsia="en-GB"/>
              </w:rPr>
            </w:pPr>
          </w:p>
        </w:tc>
        <w:tc>
          <w:tcPr>
            <w:tcW w:w="699" w:type="pct"/>
            <w:tcBorders>
              <w:top w:val="nil"/>
              <w:left w:val="nil"/>
              <w:bottom w:val="nil"/>
              <w:right w:val="nil"/>
            </w:tcBorders>
            <w:vAlign w:val="center"/>
            <w:hideMark/>
          </w:tcPr>
          <w:p w14:paraId="7B88F0F7" w14:textId="77777777" w:rsidR="00652F4B" w:rsidRPr="00D31072" w:rsidRDefault="00652F4B" w:rsidP="00F769D4">
            <w:pPr>
              <w:spacing w:after="0" w:line="240" w:lineRule="auto"/>
              <w:jc w:val="center"/>
              <w:rPr>
                <w:rFonts w:ascii="Times New Roman" w:hAnsi="Times New Roman"/>
                <w:sz w:val="20"/>
                <w:szCs w:val="20"/>
                <w:lang w:eastAsia="en-GB"/>
              </w:rPr>
            </w:pPr>
          </w:p>
        </w:tc>
        <w:tc>
          <w:tcPr>
            <w:tcW w:w="83" w:type="pct"/>
            <w:vAlign w:val="center"/>
            <w:hideMark/>
          </w:tcPr>
          <w:p w14:paraId="4F913415"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7F972AE1" w14:textId="77777777" w:rsidTr="00F769D4">
        <w:trPr>
          <w:trHeight w:val="227"/>
        </w:trPr>
        <w:tc>
          <w:tcPr>
            <w:tcW w:w="3039" w:type="pct"/>
            <w:tcBorders>
              <w:top w:val="nil"/>
              <w:left w:val="nil"/>
              <w:bottom w:val="nil"/>
              <w:right w:val="nil"/>
            </w:tcBorders>
            <w:vAlign w:val="center"/>
            <w:hideMark/>
          </w:tcPr>
          <w:p w14:paraId="490E7A2E"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Primary analysis</w:t>
            </w:r>
          </w:p>
        </w:tc>
        <w:tc>
          <w:tcPr>
            <w:tcW w:w="566" w:type="pct"/>
            <w:tcBorders>
              <w:top w:val="nil"/>
              <w:left w:val="nil"/>
              <w:bottom w:val="nil"/>
              <w:right w:val="nil"/>
            </w:tcBorders>
            <w:vAlign w:val="center"/>
            <w:hideMark/>
          </w:tcPr>
          <w:p w14:paraId="4B720190"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0.72 (0.66, 0.80)</w:t>
            </w:r>
          </w:p>
        </w:tc>
        <w:tc>
          <w:tcPr>
            <w:tcW w:w="613" w:type="pct"/>
            <w:tcBorders>
              <w:top w:val="nil"/>
              <w:left w:val="nil"/>
              <w:bottom w:val="nil"/>
              <w:right w:val="nil"/>
            </w:tcBorders>
            <w:vAlign w:val="center"/>
            <w:hideMark/>
          </w:tcPr>
          <w:p w14:paraId="6FB2DCC2"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0.69 (0.55, 0.83)</w:t>
            </w:r>
          </w:p>
        </w:tc>
        <w:tc>
          <w:tcPr>
            <w:tcW w:w="699" w:type="pct"/>
            <w:tcBorders>
              <w:top w:val="nil"/>
              <w:left w:val="nil"/>
              <w:bottom w:val="nil"/>
              <w:right w:val="nil"/>
            </w:tcBorders>
            <w:vAlign w:val="center"/>
            <w:hideMark/>
          </w:tcPr>
          <w:p w14:paraId="3BCBEA73"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-0.03 (-0.18, 0.11)</w:t>
            </w:r>
          </w:p>
        </w:tc>
        <w:tc>
          <w:tcPr>
            <w:tcW w:w="83" w:type="pct"/>
            <w:vAlign w:val="center"/>
            <w:hideMark/>
          </w:tcPr>
          <w:p w14:paraId="18EE0DE1"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646FC69A" w14:textId="77777777" w:rsidTr="00F769D4">
        <w:trPr>
          <w:trHeight w:val="227"/>
        </w:trPr>
        <w:tc>
          <w:tcPr>
            <w:tcW w:w="3039" w:type="pct"/>
            <w:tcBorders>
              <w:top w:val="nil"/>
              <w:left w:val="nil"/>
              <w:bottom w:val="nil"/>
              <w:right w:val="nil"/>
            </w:tcBorders>
            <w:vAlign w:val="center"/>
            <w:hideMark/>
          </w:tcPr>
          <w:p w14:paraId="6554F824"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By sex</w:t>
            </w:r>
          </w:p>
        </w:tc>
        <w:tc>
          <w:tcPr>
            <w:tcW w:w="566" w:type="pct"/>
            <w:tcBorders>
              <w:top w:val="nil"/>
              <w:left w:val="nil"/>
              <w:bottom w:val="nil"/>
              <w:right w:val="nil"/>
            </w:tcBorders>
            <w:vAlign w:val="center"/>
            <w:hideMark/>
          </w:tcPr>
          <w:p w14:paraId="07C06768" w14:textId="77777777" w:rsidR="00652F4B" w:rsidRPr="00D31072" w:rsidRDefault="00652F4B" w:rsidP="00F769D4">
            <w:pPr>
              <w:spacing w:after="0" w:line="240" w:lineRule="auto"/>
              <w:rPr>
                <w:rFonts w:ascii="Palatino Linotype" w:hAnsi="Palatino Linotype"/>
                <w:color w:val="000000"/>
                <w:sz w:val="20"/>
                <w:szCs w:val="20"/>
                <w:lang w:eastAsia="en-GB"/>
              </w:rPr>
            </w:pPr>
          </w:p>
        </w:tc>
        <w:tc>
          <w:tcPr>
            <w:tcW w:w="613" w:type="pct"/>
            <w:tcBorders>
              <w:top w:val="nil"/>
              <w:left w:val="nil"/>
              <w:bottom w:val="nil"/>
              <w:right w:val="nil"/>
            </w:tcBorders>
            <w:vAlign w:val="center"/>
            <w:hideMark/>
          </w:tcPr>
          <w:p w14:paraId="7B4BAA97"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699" w:type="pct"/>
            <w:tcBorders>
              <w:top w:val="nil"/>
              <w:left w:val="nil"/>
              <w:bottom w:val="nil"/>
              <w:right w:val="nil"/>
            </w:tcBorders>
            <w:vAlign w:val="center"/>
            <w:hideMark/>
          </w:tcPr>
          <w:p w14:paraId="20DC4A55"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83" w:type="pct"/>
            <w:vAlign w:val="center"/>
            <w:hideMark/>
          </w:tcPr>
          <w:p w14:paraId="3E1C72E0"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30C02C93" w14:textId="77777777" w:rsidTr="00F769D4">
        <w:trPr>
          <w:trHeight w:val="227"/>
        </w:trPr>
        <w:tc>
          <w:tcPr>
            <w:tcW w:w="3039" w:type="pct"/>
            <w:tcBorders>
              <w:top w:val="nil"/>
              <w:left w:val="nil"/>
              <w:bottom w:val="nil"/>
              <w:right w:val="nil"/>
            </w:tcBorders>
            <w:vAlign w:val="center"/>
            <w:hideMark/>
          </w:tcPr>
          <w:p w14:paraId="2F22E9DF"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eastAsia="zh-CN"/>
              </w:rPr>
              <w:t xml:space="preserve"> </w:t>
            </w:r>
            <w:r>
              <w:rPr>
                <w:rFonts w:ascii="Palatino Linotype" w:eastAsia="DengXian" w:hAnsi="Palatino Linotype"/>
                <w:color w:val="000000"/>
                <w:sz w:val="20"/>
                <w:szCs w:val="20"/>
                <w:lang w:eastAsia="zh-CN"/>
              </w:rPr>
              <w:t xml:space="preserve">  </w:t>
            </w:r>
            <w:r w:rsidRPr="00D31072">
              <w:rPr>
                <w:rFonts w:ascii="Palatino Linotype" w:eastAsia="DengXian" w:hAnsi="Palatino Linotype"/>
                <w:color w:val="000000"/>
                <w:sz w:val="20"/>
                <w:szCs w:val="20"/>
                <w:lang w:eastAsia="zh-CN"/>
              </w:rPr>
              <w:t xml:space="preserve"> Male</w:t>
            </w:r>
          </w:p>
        </w:tc>
        <w:tc>
          <w:tcPr>
            <w:tcW w:w="566" w:type="pct"/>
            <w:tcBorders>
              <w:top w:val="nil"/>
              <w:left w:val="nil"/>
              <w:bottom w:val="nil"/>
              <w:right w:val="nil"/>
            </w:tcBorders>
            <w:vAlign w:val="center"/>
            <w:hideMark/>
          </w:tcPr>
          <w:p w14:paraId="6972E760"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0.59 (0.50, 0.69)</w:t>
            </w:r>
          </w:p>
        </w:tc>
        <w:tc>
          <w:tcPr>
            <w:tcW w:w="613" w:type="pct"/>
            <w:tcBorders>
              <w:top w:val="nil"/>
              <w:left w:val="nil"/>
              <w:bottom w:val="nil"/>
              <w:right w:val="nil"/>
            </w:tcBorders>
            <w:vAlign w:val="center"/>
            <w:hideMark/>
          </w:tcPr>
          <w:p w14:paraId="78234622"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0.58 (0.40, 0.75)</w:t>
            </w:r>
          </w:p>
        </w:tc>
        <w:tc>
          <w:tcPr>
            <w:tcW w:w="699" w:type="pct"/>
            <w:tcBorders>
              <w:top w:val="nil"/>
              <w:left w:val="nil"/>
              <w:bottom w:val="nil"/>
              <w:right w:val="nil"/>
            </w:tcBorders>
            <w:vAlign w:val="bottom"/>
            <w:hideMark/>
          </w:tcPr>
          <w:p w14:paraId="7C4674A5" w14:textId="77777777" w:rsidR="00652F4B" w:rsidRPr="00C72C3A" w:rsidRDefault="00652F4B" w:rsidP="00F769D4">
            <w:pPr>
              <w:spacing w:after="0" w:line="240" w:lineRule="auto"/>
              <w:jc w:val="right"/>
              <w:rPr>
                <w:rFonts w:ascii="Palatino Linotype" w:hAnsi="Palatino Linotype"/>
                <w:color w:val="000000"/>
                <w:sz w:val="20"/>
                <w:szCs w:val="20"/>
                <w:lang w:val="en-US" w:eastAsia="en-GB"/>
              </w:rPr>
            </w:pPr>
            <w:r w:rsidRPr="00C72C3A">
              <w:rPr>
                <w:rFonts w:ascii="Palatino Linotype" w:hAnsi="Palatino Linotype"/>
                <w:color w:val="000000"/>
                <w:sz w:val="20"/>
                <w:szCs w:val="20"/>
                <w:lang w:val="en-US" w:eastAsia="en-GB"/>
              </w:rPr>
              <w:t>-0.01 (-0.18, 0.14)</w:t>
            </w:r>
          </w:p>
        </w:tc>
        <w:tc>
          <w:tcPr>
            <w:tcW w:w="83" w:type="pct"/>
            <w:vAlign w:val="center"/>
            <w:hideMark/>
          </w:tcPr>
          <w:p w14:paraId="35F5C62B"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4DA56A34" w14:textId="77777777" w:rsidTr="00F769D4">
        <w:trPr>
          <w:trHeight w:val="227"/>
        </w:trPr>
        <w:tc>
          <w:tcPr>
            <w:tcW w:w="3039" w:type="pct"/>
            <w:tcBorders>
              <w:top w:val="nil"/>
              <w:left w:val="nil"/>
              <w:bottom w:val="nil"/>
              <w:right w:val="nil"/>
            </w:tcBorders>
            <w:vAlign w:val="center"/>
            <w:hideMark/>
          </w:tcPr>
          <w:p w14:paraId="577ACBC8"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hAnsi="Palatino Linotype"/>
                <w:color w:val="000000"/>
                <w:sz w:val="20"/>
                <w:szCs w:val="20"/>
                <w:lang w:eastAsia="en-GB"/>
              </w:rPr>
              <w:t xml:space="preserve">  </w:t>
            </w:r>
            <w:r>
              <w:rPr>
                <w:rFonts w:ascii="Palatino Linotype" w:eastAsia="DengXian" w:hAnsi="Palatino Linotype"/>
                <w:color w:val="000000"/>
                <w:sz w:val="20"/>
                <w:szCs w:val="20"/>
                <w:lang w:eastAsia="zh-CN"/>
              </w:rPr>
              <w:t xml:space="preserve">  </w:t>
            </w:r>
            <w:r w:rsidRPr="00D31072">
              <w:rPr>
                <w:rFonts w:ascii="Palatino Linotype" w:hAnsi="Palatino Linotype"/>
                <w:color w:val="000000"/>
                <w:sz w:val="20"/>
                <w:szCs w:val="20"/>
                <w:lang w:eastAsia="en-GB"/>
              </w:rPr>
              <w:t>Female</w:t>
            </w:r>
          </w:p>
        </w:tc>
        <w:tc>
          <w:tcPr>
            <w:tcW w:w="566" w:type="pct"/>
            <w:tcBorders>
              <w:top w:val="nil"/>
              <w:left w:val="nil"/>
              <w:bottom w:val="nil"/>
              <w:right w:val="nil"/>
            </w:tcBorders>
            <w:vAlign w:val="center"/>
            <w:hideMark/>
          </w:tcPr>
          <w:p w14:paraId="1CE8A355"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0.81 (0.72, 0.90)</w:t>
            </w:r>
          </w:p>
        </w:tc>
        <w:tc>
          <w:tcPr>
            <w:tcW w:w="613" w:type="pct"/>
            <w:tcBorders>
              <w:top w:val="nil"/>
              <w:left w:val="nil"/>
              <w:bottom w:val="nil"/>
              <w:right w:val="nil"/>
            </w:tcBorders>
            <w:vAlign w:val="center"/>
            <w:hideMark/>
          </w:tcPr>
          <w:p w14:paraId="23CEA808"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0.74 (0.51, 0.94)</w:t>
            </w:r>
          </w:p>
        </w:tc>
        <w:tc>
          <w:tcPr>
            <w:tcW w:w="699" w:type="pct"/>
            <w:tcBorders>
              <w:top w:val="nil"/>
              <w:left w:val="nil"/>
              <w:bottom w:val="nil"/>
              <w:right w:val="nil"/>
            </w:tcBorders>
            <w:vAlign w:val="bottom"/>
            <w:hideMark/>
          </w:tcPr>
          <w:p w14:paraId="4A10FE91" w14:textId="77777777" w:rsidR="00652F4B" w:rsidRPr="00C72C3A" w:rsidRDefault="00652F4B" w:rsidP="00F769D4">
            <w:pPr>
              <w:spacing w:after="0" w:line="240" w:lineRule="auto"/>
              <w:jc w:val="right"/>
              <w:rPr>
                <w:rFonts w:ascii="Palatino Linotype" w:hAnsi="Palatino Linotype"/>
                <w:color w:val="000000"/>
                <w:sz w:val="20"/>
                <w:szCs w:val="20"/>
                <w:lang w:val="en-US" w:eastAsia="en-GB"/>
              </w:rPr>
            </w:pPr>
            <w:r w:rsidRPr="00C72C3A">
              <w:rPr>
                <w:rFonts w:ascii="Palatino Linotype" w:hAnsi="Palatino Linotype"/>
                <w:color w:val="000000"/>
                <w:sz w:val="20"/>
                <w:szCs w:val="20"/>
                <w:lang w:val="en-US" w:eastAsia="en-GB"/>
              </w:rPr>
              <w:t>-0.07 (-0.29, 0.14)</w:t>
            </w:r>
          </w:p>
        </w:tc>
        <w:tc>
          <w:tcPr>
            <w:tcW w:w="83" w:type="pct"/>
            <w:vAlign w:val="center"/>
            <w:hideMark/>
          </w:tcPr>
          <w:p w14:paraId="0902DB58"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18474464" w14:textId="77777777" w:rsidTr="00F769D4">
        <w:trPr>
          <w:trHeight w:val="227"/>
        </w:trPr>
        <w:tc>
          <w:tcPr>
            <w:tcW w:w="3039" w:type="pct"/>
            <w:tcBorders>
              <w:top w:val="nil"/>
              <w:left w:val="nil"/>
              <w:bottom w:val="nil"/>
              <w:right w:val="nil"/>
            </w:tcBorders>
            <w:vAlign w:val="center"/>
            <w:hideMark/>
          </w:tcPr>
          <w:p w14:paraId="5DE81F4F"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By age (years old)</w:t>
            </w:r>
          </w:p>
        </w:tc>
        <w:tc>
          <w:tcPr>
            <w:tcW w:w="566" w:type="pct"/>
            <w:tcBorders>
              <w:top w:val="nil"/>
              <w:left w:val="nil"/>
              <w:bottom w:val="nil"/>
              <w:right w:val="nil"/>
            </w:tcBorders>
            <w:vAlign w:val="center"/>
            <w:hideMark/>
          </w:tcPr>
          <w:p w14:paraId="2D061269" w14:textId="77777777" w:rsidR="00652F4B" w:rsidRPr="00D31072" w:rsidRDefault="00652F4B" w:rsidP="00F769D4">
            <w:pPr>
              <w:spacing w:after="0" w:line="240" w:lineRule="auto"/>
              <w:rPr>
                <w:rFonts w:ascii="Palatino Linotype" w:hAnsi="Palatino Linotype"/>
                <w:color w:val="000000"/>
                <w:sz w:val="20"/>
                <w:szCs w:val="20"/>
                <w:lang w:eastAsia="en-GB"/>
              </w:rPr>
            </w:pPr>
          </w:p>
        </w:tc>
        <w:tc>
          <w:tcPr>
            <w:tcW w:w="613" w:type="pct"/>
            <w:tcBorders>
              <w:top w:val="nil"/>
              <w:left w:val="nil"/>
              <w:bottom w:val="nil"/>
              <w:right w:val="nil"/>
            </w:tcBorders>
            <w:vAlign w:val="center"/>
            <w:hideMark/>
          </w:tcPr>
          <w:p w14:paraId="5CFD1185"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699" w:type="pct"/>
            <w:tcBorders>
              <w:top w:val="nil"/>
              <w:left w:val="nil"/>
              <w:bottom w:val="nil"/>
              <w:right w:val="nil"/>
            </w:tcBorders>
            <w:vAlign w:val="center"/>
            <w:hideMark/>
          </w:tcPr>
          <w:p w14:paraId="7396112D"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83" w:type="pct"/>
            <w:vAlign w:val="center"/>
            <w:hideMark/>
          </w:tcPr>
          <w:p w14:paraId="5F1DE0D5"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272F1E22" w14:textId="77777777" w:rsidTr="00F769D4">
        <w:trPr>
          <w:trHeight w:val="227"/>
        </w:trPr>
        <w:tc>
          <w:tcPr>
            <w:tcW w:w="3039" w:type="pct"/>
            <w:tcBorders>
              <w:top w:val="nil"/>
              <w:left w:val="nil"/>
              <w:bottom w:val="nil"/>
              <w:right w:val="nil"/>
            </w:tcBorders>
            <w:vAlign w:val="center"/>
            <w:hideMark/>
          </w:tcPr>
          <w:p w14:paraId="01177138"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 xml:space="preserve"> </w:t>
            </w:r>
            <w:r>
              <w:rPr>
                <w:rFonts w:ascii="Palatino Linotype" w:eastAsia="DengXian" w:hAnsi="Palatino Linotype"/>
                <w:color w:val="000000"/>
                <w:sz w:val="20"/>
                <w:szCs w:val="20"/>
                <w:lang w:val="en-US" w:eastAsia="zh-CN"/>
              </w:rPr>
              <w:t xml:space="preserve">  </w:t>
            </w:r>
            <w:r w:rsidRPr="00D31072">
              <w:rPr>
                <w:rFonts w:ascii="Palatino Linotype" w:eastAsia="DengXian" w:hAnsi="Palatino Linotype"/>
                <w:color w:val="000000"/>
                <w:sz w:val="20"/>
                <w:szCs w:val="20"/>
                <w:lang w:val="en-US" w:eastAsia="zh-CN"/>
              </w:rPr>
              <w:t xml:space="preserve"> &lt;65 </w:t>
            </w:r>
          </w:p>
        </w:tc>
        <w:tc>
          <w:tcPr>
            <w:tcW w:w="566" w:type="pct"/>
            <w:tcBorders>
              <w:top w:val="nil"/>
              <w:left w:val="nil"/>
              <w:bottom w:val="nil"/>
              <w:right w:val="nil"/>
            </w:tcBorders>
            <w:vAlign w:val="center"/>
            <w:hideMark/>
          </w:tcPr>
          <w:p w14:paraId="7B5F305B"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0.61 (0.50, 0.73)</w:t>
            </w:r>
          </w:p>
        </w:tc>
        <w:tc>
          <w:tcPr>
            <w:tcW w:w="613" w:type="pct"/>
            <w:tcBorders>
              <w:top w:val="nil"/>
              <w:left w:val="nil"/>
              <w:bottom w:val="nil"/>
              <w:right w:val="nil"/>
            </w:tcBorders>
            <w:vAlign w:val="center"/>
            <w:hideMark/>
          </w:tcPr>
          <w:p w14:paraId="0DCF0A0D"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0.73 (0.51, 0.91)</w:t>
            </w:r>
          </w:p>
        </w:tc>
        <w:tc>
          <w:tcPr>
            <w:tcW w:w="699" w:type="pct"/>
            <w:tcBorders>
              <w:top w:val="nil"/>
              <w:left w:val="nil"/>
              <w:bottom w:val="nil"/>
              <w:right w:val="nil"/>
            </w:tcBorders>
            <w:vAlign w:val="center"/>
            <w:hideMark/>
          </w:tcPr>
          <w:p w14:paraId="5AC13E75"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0.12 (-0.11, 0.29)</w:t>
            </w:r>
          </w:p>
        </w:tc>
        <w:tc>
          <w:tcPr>
            <w:tcW w:w="83" w:type="pct"/>
            <w:vAlign w:val="center"/>
            <w:hideMark/>
          </w:tcPr>
          <w:p w14:paraId="4285EF03"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7E1282C7" w14:textId="77777777" w:rsidTr="00F769D4">
        <w:trPr>
          <w:trHeight w:val="227"/>
        </w:trPr>
        <w:tc>
          <w:tcPr>
            <w:tcW w:w="3039" w:type="pct"/>
            <w:tcBorders>
              <w:top w:val="nil"/>
              <w:left w:val="nil"/>
              <w:bottom w:val="nil"/>
              <w:right w:val="nil"/>
            </w:tcBorders>
            <w:vAlign w:val="center"/>
            <w:hideMark/>
          </w:tcPr>
          <w:p w14:paraId="55A3C23C"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 xml:space="preserve">  </w:t>
            </w:r>
            <w:r>
              <w:rPr>
                <w:rFonts w:ascii="Palatino Linotype" w:eastAsia="DengXian" w:hAnsi="Palatino Linotype"/>
                <w:color w:val="000000"/>
                <w:sz w:val="20"/>
                <w:szCs w:val="20"/>
                <w:lang w:val="en-US" w:eastAsia="zh-CN"/>
              </w:rPr>
              <w:t xml:space="preserve">  </w:t>
            </w:r>
            <w:r w:rsidRPr="00D31072">
              <w:rPr>
                <w:rFonts w:ascii="Palatino Linotype" w:eastAsia="DengXian" w:hAnsi="Palatino Linotype"/>
                <w:color w:val="000000"/>
                <w:sz w:val="20"/>
                <w:szCs w:val="20"/>
                <w:lang w:val="en-US" w:eastAsia="zh-CN"/>
              </w:rPr>
              <w:t>&gt;=65</w:t>
            </w:r>
          </w:p>
        </w:tc>
        <w:tc>
          <w:tcPr>
            <w:tcW w:w="566" w:type="pct"/>
            <w:tcBorders>
              <w:top w:val="nil"/>
              <w:left w:val="nil"/>
              <w:bottom w:val="nil"/>
              <w:right w:val="nil"/>
            </w:tcBorders>
            <w:vAlign w:val="center"/>
            <w:hideMark/>
          </w:tcPr>
          <w:p w14:paraId="065F675E"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0.75 (0.67, 0.83)</w:t>
            </w:r>
          </w:p>
        </w:tc>
        <w:tc>
          <w:tcPr>
            <w:tcW w:w="613" w:type="pct"/>
            <w:tcBorders>
              <w:top w:val="nil"/>
              <w:left w:val="nil"/>
              <w:bottom w:val="nil"/>
              <w:right w:val="nil"/>
            </w:tcBorders>
            <w:vAlign w:val="center"/>
            <w:hideMark/>
          </w:tcPr>
          <w:p w14:paraId="150D4663"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0.65 (0.46, 0.83)</w:t>
            </w:r>
          </w:p>
        </w:tc>
        <w:tc>
          <w:tcPr>
            <w:tcW w:w="699" w:type="pct"/>
            <w:tcBorders>
              <w:top w:val="nil"/>
              <w:left w:val="nil"/>
              <w:bottom w:val="nil"/>
              <w:right w:val="nil"/>
            </w:tcBorders>
            <w:vAlign w:val="center"/>
            <w:hideMark/>
          </w:tcPr>
          <w:p w14:paraId="3951F126"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w:t>
            </w:r>
            <w:r>
              <w:rPr>
                <w:rFonts w:ascii="Palatino Linotype" w:eastAsia="DengXian" w:hAnsi="Palatino Linotype"/>
                <w:color w:val="000000"/>
                <w:sz w:val="20"/>
                <w:szCs w:val="20"/>
                <w:lang w:val="en-US" w:eastAsia="zh-CN"/>
              </w:rPr>
              <w:t>0</w:t>
            </w:r>
            <w:r w:rsidRPr="00D31072">
              <w:rPr>
                <w:rFonts w:ascii="Palatino Linotype" w:hAnsi="Palatino Linotype"/>
                <w:color w:val="000000"/>
                <w:sz w:val="20"/>
                <w:szCs w:val="20"/>
                <w:lang w:val="en-US" w:eastAsia="en-GB"/>
              </w:rPr>
              <w:t xml:space="preserve"> (-0.29, 0.08)</w:t>
            </w:r>
          </w:p>
        </w:tc>
        <w:tc>
          <w:tcPr>
            <w:tcW w:w="83" w:type="pct"/>
            <w:vAlign w:val="center"/>
            <w:hideMark/>
          </w:tcPr>
          <w:p w14:paraId="179D0697"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36B92741" w14:textId="77777777" w:rsidTr="00F769D4">
        <w:trPr>
          <w:trHeight w:val="227"/>
        </w:trPr>
        <w:tc>
          <w:tcPr>
            <w:tcW w:w="3039" w:type="pct"/>
            <w:tcBorders>
              <w:top w:val="nil"/>
              <w:left w:val="nil"/>
              <w:bottom w:val="nil"/>
              <w:right w:val="nil"/>
            </w:tcBorders>
            <w:vAlign w:val="center"/>
            <w:hideMark/>
          </w:tcPr>
          <w:p w14:paraId="273007C7" w14:textId="77777777" w:rsidR="00652F4B" w:rsidRPr="00D31072" w:rsidRDefault="00652F4B" w:rsidP="00F769D4">
            <w:pPr>
              <w:spacing w:after="0" w:line="240" w:lineRule="auto"/>
              <w:rPr>
                <w:rFonts w:ascii="Palatino Linotype" w:hAnsi="Palatino Linotype"/>
                <w:b/>
                <w:bCs/>
                <w:color w:val="000000"/>
                <w:sz w:val="20"/>
                <w:szCs w:val="20"/>
                <w:lang w:eastAsia="en-GB"/>
              </w:rPr>
            </w:pPr>
            <w:r w:rsidRPr="00D31072">
              <w:rPr>
                <w:rFonts w:ascii="Palatino Linotype" w:eastAsia="DengXian" w:hAnsi="Palatino Linotype"/>
                <w:b/>
                <w:bCs/>
                <w:color w:val="000000"/>
                <w:sz w:val="20"/>
                <w:szCs w:val="20"/>
                <w:lang w:val="en-US" w:eastAsia="zh-CN"/>
              </w:rPr>
              <w:t>Composite bleeding outcome (</w:t>
            </w:r>
            <w:proofErr w:type="spellStart"/>
            <w:r w:rsidRPr="00D31072">
              <w:rPr>
                <w:rFonts w:ascii="Palatino Linotype" w:eastAsia="DengXian" w:hAnsi="Palatino Linotype"/>
                <w:b/>
                <w:bCs/>
                <w:color w:val="000000"/>
                <w:sz w:val="20"/>
                <w:szCs w:val="20"/>
                <w:lang w:val="en-US" w:eastAsia="zh-CN"/>
              </w:rPr>
              <w:t>Hemorraghic</w:t>
            </w:r>
            <w:proofErr w:type="spellEnd"/>
            <w:r w:rsidRPr="00D31072">
              <w:rPr>
                <w:rFonts w:ascii="Palatino Linotype" w:eastAsia="DengXian" w:hAnsi="Palatino Linotype"/>
                <w:b/>
                <w:bCs/>
                <w:color w:val="000000"/>
                <w:sz w:val="20"/>
                <w:szCs w:val="20"/>
                <w:lang w:val="en-US" w:eastAsia="zh-CN"/>
              </w:rPr>
              <w:t xml:space="preserve"> stroke, GI and other bleeding)</w:t>
            </w:r>
          </w:p>
        </w:tc>
        <w:tc>
          <w:tcPr>
            <w:tcW w:w="566" w:type="pct"/>
            <w:tcBorders>
              <w:top w:val="nil"/>
              <w:left w:val="nil"/>
              <w:bottom w:val="nil"/>
              <w:right w:val="nil"/>
            </w:tcBorders>
            <w:vAlign w:val="center"/>
            <w:hideMark/>
          </w:tcPr>
          <w:p w14:paraId="78A71DF4" w14:textId="77777777" w:rsidR="00652F4B" w:rsidRPr="00D31072" w:rsidRDefault="00652F4B" w:rsidP="00F769D4">
            <w:pPr>
              <w:spacing w:after="0" w:line="240" w:lineRule="auto"/>
              <w:rPr>
                <w:rFonts w:ascii="Palatino Linotype" w:hAnsi="Palatino Linotype"/>
                <w:b/>
                <w:bCs/>
                <w:color w:val="000000"/>
                <w:sz w:val="20"/>
                <w:szCs w:val="20"/>
                <w:lang w:eastAsia="en-GB"/>
              </w:rPr>
            </w:pPr>
          </w:p>
        </w:tc>
        <w:tc>
          <w:tcPr>
            <w:tcW w:w="613" w:type="pct"/>
            <w:tcBorders>
              <w:top w:val="nil"/>
              <w:left w:val="nil"/>
              <w:bottom w:val="nil"/>
              <w:right w:val="nil"/>
            </w:tcBorders>
            <w:vAlign w:val="center"/>
            <w:hideMark/>
          </w:tcPr>
          <w:p w14:paraId="3E35107A" w14:textId="77777777" w:rsidR="00652F4B" w:rsidRPr="00D31072" w:rsidRDefault="00652F4B" w:rsidP="00F769D4">
            <w:pPr>
              <w:spacing w:after="0" w:line="240" w:lineRule="auto"/>
              <w:rPr>
                <w:rFonts w:ascii="Times New Roman" w:hAnsi="Times New Roman"/>
                <w:sz w:val="20"/>
                <w:szCs w:val="20"/>
                <w:lang w:eastAsia="en-GB"/>
              </w:rPr>
            </w:pPr>
          </w:p>
        </w:tc>
        <w:tc>
          <w:tcPr>
            <w:tcW w:w="699" w:type="pct"/>
            <w:tcBorders>
              <w:top w:val="nil"/>
              <w:left w:val="nil"/>
              <w:bottom w:val="nil"/>
              <w:right w:val="nil"/>
            </w:tcBorders>
            <w:vAlign w:val="center"/>
            <w:hideMark/>
          </w:tcPr>
          <w:p w14:paraId="14C5F576"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83" w:type="pct"/>
            <w:vAlign w:val="center"/>
            <w:hideMark/>
          </w:tcPr>
          <w:p w14:paraId="09665AE1"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5D5F7784" w14:textId="77777777" w:rsidTr="00F769D4">
        <w:trPr>
          <w:trHeight w:val="227"/>
        </w:trPr>
        <w:tc>
          <w:tcPr>
            <w:tcW w:w="3039" w:type="pct"/>
            <w:tcBorders>
              <w:top w:val="nil"/>
              <w:left w:val="nil"/>
              <w:bottom w:val="nil"/>
              <w:right w:val="nil"/>
            </w:tcBorders>
            <w:vAlign w:val="center"/>
            <w:hideMark/>
          </w:tcPr>
          <w:p w14:paraId="7823C752"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Primary analysis</w:t>
            </w:r>
          </w:p>
        </w:tc>
        <w:tc>
          <w:tcPr>
            <w:tcW w:w="566" w:type="pct"/>
            <w:tcBorders>
              <w:top w:val="nil"/>
              <w:left w:val="nil"/>
              <w:bottom w:val="nil"/>
              <w:right w:val="nil"/>
            </w:tcBorders>
            <w:vAlign w:val="center"/>
            <w:hideMark/>
          </w:tcPr>
          <w:p w14:paraId="0FA28569"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0.27 (0.25, 0.30)</w:t>
            </w:r>
          </w:p>
        </w:tc>
        <w:tc>
          <w:tcPr>
            <w:tcW w:w="613" w:type="pct"/>
            <w:tcBorders>
              <w:top w:val="nil"/>
              <w:left w:val="nil"/>
              <w:bottom w:val="nil"/>
              <w:right w:val="nil"/>
            </w:tcBorders>
            <w:vAlign w:val="center"/>
            <w:hideMark/>
          </w:tcPr>
          <w:p w14:paraId="68E4C0EB"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0.26 (0.12, 0.40)</w:t>
            </w:r>
          </w:p>
        </w:tc>
        <w:tc>
          <w:tcPr>
            <w:tcW w:w="699" w:type="pct"/>
            <w:tcBorders>
              <w:top w:val="nil"/>
              <w:left w:val="nil"/>
              <w:bottom w:val="nil"/>
              <w:right w:val="nil"/>
            </w:tcBorders>
            <w:vAlign w:val="center"/>
            <w:hideMark/>
          </w:tcPr>
          <w:p w14:paraId="2AC9E4EB"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-0.01 (-0.15, 0.12)</w:t>
            </w:r>
          </w:p>
        </w:tc>
        <w:tc>
          <w:tcPr>
            <w:tcW w:w="83" w:type="pct"/>
            <w:vAlign w:val="center"/>
            <w:hideMark/>
          </w:tcPr>
          <w:p w14:paraId="1E5FD447"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6CB2FC49" w14:textId="77777777" w:rsidTr="00F769D4">
        <w:trPr>
          <w:trHeight w:val="227"/>
        </w:trPr>
        <w:tc>
          <w:tcPr>
            <w:tcW w:w="3039" w:type="pct"/>
            <w:tcBorders>
              <w:top w:val="nil"/>
              <w:left w:val="nil"/>
              <w:bottom w:val="nil"/>
              <w:right w:val="nil"/>
            </w:tcBorders>
            <w:vAlign w:val="center"/>
            <w:hideMark/>
          </w:tcPr>
          <w:p w14:paraId="3278E6FC"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By sex</w:t>
            </w:r>
          </w:p>
        </w:tc>
        <w:tc>
          <w:tcPr>
            <w:tcW w:w="566" w:type="pct"/>
            <w:tcBorders>
              <w:top w:val="nil"/>
              <w:left w:val="nil"/>
              <w:bottom w:val="nil"/>
              <w:right w:val="nil"/>
            </w:tcBorders>
            <w:vAlign w:val="center"/>
            <w:hideMark/>
          </w:tcPr>
          <w:p w14:paraId="634217D4" w14:textId="77777777" w:rsidR="00652F4B" w:rsidRPr="00D31072" w:rsidRDefault="00652F4B" w:rsidP="00F769D4">
            <w:pPr>
              <w:spacing w:after="0" w:line="240" w:lineRule="auto"/>
              <w:rPr>
                <w:rFonts w:ascii="Palatino Linotype" w:hAnsi="Palatino Linotype"/>
                <w:color w:val="000000"/>
                <w:sz w:val="20"/>
                <w:szCs w:val="20"/>
                <w:lang w:eastAsia="en-GB"/>
              </w:rPr>
            </w:pPr>
          </w:p>
        </w:tc>
        <w:tc>
          <w:tcPr>
            <w:tcW w:w="613" w:type="pct"/>
            <w:tcBorders>
              <w:top w:val="nil"/>
              <w:left w:val="nil"/>
              <w:bottom w:val="nil"/>
              <w:right w:val="nil"/>
            </w:tcBorders>
            <w:vAlign w:val="center"/>
            <w:hideMark/>
          </w:tcPr>
          <w:p w14:paraId="79990863"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699" w:type="pct"/>
            <w:tcBorders>
              <w:top w:val="nil"/>
              <w:left w:val="nil"/>
              <w:bottom w:val="nil"/>
              <w:right w:val="nil"/>
            </w:tcBorders>
            <w:vAlign w:val="center"/>
            <w:hideMark/>
          </w:tcPr>
          <w:p w14:paraId="7EE3BF23"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83" w:type="pct"/>
            <w:vAlign w:val="center"/>
            <w:hideMark/>
          </w:tcPr>
          <w:p w14:paraId="0228A79E"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68B9BA99" w14:textId="77777777" w:rsidTr="00F769D4">
        <w:trPr>
          <w:trHeight w:val="227"/>
        </w:trPr>
        <w:tc>
          <w:tcPr>
            <w:tcW w:w="3039" w:type="pct"/>
            <w:tcBorders>
              <w:top w:val="nil"/>
              <w:left w:val="nil"/>
              <w:bottom w:val="nil"/>
              <w:right w:val="nil"/>
            </w:tcBorders>
            <w:vAlign w:val="center"/>
            <w:hideMark/>
          </w:tcPr>
          <w:p w14:paraId="29857CF3"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hAnsi="Palatino Linotype"/>
                <w:color w:val="000000"/>
                <w:sz w:val="20"/>
                <w:szCs w:val="20"/>
                <w:lang w:eastAsia="en-GB"/>
              </w:rPr>
              <w:t xml:space="preserve"> </w:t>
            </w:r>
            <w:r>
              <w:rPr>
                <w:rFonts w:ascii="Palatino Linotype" w:eastAsia="DengXian" w:hAnsi="Palatino Linotype"/>
                <w:color w:val="000000"/>
                <w:sz w:val="20"/>
                <w:szCs w:val="20"/>
                <w:lang w:eastAsia="zh-CN"/>
              </w:rPr>
              <w:t xml:space="preserve">  </w:t>
            </w:r>
            <w:r w:rsidRPr="00D31072">
              <w:rPr>
                <w:rFonts w:ascii="Palatino Linotype" w:hAnsi="Palatino Linotype"/>
                <w:color w:val="000000"/>
                <w:sz w:val="20"/>
                <w:szCs w:val="20"/>
                <w:lang w:eastAsia="en-GB"/>
              </w:rPr>
              <w:t xml:space="preserve"> Male</w:t>
            </w:r>
          </w:p>
        </w:tc>
        <w:tc>
          <w:tcPr>
            <w:tcW w:w="566" w:type="pct"/>
            <w:tcBorders>
              <w:top w:val="nil"/>
              <w:left w:val="nil"/>
              <w:bottom w:val="nil"/>
              <w:right w:val="nil"/>
            </w:tcBorders>
            <w:vAlign w:val="center"/>
            <w:hideMark/>
          </w:tcPr>
          <w:p w14:paraId="01174D93"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0.29 (0.26, 0.33)</w:t>
            </w:r>
          </w:p>
        </w:tc>
        <w:tc>
          <w:tcPr>
            <w:tcW w:w="613" w:type="pct"/>
            <w:tcBorders>
              <w:top w:val="nil"/>
              <w:left w:val="nil"/>
              <w:bottom w:val="nil"/>
              <w:right w:val="nil"/>
            </w:tcBorders>
            <w:vAlign w:val="center"/>
            <w:hideMark/>
          </w:tcPr>
          <w:p w14:paraId="7607A4F7"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0.13 (&lt;0.01, 0.32)</w:t>
            </w:r>
          </w:p>
        </w:tc>
        <w:tc>
          <w:tcPr>
            <w:tcW w:w="699" w:type="pct"/>
            <w:tcBorders>
              <w:top w:val="nil"/>
              <w:left w:val="nil"/>
              <w:bottom w:val="nil"/>
              <w:right w:val="nil"/>
            </w:tcBorders>
            <w:vAlign w:val="center"/>
            <w:hideMark/>
          </w:tcPr>
          <w:p w14:paraId="1E508A26"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-0.16 (-0.28, 0.03)</w:t>
            </w:r>
          </w:p>
        </w:tc>
        <w:tc>
          <w:tcPr>
            <w:tcW w:w="83" w:type="pct"/>
            <w:vAlign w:val="center"/>
            <w:hideMark/>
          </w:tcPr>
          <w:p w14:paraId="12D0A0E9"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31BB8204" w14:textId="77777777" w:rsidTr="00F769D4">
        <w:trPr>
          <w:trHeight w:val="227"/>
        </w:trPr>
        <w:tc>
          <w:tcPr>
            <w:tcW w:w="3039" w:type="pct"/>
            <w:tcBorders>
              <w:top w:val="nil"/>
              <w:left w:val="nil"/>
              <w:bottom w:val="nil"/>
              <w:right w:val="nil"/>
            </w:tcBorders>
            <w:vAlign w:val="center"/>
            <w:hideMark/>
          </w:tcPr>
          <w:p w14:paraId="38386303"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hAnsi="Palatino Linotype"/>
                <w:color w:val="000000"/>
                <w:sz w:val="20"/>
                <w:szCs w:val="20"/>
                <w:lang w:eastAsia="en-GB"/>
              </w:rPr>
              <w:t xml:space="preserve">  </w:t>
            </w:r>
            <w:r>
              <w:rPr>
                <w:rFonts w:ascii="Palatino Linotype" w:eastAsia="DengXian" w:hAnsi="Palatino Linotype"/>
                <w:color w:val="000000"/>
                <w:sz w:val="20"/>
                <w:szCs w:val="20"/>
                <w:lang w:eastAsia="zh-CN"/>
              </w:rPr>
              <w:t xml:space="preserve">  </w:t>
            </w:r>
            <w:r w:rsidRPr="00D31072">
              <w:rPr>
                <w:rFonts w:ascii="Palatino Linotype" w:hAnsi="Palatino Linotype"/>
                <w:color w:val="000000"/>
                <w:sz w:val="20"/>
                <w:szCs w:val="20"/>
                <w:lang w:eastAsia="en-GB"/>
              </w:rPr>
              <w:t>Female</w:t>
            </w:r>
          </w:p>
        </w:tc>
        <w:tc>
          <w:tcPr>
            <w:tcW w:w="566" w:type="pct"/>
            <w:tcBorders>
              <w:top w:val="nil"/>
              <w:left w:val="nil"/>
              <w:bottom w:val="nil"/>
              <w:right w:val="nil"/>
            </w:tcBorders>
            <w:vAlign w:val="center"/>
            <w:hideMark/>
          </w:tcPr>
          <w:p w14:paraId="663B455A"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0.26 (0.24, 0.30)</w:t>
            </w:r>
          </w:p>
        </w:tc>
        <w:tc>
          <w:tcPr>
            <w:tcW w:w="613" w:type="pct"/>
            <w:tcBorders>
              <w:top w:val="nil"/>
              <w:left w:val="nil"/>
              <w:bottom w:val="nil"/>
              <w:right w:val="nil"/>
            </w:tcBorders>
            <w:vAlign w:val="center"/>
            <w:hideMark/>
          </w:tcPr>
          <w:p w14:paraId="0AE070AE"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0.42 (0.21, 0.69)</w:t>
            </w:r>
          </w:p>
        </w:tc>
        <w:tc>
          <w:tcPr>
            <w:tcW w:w="699" w:type="pct"/>
            <w:tcBorders>
              <w:top w:val="nil"/>
              <w:left w:val="nil"/>
              <w:bottom w:val="nil"/>
              <w:right w:val="nil"/>
            </w:tcBorders>
            <w:vAlign w:val="center"/>
            <w:hideMark/>
          </w:tcPr>
          <w:p w14:paraId="5F4F74A9"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0.15 (-0.06, 0.43)</w:t>
            </w:r>
          </w:p>
        </w:tc>
        <w:tc>
          <w:tcPr>
            <w:tcW w:w="83" w:type="pct"/>
            <w:vAlign w:val="center"/>
            <w:hideMark/>
          </w:tcPr>
          <w:p w14:paraId="063B731B"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54A1F5FE" w14:textId="77777777" w:rsidTr="00F769D4">
        <w:trPr>
          <w:trHeight w:val="227"/>
        </w:trPr>
        <w:tc>
          <w:tcPr>
            <w:tcW w:w="3039" w:type="pct"/>
            <w:tcBorders>
              <w:top w:val="nil"/>
              <w:left w:val="nil"/>
              <w:bottom w:val="nil"/>
              <w:right w:val="nil"/>
            </w:tcBorders>
            <w:vAlign w:val="center"/>
            <w:hideMark/>
          </w:tcPr>
          <w:p w14:paraId="01779791"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By age (years old)</w:t>
            </w:r>
          </w:p>
        </w:tc>
        <w:tc>
          <w:tcPr>
            <w:tcW w:w="566" w:type="pct"/>
            <w:tcBorders>
              <w:top w:val="nil"/>
              <w:left w:val="nil"/>
              <w:bottom w:val="nil"/>
              <w:right w:val="nil"/>
            </w:tcBorders>
            <w:vAlign w:val="center"/>
            <w:hideMark/>
          </w:tcPr>
          <w:p w14:paraId="63FE4D6C" w14:textId="77777777" w:rsidR="00652F4B" w:rsidRPr="00D31072" w:rsidRDefault="00652F4B" w:rsidP="00F769D4">
            <w:pPr>
              <w:spacing w:after="0" w:line="240" w:lineRule="auto"/>
              <w:rPr>
                <w:rFonts w:ascii="Palatino Linotype" w:hAnsi="Palatino Linotype"/>
                <w:color w:val="000000"/>
                <w:sz w:val="20"/>
                <w:szCs w:val="20"/>
                <w:lang w:eastAsia="en-GB"/>
              </w:rPr>
            </w:pPr>
          </w:p>
        </w:tc>
        <w:tc>
          <w:tcPr>
            <w:tcW w:w="613" w:type="pct"/>
            <w:tcBorders>
              <w:top w:val="nil"/>
              <w:left w:val="nil"/>
              <w:bottom w:val="nil"/>
              <w:right w:val="nil"/>
            </w:tcBorders>
            <w:vAlign w:val="center"/>
            <w:hideMark/>
          </w:tcPr>
          <w:p w14:paraId="2DED0779"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699" w:type="pct"/>
            <w:tcBorders>
              <w:top w:val="nil"/>
              <w:left w:val="nil"/>
              <w:bottom w:val="nil"/>
              <w:right w:val="nil"/>
            </w:tcBorders>
            <w:vAlign w:val="center"/>
            <w:hideMark/>
          </w:tcPr>
          <w:p w14:paraId="794466B9"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83" w:type="pct"/>
            <w:vAlign w:val="center"/>
            <w:hideMark/>
          </w:tcPr>
          <w:p w14:paraId="5025C922"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4FA4F98F" w14:textId="77777777" w:rsidTr="00F769D4">
        <w:trPr>
          <w:trHeight w:val="227"/>
        </w:trPr>
        <w:tc>
          <w:tcPr>
            <w:tcW w:w="3039" w:type="pct"/>
            <w:tcBorders>
              <w:top w:val="nil"/>
              <w:left w:val="nil"/>
              <w:bottom w:val="nil"/>
              <w:right w:val="nil"/>
            </w:tcBorders>
            <w:vAlign w:val="center"/>
            <w:hideMark/>
          </w:tcPr>
          <w:p w14:paraId="6466E68A"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 xml:space="preserve"> &lt;65 </w:t>
            </w:r>
          </w:p>
        </w:tc>
        <w:tc>
          <w:tcPr>
            <w:tcW w:w="566" w:type="pct"/>
            <w:tcBorders>
              <w:top w:val="nil"/>
              <w:left w:val="nil"/>
              <w:bottom w:val="nil"/>
              <w:right w:val="nil"/>
            </w:tcBorders>
            <w:vAlign w:val="center"/>
            <w:hideMark/>
          </w:tcPr>
          <w:p w14:paraId="5AA73118"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0.18 (0.16, 0.20)</w:t>
            </w:r>
          </w:p>
        </w:tc>
        <w:tc>
          <w:tcPr>
            <w:tcW w:w="613" w:type="pct"/>
            <w:tcBorders>
              <w:top w:val="nil"/>
              <w:left w:val="nil"/>
              <w:bottom w:val="nil"/>
              <w:right w:val="nil"/>
            </w:tcBorders>
            <w:vAlign w:val="center"/>
            <w:hideMark/>
          </w:tcPr>
          <w:p w14:paraId="5B135450"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0.22 (0.10, 0.40)</w:t>
            </w:r>
          </w:p>
        </w:tc>
        <w:tc>
          <w:tcPr>
            <w:tcW w:w="699" w:type="pct"/>
            <w:tcBorders>
              <w:top w:val="nil"/>
              <w:left w:val="nil"/>
              <w:bottom w:val="nil"/>
              <w:right w:val="nil"/>
            </w:tcBorders>
            <w:vAlign w:val="center"/>
            <w:hideMark/>
          </w:tcPr>
          <w:p w14:paraId="0F965ECD"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0.04 (-0.08, 0.22)</w:t>
            </w:r>
          </w:p>
        </w:tc>
        <w:tc>
          <w:tcPr>
            <w:tcW w:w="83" w:type="pct"/>
            <w:vAlign w:val="center"/>
            <w:hideMark/>
          </w:tcPr>
          <w:p w14:paraId="16BF9ADE"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1E7A8531" w14:textId="77777777" w:rsidTr="00F769D4">
        <w:trPr>
          <w:trHeight w:val="227"/>
        </w:trPr>
        <w:tc>
          <w:tcPr>
            <w:tcW w:w="3039" w:type="pct"/>
            <w:tcBorders>
              <w:top w:val="nil"/>
              <w:left w:val="nil"/>
              <w:bottom w:val="single" w:sz="8" w:space="0" w:color="auto"/>
              <w:right w:val="nil"/>
            </w:tcBorders>
            <w:vAlign w:val="center"/>
            <w:hideMark/>
          </w:tcPr>
          <w:p w14:paraId="0706C4A9"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 xml:space="preserve"> &gt;=65</w:t>
            </w:r>
          </w:p>
        </w:tc>
        <w:tc>
          <w:tcPr>
            <w:tcW w:w="566" w:type="pct"/>
            <w:tcBorders>
              <w:top w:val="nil"/>
              <w:left w:val="nil"/>
              <w:bottom w:val="single" w:sz="8" w:space="0" w:color="auto"/>
              <w:right w:val="nil"/>
            </w:tcBorders>
            <w:vAlign w:val="center"/>
            <w:hideMark/>
          </w:tcPr>
          <w:p w14:paraId="29B3357A"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0.30 (0.27, 0.33)</w:t>
            </w:r>
          </w:p>
        </w:tc>
        <w:tc>
          <w:tcPr>
            <w:tcW w:w="613" w:type="pct"/>
            <w:tcBorders>
              <w:top w:val="nil"/>
              <w:left w:val="nil"/>
              <w:bottom w:val="single" w:sz="8" w:space="0" w:color="auto"/>
              <w:right w:val="nil"/>
            </w:tcBorders>
            <w:vAlign w:val="center"/>
            <w:hideMark/>
          </w:tcPr>
          <w:p w14:paraId="5B1757FE"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0.25 (0.11, 0.43)</w:t>
            </w:r>
          </w:p>
        </w:tc>
        <w:tc>
          <w:tcPr>
            <w:tcW w:w="699" w:type="pct"/>
            <w:tcBorders>
              <w:top w:val="nil"/>
              <w:left w:val="nil"/>
              <w:bottom w:val="single" w:sz="8" w:space="0" w:color="auto"/>
              <w:right w:val="nil"/>
            </w:tcBorders>
            <w:vAlign w:val="center"/>
            <w:hideMark/>
          </w:tcPr>
          <w:p w14:paraId="2997A0D6"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-0.05 (-0.20, 0.12)</w:t>
            </w:r>
          </w:p>
        </w:tc>
        <w:tc>
          <w:tcPr>
            <w:tcW w:w="83" w:type="pct"/>
            <w:vAlign w:val="center"/>
            <w:hideMark/>
          </w:tcPr>
          <w:p w14:paraId="39020B5B"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6EFF1502" w14:textId="77777777" w:rsidTr="00F769D4">
        <w:trPr>
          <w:trHeight w:val="227"/>
        </w:trPr>
        <w:tc>
          <w:tcPr>
            <w:tcW w:w="3039" w:type="pct"/>
            <w:tcBorders>
              <w:top w:val="nil"/>
              <w:left w:val="nil"/>
              <w:bottom w:val="nil"/>
              <w:right w:val="nil"/>
            </w:tcBorders>
            <w:vAlign w:val="center"/>
            <w:hideMark/>
          </w:tcPr>
          <w:p w14:paraId="5D546830" w14:textId="77777777" w:rsidR="00652F4B" w:rsidRPr="00D31072" w:rsidRDefault="00652F4B" w:rsidP="00F769D4">
            <w:pPr>
              <w:spacing w:after="0" w:line="240" w:lineRule="auto"/>
              <w:rPr>
                <w:rFonts w:ascii="Palatino Linotype" w:hAnsi="Palatino Linotype"/>
                <w:b/>
                <w:bCs/>
                <w:color w:val="000000"/>
                <w:sz w:val="20"/>
                <w:szCs w:val="20"/>
                <w:lang w:eastAsia="en-GB"/>
              </w:rPr>
            </w:pPr>
            <w:r w:rsidRPr="00D31072">
              <w:rPr>
                <w:rFonts w:ascii="Palatino Linotype" w:hAnsi="Palatino Linotype"/>
                <w:b/>
                <w:bCs/>
                <w:color w:val="000000"/>
                <w:sz w:val="20"/>
                <w:szCs w:val="20"/>
                <w:lang w:val="en-US" w:eastAsia="en-GB"/>
              </w:rPr>
              <w:t>Ischemic stroke</w:t>
            </w:r>
          </w:p>
        </w:tc>
        <w:tc>
          <w:tcPr>
            <w:tcW w:w="566" w:type="pct"/>
            <w:tcBorders>
              <w:top w:val="nil"/>
              <w:left w:val="nil"/>
              <w:bottom w:val="nil"/>
              <w:right w:val="nil"/>
            </w:tcBorders>
            <w:vAlign w:val="center"/>
            <w:hideMark/>
          </w:tcPr>
          <w:p w14:paraId="0A2DECE8" w14:textId="77777777" w:rsidR="00652F4B" w:rsidRPr="00D31072" w:rsidRDefault="00652F4B" w:rsidP="00F769D4">
            <w:pPr>
              <w:spacing w:after="0" w:line="240" w:lineRule="auto"/>
              <w:rPr>
                <w:rFonts w:ascii="Palatino Linotype" w:hAnsi="Palatino Linotype"/>
                <w:b/>
                <w:bCs/>
                <w:color w:val="000000"/>
                <w:sz w:val="20"/>
                <w:szCs w:val="20"/>
                <w:lang w:eastAsia="en-GB"/>
              </w:rPr>
            </w:pPr>
          </w:p>
        </w:tc>
        <w:tc>
          <w:tcPr>
            <w:tcW w:w="613" w:type="pct"/>
            <w:tcBorders>
              <w:top w:val="nil"/>
              <w:left w:val="nil"/>
              <w:bottom w:val="nil"/>
              <w:right w:val="nil"/>
            </w:tcBorders>
            <w:vAlign w:val="center"/>
            <w:hideMark/>
          </w:tcPr>
          <w:p w14:paraId="1EE6303D"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699" w:type="pct"/>
            <w:tcBorders>
              <w:top w:val="nil"/>
              <w:left w:val="nil"/>
              <w:bottom w:val="nil"/>
              <w:right w:val="nil"/>
            </w:tcBorders>
            <w:vAlign w:val="center"/>
            <w:hideMark/>
          </w:tcPr>
          <w:p w14:paraId="7FD55139"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83" w:type="pct"/>
            <w:vAlign w:val="center"/>
            <w:hideMark/>
          </w:tcPr>
          <w:p w14:paraId="3599F955"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1E276F1C" w14:textId="77777777" w:rsidTr="00F769D4">
        <w:trPr>
          <w:trHeight w:val="227"/>
        </w:trPr>
        <w:tc>
          <w:tcPr>
            <w:tcW w:w="3039" w:type="pct"/>
            <w:tcBorders>
              <w:top w:val="nil"/>
              <w:left w:val="nil"/>
              <w:bottom w:val="nil"/>
              <w:right w:val="nil"/>
            </w:tcBorders>
            <w:vAlign w:val="center"/>
            <w:hideMark/>
          </w:tcPr>
          <w:p w14:paraId="4AD5D37B"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Primary analysis</w:t>
            </w:r>
          </w:p>
        </w:tc>
        <w:tc>
          <w:tcPr>
            <w:tcW w:w="566" w:type="pct"/>
            <w:tcBorders>
              <w:top w:val="nil"/>
              <w:left w:val="nil"/>
              <w:bottom w:val="nil"/>
              <w:right w:val="nil"/>
            </w:tcBorders>
            <w:vAlign w:val="center"/>
            <w:hideMark/>
          </w:tcPr>
          <w:p w14:paraId="081EE2F0"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0.14 (0.12, 0.16)</w:t>
            </w:r>
          </w:p>
        </w:tc>
        <w:tc>
          <w:tcPr>
            <w:tcW w:w="613" w:type="pct"/>
            <w:tcBorders>
              <w:top w:val="nil"/>
              <w:left w:val="nil"/>
              <w:bottom w:val="nil"/>
              <w:right w:val="nil"/>
            </w:tcBorders>
            <w:vAlign w:val="center"/>
            <w:hideMark/>
          </w:tcPr>
          <w:p w14:paraId="23F4CF15"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0.24 (0.11, 0.40)</w:t>
            </w:r>
          </w:p>
        </w:tc>
        <w:tc>
          <w:tcPr>
            <w:tcW w:w="699" w:type="pct"/>
            <w:tcBorders>
              <w:top w:val="nil"/>
              <w:left w:val="nil"/>
              <w:bottom w:val="nil"/>
              <w:right w:val="nil"/>
            </w:tcBorders>
            <w:vAlign w:val="center"/>
            <w:hideMark/>
          </w:tcPr>
          <w:p w14:paraId="01B90D75"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0.10 (-0.03, 0.26)</w:t>
            </w:r>
          </w:p>
        </w:tc>
        <w:tc>
          <w:tcPr>
            <w:tcW w:w="83" w:type="pct"/>
            <w:vAlign w:val="center"/>
            <w:hideMark/>
          </w:tcPr>
          <w:p w14:paraId="3345F727"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292F8E0B" w14:textId="77777777" w:rsidTr="00F769D4">
        <w:trPr>
          <w:trHeight w:val="227"/>
        </w:trPr>
        <w:tc>
          <w:tcPr>
            <w:tcW w:w="3039" w:type="pct"/>
            <w:tcBorders>
              <w:top w:val="nil"/>
              <w:left w:val="nil"/>
              <w:bottom w:val="nil"/>
              <w:right w:val="nil"/>
            </w:tcBorders>
            <w:vAlign w:val="center"/>
            <w:hideMark/>
          </w:tcPr>
          <w:p w14:paraId="69DE4AC7"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By sex</w:t>
            </w:r>
          </w:p>
        </w:tc>
        <w:tc>
          <w:tcPr>
            <w:tcW w:w="566" w:type="pct"/>
            <w:tcBorders>
              <w:top w:val="nil"/>
              <w:left w:val="nil"/>
              <w:bottom w:val="nil"/>
              <w:right w:val="nil"/>
            </w:tcBorders>
            <w:vAlign w:val="center"/>
            <w:hideMark/>
          </w:tcPr>
          <w:p w14:paraId="0FE7AAAF" w14:textId="77777777" w:rsidR="00652F4B" w:rsidRPr="00D31072" w:rsidRDefault="00652F4B" w:rsidP="00F769D4">
            <w:pPr>
              <w:spacing w:after="0" w:line="240" w:lineRule="auto"/>
              <w:rPr>
                <w:rFonts w:ascii="Palatino Linotype" w:hAnsi="Palatino Linotype"/>
                <w:color w:val="000000"/>
                <w:sz w:val="20"/>
                <w:szCs w:val="20"/>
                <w:lang w:eastAsia="en-GB"/>
              </w:rPr>
            </w:pPr>
          </w:p>
        </w:tc>
        <w:tc>
          <w:tcPr>
            <w:tcW w:w="613" w:type="pct"/>
            <w:tcBorders>
              <w:top w:val="nil"/>
              <w:left w:val="nil"/>
              <w:bottom w:val="nil"/>
              <w:right w:val="nil"/>
            </w:tcBorders>
            <w:vAlign w:val="center"/>
            <w:hideMark/>
          </w:tcPr>
          <w:p w14:paraId="458BAEC0"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699" w:type="pct"/>
            <w:tcBorders>
              <w:top w:val="nil"/>
              <w:left w:val="nil"/>
              <w:bottom w:val="nil"/>
              <w:right w:val="nil"/>
            </w:tcBorders>
            <w:vAlign w:val="center"/>
            <w:hideMark/>
          </w:tcPr>
          <w:p w14:paraId="1ABBD7EA"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83" w:type="pct"/>
            <w:vAlign w:val="center"/>
            <w:hideMark/>
          </w:tcPr>
          <w:p w14:paraId="3356EF85"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2668BE04" w14:textId="77777777" w:rsidTr="00F769D4">
        <w:trPr>
          <w:trHeight w:val="227"/>
        </w:trPr>
        <w:tc>
          <w:tcPr>
            <w:tcW w:w="3039" w:type="pct"/>
            <w:tcBorders>
              <w:top w:val="nil"/>
              <w:left w:val="nil"/>
              <w:bottom w:val="nil"/>
              <w:right w:val="nil"/>
            </w:tcBorders>
            <w:vAlign w:val="center"/>
            <w:hideMark/>
          </w:tcPr>
          <w:p w14:paraId="206915D6"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eastAsia="zh-CN"/>
              </w:rPr>
              <w:t xml:space="preserve"> </w:t>
            </w:r>
            <w:r>
              <w:rPr>
                <w:rFonts w:ascii="Palatino Linotype" w:eastAsia="DengXian" w:hAnsi="Palatino Linotype"/>
                <w:color w:val="000000"/>
                <w:sz w:val="20"/>
                <w:szCs w:val="20"/>
                <w:lang w:eastAsia="zh-CN"/>
              </w:rPr>
              <w:t xml:space="preserve">  </w:t>
            </w:r>
            <w:r w:rsidRPr="00D31072">
              <w:rPr>
                <w:rFonts w:ascii="Palatino Linotype" w:eastAsia="DengXian" w:hAnsi="Palatino Linotype"/>
                <w:color w:val="000000"/>
                <w:sz w:val="20"/>
                <w:szCs w:val="20"/>
                <w:lang w:eastAsia="zh-CN"/>
              </w:rPr>
              <w:t xml:space="preserve"> Male</w:t>
            </w:r>
          </w:p>
        </w:tc>
        <w:tc>
          <w:tcPr>
            <w:tcW w:w="566" w:type="pct"/>
            <w:tcBorders>
              <w:top w:val="nil"/>
              <w:left w:val="nil"/>
              <w:bottom w:val="nil"/>
              <w:right w:val="nil"/>
            </w:tcBorders>
            <w:vAlign w:val="center"/>
            <w:hideMark/>
          </w:tcPr>
          <w:p w14:paraId="7A778469"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0.18 (0.15, 0.20)</w:t>
            </w:r>
          </w:p>
        </w:tc>
        <w:tc>
          <w:tcPr>
            <w:tcW w:w="613" w:type="pct"/>
            <w:tcBorders>
              <w:top w:val="nil"/>
              <w:left w:val="nil"/>
              <w:bottom w:val="nil"/>
              <w:right w:val="nil"/>
            </w:tcBorders>
            <w:vAlign w:val="center"/>
            <w:hideMark/>
          </w:tcPr>
          <w:p w14:paraId="561FAFE5"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0.18 (&lt;0.01, 0.44)</w:t>
            </w:r>
          </w:p>
        </w:tc>
        <w:tc>
          <w:tcPr>
            <w:tcW w:w="699" w:type="pct"/>
            <w:tcBorders>
              <w:top w:val="nil"/>
              <w:left w:val="nil"/>
              <w:bottom w:val="nil"/>
              <w:right w:val="nil"/>
            </w:tcBorders>
            <w:vAlign w:val="center"/>
            <w:hideMark/>
          </w:tcPr>
          <w:p w14:paraId="18ABD8DC"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0.01 (-0.18, 0.27)</w:t>
            </w:r>
          </w:p>
        </w:tc>
        <w:tc>
          <w:tcPr>
            <w:tcW w:w="83" w:type="pct"/>
            <w:vAlign w:val="center"/>
            <w:hideMark/>
          </w:tcPr>
          <w:p w14:paraId="13AB1C48"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75156313" w14:textId="77777777" w:rsidTr="00F769D4">
        <w:trPr>
          <w:trHeight w:val="227"/>
        </w:trPr>
        <w:tc>
          <w:tcPr>
            <w:tcW w:w="3039" w:type="pct"/>
            <w:tcBorders>
              <w:top w:val="nil"/>
              <w:left w:val="nil"/>
              <w:bottom w:val="nil"/>
              <w:right w:val="nil"/>
            </w:tcBorders>
            <w:vAlign w:val="center"/>
            <w:hideMark/>
          </w:tcPr>
          <w:p w14:paraId="1B4E5A59"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hAnsi="Palatino Linotype"/>
                <w:color w:val="000000"/>
                <w:sz w:val="20"/>
                <w:szCs w:val="20"/>
                <w:lang w:eastAsia="en-GB"/>
              </w:rPr>
              <w:t xml:space="preserve"> </w:t>
            </w:r>
            <w:r>
              <w:rPr>
                <w:rFonts w:ascii="Palatino Linotype" w:eastAsia="DengXian" w:hAnsi="Palatino Linotype"/>
                <w:color w:val="000000"/>
                <w:sz w:val="20"/>
                <w:szCs w:val="20"/>
                <w:lang w:eastAsia="zh-CN"/>
              </w:rPr>
              <w:t xml:space="preserve">  </w:t>
            </w:r>
            <w:r w:rsidRPr="00D31072">
              <w:rPr>
                <w:rFonts w:ascii="Palatino Linotype" w:hAnsi="Palatino Linotype"/>
                <w:color w:val="000000"/>
                <w:sz w:val="20"/>
                <w:szCs w:val="20"/>
                <w:lang w:eastAsia="en-GB"/>
              </w:rPr>
              <w:t xml:space="preserve"> Female</w:t>
            </w:r>
          </w:p>
        </w:tc>
        <w:tc>
          <w:tcPr>
            <w:tcW w:w="566" w:type="pct"/>
            <w:tcBorders>
              <w:top w:val="nil"/>
              <w:left w:val="nil"/>
              <w:bottom w:val="nil"/>
              <w:right w:val="nil"/>
            </w:tcBorders>
            <w:vAlign w:val="center"/>
            <w:hideMark/>
          </w:tcPr>
          <w:p w14:paraId="27ECD955"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0.11 (0.08, 0.14)</w:t>
            </w:r>
          </w:p>
        </w:tc>
        <w:tc>
          <w:tcPr>
            <w:tcW w:w="613" w:type="pct"/>
            <w:tcBorders>
              <w:top w:val="nil"/>
              <w:left w:val="nil"/>
              <w:bottom w:val="nil"/>
              <w:right w:val="nil"/>
            </w:tcBorders>
            <w:vAlign w:val="center"/>
            <w:hideMark/>
          </w:tcPr>
          <w:p w14:paraId="445A52EB"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0.29 (0.09, 0.60)</w:t>
            </w:r>
          </w:p>
        </w:tc>
        <w:tc>
          <w:tcPr>
            <w:tcW w:w="699" w:type="pct"/>
            <w:tcBorders>
              <w:top w:val="nil"/>
              <w:left w:val="nil"/>
              <w:bottom w:val="nil"/>
              <w:right w:val="nil"/>
            </w:tcBorders>
            <w:vAlign w:val="center"/>
            <w:hideMark/>
          </w:tcPr>
          <w:p w14:paraId="582BCE52"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0.17 (-0.02, 0.48)</w:t>
            </w:r>
          </w:p>
        </w:tc>
        <w:tc>
          <w:tcPr>
            <w:tcW w:w="83" w:type="pct"/>
            <w:vAlign w:val="center"/>
            <w:hideMark/>
          </w:tcPr>
          <w:p w14:paraId="23970E89"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43F0CC29" w14:textId="77777777" w:rsidTr="00F769D4">
        <w:trPr>
          <w:trHeight w:val="227"/>
        </w:trPr>
        <w:tc>
          <w:tcPr>
            <w:tcW w:w="3039" w:type="pct"/>
            <w:tcBorders>
              <w:top w:val="nil"/>
              <w:left w:val="nil"/>
              <w:bottom w:val="nil"/>
              <w:right w:val="nil"/>
            </w:tcBorders>
            <w:vAlign w:val="center"/>
            <w:hideMark/>
          </w:tcPr>
          <w:p w14:paraId="5086D0C7"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By age (years old)</w:t>
            </w:r>
          </w:p>
        </w:tc>
        <w:tc>
          <w:tcPr>
            <w:tcW w:w="566" w:type="pct"/>
            <w:tcBorders>
              <w:top w:val="nil"/>
              <w:left w:val="nil"/>
              <w:bottom w:val="nil"/>
              <w:right w:val="nil"/>
            </w:tcBorders>
            <w:vAlign w:val="center"/>
            <w:hideMark/>
          </w:tcPr>
          <w:p w14:paraId="5F044C51" w14:textId="77777777" w:rsidR="00652F4B" w:rsidRPr="00D31072" w:rsidRDefault="00652F4B" w:rsidP="00F769D4">
            <w:pPr>
              <w:spacing w:after="0" w:line="240" w:lineRule="auto"/>
              <w:rPr>
                <w:rFonts w:ascii="Palatino Linotype" w:hAnsi="Palatino Linotype"/>
                <w:color w:val="000000"/>
                <w:sz w:val="20"/>
                <w:szCs w:val="20"/>
                <w:lang w:eastAsia="en-GB"/>
              </w:rPr>
            </w:pPr>
          </w:p>
        </w:tc>
        <w:tc>
          <w:tcPr>
            <w:tcW w:w="613" w:type="pct"/>
            <w:tcBorders>
              <w:top w:val="nil"/>
              <w:left w:val="nil"/>
              <w:bottom w:val="nil"/>
              <w:right w:val="nil"/>
            </w:tcBorders>
            <w:vAlign w:val="center"/>
            <w:hideMark/>
          </w:tcPr>
          <w:p w14:paraId="42F09A17"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699" w:type="pct"/>
            <w:tcBorders>
              <w:top w:val="nil"/>
              <w:left w:val="nil"/>
              <w:bottom w:val="nil"/>
              <w:right w:val="nil"/>
            </w:tcBorders>
            <w:vAlign w:val="center"/>
            <w:hideMark/>
          </w:tcPr>
          <w:p w14:paraId="235435F4"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83" w:type="pct"/>
            <w:vAlign w:val="center"/>
            <w:hideMark/>
          </w:tcPr>
          <w:p w14:paraId="70A6A40F"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385D9704" w14:textId="77777777" w:rsidTr="00F769D4">
        <w:trPr>
          <w:trHeight w:val="227"/>
        </w:trPr>
        <w:tc>
          <w:tcPr>
            <w:tcW w:w="3039" w:type="pct"/>
            <w:tcBorders>
              <w:top w:val="nil"/>
              <w:left w:val="nil"/>
              <w:bottom w:val="nil"/>
              <w:right w:val="nil"/>
            </w:tcBorders>
            <w:vAlign w:val="center"/>
            <w:hideMark/>
          </w:tcPr>
          <w:p w14:paraId="07D50C5A"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 xml:space="preserve">  </w:t>
            </w:r>
            <w:r>
              <w:rPr>
                <w:rFonts w:ascii="Palatino Linotype" w:eastAsia="DengXian" w:hAnsi="Palatino Linotype"/>
                <w:color w:val="000000"/>
                <w:sz w:val="20"/>
                <w:szCs w:val="20"/>
                <w:lang w:val="en-US" w:eastAsia="zh-CN"/>
              </w:rPr>
              <w:t xml:space="preserve">  </w:t>
            </w:r>
            <w:r w:rsidRPr="00D31072">
              <w:rPr>
                <w:rFonts w:ascii="Palatino Linotype" w:eastAsia="DengXian" w:hAnsi="Palatino Linotype"/>
                <w:color w:val="000000"/>
                <w:sz w:val="20"/>
                <w:szCs w:val="20"/>
                <w:lang w:val="en-US" w:eastAsia="zh-CN"/>
              </w:rPr>
              <w:t>&lt;65</w:t>
            </w:r>
          </w:p>
        </w:tc>
        <w:tc>
          <w:tcPr>
            <w:tcW w:w="566" w:type="pct"/>
            <w:tcBorders>
              <w:top w:val="nil"/>
              <w:left w:val="nil"/>
              <w:bottom w:val="nil"/>
              <w:right w:val="nil"/>
            </w:tcBorders>
            <w:vAlign w:val="center"/>
            <w:hideMark/>
          </w:tcPr>
          <w:p w14:paraId="134788CD"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0.10 (0.07, 0.13)</w:t>
            </w:r>
          </w:p>
        </w:tc>
        <w:tc>
          <w:tcPr>
            <w:tcW w:w="613" w:type="pct"/>
            <w:tcBorders>
              <w:top w:val="nil"/>
              <w:left w:val="nil"/>
              <w:bottom w:val="nil"/>
              <w:right w:val="nil"/>
            </w:tcBorders>
            <w:vAlign w:val="center"/>
            <w:hideMark/>
          </w:tcPr>
          <w:p w14:paraId="3A57EB7A"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0.29 (0.08, 0.55)</w:t>
            </w:r>
          </w:p>
        </w:tc>
        <w:tc>
          <w:tcPr>
            <w:tcW w:w="699" w:type="pct"/>
            <w:tcBorders>
              <w:top w:val="nil"/>
              <w:left w:val="nil"/>
              <w:bottom w:val="nil"/>
              <w:right w:val="nil"/>
            </w:tcBorders>
            <w:vAlign w:val="center"/>
            <w:hideMark/>
          </w:tcPr>
          <w:p w14:paraId="59F17A57"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0.19 (-0.01, 0.44)</w:t>
            </w:r>
          </w:p>
        </w:tc>
        <w:tc>
          <w:tcPr>
            <w:tcW w:w="83" w:type="pct"/>
            <w:vAlign w:val="center"/>
            <w:hideMark/>
          </w:tcPr>
          <w:p w14:paraId="1FEF3F56"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676C315E" w14:textId="77777777" w:rsidTr="00F769D4">
        <w:trPr>
          <w:trHeight w:val="227"/>
        </w:trPr>
        <w:tc>
          <w:tcPr>
            <w:tcW w:w="3039" w:type="pct"/>
            <w:tcBorders>
              <w:top w:val="nil"/>
              <w:left w:val="nil"/>
              <w:bottom w:val="nil"/>
              <w:right w:val="nil"/>
            </w:tcBorders>
            <w:vAlign w:val="center"/>
            <w:hideMark/>
          </w:tcPr>
          <w:p w14:paraId="797746F2"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 xml:space="preserve">  </w:t>
            </w:r>
            <w:r>
              <w:rPr>
                <w:rFonts w:ascii="Palatino Linotype" w:eastAsia="DengXian" w:hAnsi="Palatino Linotype"/>
                <w:color w:val="000000"/>
                <w:sz w:val="20"/>
                <w:szCs w:val="20"/>
                <w:lang w:val="en-US" w:eastAsia="zh-CN"/>
              </w:rPr>
              <w:t xml:space="preserve">  </w:t>
            </w:r>
            <w:r w:rsidRPr="00D31072">
              <w:rPr>
                <w:rFonts w:ascii="DengXian" w:eastAsia="DengXian" w:hAnsi="DengXian" w:hint="eastAsia"/>
                <w:color w:val="000000"/>
                <w:sz w:val="20"/>
                <w:szCs w:val="20"/>
                <w:lang w:val="en-US" w:eastAsia="zh-CN"/>
              </w:rPr>
              <w:t>≥</w:t>
            </w:r>
            <w:r w:rsidRPr="00D31072">
              <w:rPr>
                <w:rFonts w:ascii="Palatino Linotype" w:eastAsia="DengXian" w:hAnsi="Palatino Linotype"/>
                <w:color w:val="000000"/>
                <w:sz w:val="20"/>
                <w:szCs w:val="20"/>
                <w:lang w:val="en-US" w:eastAsia="zh-CN"/>
              </w:rPr>
              <w:t>65</w:t>
            </w:r>
          </w:p>
        </w:tc>
        <w:tc>
          <w:tcPr>
            <w:tcW w:w="566" w:type="pct"/>
            <w:tcBorders>
              <w:top w:val="nil"/>
              <w:left w:val="nil"/>
              <w:bottom w:val="nil"/>
              <w:right w:val="nil"/>
            </w:tcBorders>
            <w:vAlign w:val="center"/>
            <w:hideMark/>
          </w:tcPr>
          <w:p w14:paraId="6FE9B197"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0.15 (0.13, 0.17)</w:t>
            </w:r>
          </w:p>
        </w:tc>
        <w:tc>
          <w:tcPr>
            <w:tcW w:w="613" w:type="pct"/>
            <w:tcBorders>
              <w:top w:val="nil"/>
              <w:left w:val="nil"/>
              <w:bottom w:val="nil"/>
              <w:right w:val="nil"/>
            </w:tcBorders>
            <w:vAlign w:val="center"/>
            <w:hideMark/>
          </w:tcPr>
          <w:p w14:paraId="734EDB79"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0.14 (0.02, 0.28)</w:t>
            </w:r>
          </w:p>
        </w:tc>
        <w:tc>
          <w:tcPr>
            <w:tcW w:w="699" w:type="pct"/>
            <w:tcBorders>
              <w:top w:val="nil"/>
              <w:left w:val="nil"/>
              <w:bottom w:val="nil"/>
              <w:right w:val="nil"/>
            </w:tcBorders>
            <w:vAlign w:val="center"/>
            <w:hideMark/>
          </w:tcPr>
          <w:p w14:paraId="3346A745"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-0.01 (-0.13, 0.13)</w:t>
            </w:r>
          </w:p>
        </w:tc>
        <w:tc>
          <w:tcPr>
            <w:tcW w:w="83" w:type="pct"/>
            <w:vAlign w:val="center"/>
            <w:hideMark/>
          </w:tcPr>
          <w:p w14:paraId="388BD4B7"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1C64F6D2" w14:textId="77777777" w:rsidTr="00F769D4">
        <w:trPr>
          <w:trHeight w:val="227"/>
        </w:trPr>
        <w:tc>
          <w:tcPr>
            <w:tcW w:w="3039" w:type="pct"/>
            <w:tcBorders>
              <w:top w:val="nil"/>
              <w:left w:val="nil"/>
              <w:bottom w:val="nil"/>
              <w:right w:val="nil"/>
            </w:tcBorders>
            <w:vAlign w:val="center"/>
            <w:hideMark/>
          </w:tcPr>
          <w:p w14:paraId="3CAEC887" w14:textId="77777777" w:rsidR="00652F4B" w:rsidRPr="00D31072" w:rsidRDefault="00652F4B" w:rsidP="00F769D4">
            <w:pPr>
              <w:spacing w:after="0" w:line="240" w:lineRule="auto"/>
              <w:rPr>
                <w:rFonts w:ascii="Palatino Linotype" w:hAnsi="Palatino Linotype"/>
                <w:b/>
                <w:bCs/>
                <w:color w:val="000000"/>
                <w:sz w:val="20"/>
                <w:szCs w:val="20"/>
                <w:lang w:eastAsia="en-GB"/>
              </w:rPr>
            </w:pPr>
            <w:proofErr w:type="spellStart"/>
            <w:r w:rsidRPr="00D31072">
              <w:rPr>
                <w:rFonts w:ascii="Palatino Linotype" w:eastAsia="DengXian" w:hAnsi="Palatino Linotype"/>
                <w:b/>
                <w:bCs/>
                <w:color w:val="000000"/>
                <w:sz w:val="20"/>
                <w:szCs w:val="20"/>
                <w:lang w:val="en-US" w:eastAsia="en-GB"/>
              </w:rPr>
              <w:t>Haemorraghic</w:t>
            </w:r>
            <w:proofErr w:type="spellEnd"/>
            <w:r w:rsidRPr="00D31072">
              <w:rPr>
                <w:rFonts w:ascii="Palatino Linotype" w:eastAsia="DengXian" w:hAnsi="Palatino Linotype"/>
                <w:b/>
                <w:bCs/>
                <w:color w:val="000000"/>
                <w:sz w:val="20"/>
                <w:szCs w:val="20"/>
                <w:lang w:val="en-US" w:eastAsia="en-GB"/>
              </w:rPr>
              <w:t xml:space="preserve"> stroke</w:t>
            </w:r>
          </w:p>
        </w:tc>
        <w:tc>
          <w:tcPr>
            <w:tcW w:w="566" w:type="pct"/>
            <w:tcBorders>
              <w:top w:val="nil"/>
              <w:left w:val="nil"/>
              <w:bottom w:val="nil"/>
              <w:right w:val="nil"/>
            </w:tcBorders>
            <w:vAlign w:val="center"/>
            <w:hideMark/>
          </w:tcPr>
          <w:p w14:paraId="184FB3AB" w14:textId="77777777" w:rsidR="00652F4B" w:rsidRPr="00D31072" w:rsidRDefault="00652F4B" w:rsidP="00F769D4">
            <w:pPr>
              <w:spacing w:after="0" w:line="240" w:lineRule="auto"/>
              <w:rPr>
                <w:rFonts w:ascii="Palatino Linotype" w:hAnsi="Palatino Linotype"/>
                <w:b/>
                <w:bCs/>
                <w:color w:val="000000"/>
                <w:sz w:val="20"/>
                <w:szCs w:val="20"/>
                <w:lang w:eastAsia="en-GB"/>
              </w:rPr>
            </w:pPr>
          </w:p>
        </w:tc>
        <w:tc>
          <w:tcPr>
            <w:tcW w:w="613" w:type="pct"/>
            <w:tcBorders>
              <w:top w:val="nil"/>
              <w:left w:val="nil"/>
              <w:bottom w:val="nil"/>
              <w:right w:val="nil"/>
            </w:tcBorders>
            <w:vAlign w:val="center"/>
            <w:hideMark/>
          </w:tcPr>
          <w:p w14:paraId="44AC6BAE"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699" w:type="pct"/>
            <w:tcBorders>
              <w:top w:val="nil"/>
              <w:left w:val="nil"/>
              <w:bottom w:val="nil"/>
              <w:right w:val="nil"/>
            </w:tcBorders>
            <w:vAlign w:val="center"/>
            <w:hideMark/>
          </w:tcPr>
          <w:p w14:paraId="25ABD3C5"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83" w:type="pct"/>
            <w:vAlign w:val="center"/>
            <w:hideMark/>
          </w:tcPr>
          <w:p w14:paraId="4BE7F313"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526CEFAB" w14:textId="77777777" w:rsidTr="00F769D4">
        <w:trPr>
          <w:trHeight w:val="227"/>
        </w:trPr>
        <w:tc>
          <w:tcPr>
            <w:tcW w:w="3039" w:type="pct"/>
            <w:tcBorders>
              <w:top w:val="nil"/>
              <w:left w:val="nil"/>
              <w:bottom w:val="nil"/>
              <w:right w:val="nil"/>
            </w:tcBorders>
            <w:vAlign w:val="center"/>
            <w:hideMark/>
          </w:tcPr>
          <w:p w14:paraId="685DA4BD"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Primary analysis</w:t>
            </w:r>
          </w:p>
        </w:tc>
        <w:tc>
          <w:tcPr>
            <w:tcW w:w="566" w:type="pct"/>
            <w:tcBorders>
              <w:top w:val="nil"/>
              <w:left w:val="nil"/>
              <w:bottom w:val="nil"/>
              <w:right w:val="nil"/>
            </w:tcBorders>
            <w:vAlign w:val="center"/>
            <w:hideMark/>
          </w:tcPr>
          <w:p w14:paraId="6B85C751"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0.08 (0.06, 0.10)</w:t>
            </w:r>
          </w:p>
        </w:tc>
        <w:tc>
          <w:tcPr>
            <w:tcW w:w="613" w:type="pct"/>
            <w:tcBorders>
              <w:top w:val="nil"/>
              <w:left w:val="nil"/>
              <w:bottom w:val="nil"/>
              <w:right w:val="nil"/>
            </w:tcBorders>
            <w:vAlign w:val="center"/>
            <w:hideMark/>
          </w:tcPr>
          <w:p w14:paraId="063C5468"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0.11 (0.04, 0.18)</w:t>
            </w:r>
          </w:p>
        </w:tc>
        <w:tc>
          <w:tcPr>
            <w:tcW w:w="699" w:type="pct"/>
            <w:tcBorders>
              <w:top w:val="nil"/>
              <w:left w:val="nil"/>
              <w:bottom w:val="nil"/>
              <w:right w:val="nil"/>
            </w:tcBorders>
            <w:vAlign w:val="center"/>
            <w:hideMark/>
          </w:tcPr>
          <w:p w14:paraId="537ED580"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0.02 (-0.04, 0.10)</w:t>
            </w:r>
          </w:p>
        </w:tc>
        <w:tc>
          <w:tcPr>
            <w:tcW w:w="83" w:type="pct"/>
            <w:vAlign w:val="center"/>
            <w:hideMark/>
          </w:tcPr>
          <w:p w14:paraId="43D1606C"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3FD648D8" w14:textId="77777777" w:rsidTr="00F769D4">
        <w:trPr>
          <w:trHeight w:val="227"/>
        </w:trPr>
        <w:tc>
          <w:tcPr>
            <w:tcW w:w="3039" w:type="pct"/>
            <w:tcBorders>
              <w:top w:val="nil"/>
              <w:left w:val="nil"/>
              <w:bottom w:val="nil"/>
              <w:right w:val="nil"/>
            </w:tcBorders>
            <w:vAlign w:val="center"/>
            <w:hideMark/>
          </w:tcPr>
          <w:p w14:paraId="38334432"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By sex</w:t>
            </w:r>
          </w:p>
        </w:tc>
        <w:tc>
          <w:tcPr>
            <w:tcW w:w="566" w:type="pct"/>
            <w:tcBorders>
              <w:top w:val="nil"/>
              <w:left w:val="nil"/>
              <w:bottom w:val="nil"/>
              <w:right w:val="nil"/>
            </w:tcBorders>
            <w:vAlign w:val="center"/>
            <w:hideMark/>
          </w:tcPr>
          <w:p w14:paraId="21CBFA2C" w14:textId="77777777" w:rsidR="00652F4B" w:rsidRPr="00D31072" w:rsidRDefault="00652F4B" w:rsidP="00F769D4">
            <w:pPr>
              <w:spacing w:after="0" w:line="240" w:lineRule="auto"/>
              <w:rPr>
                <w:rFonts w:ascii="Palatino Linotype" w:hAnsi="Palatino Linotype"/>
                <w:color w:val="000000"/>
                <w:sz w:val="20"/>
                <w:szCs w:val="20"/>
                <w:lang w:eastAsia="en-GB"/>
              </w:rPr>
            </w:pPr>
          </w:p>
        </w:tc>
        <w:tc>
          <w:tcPr>
            <w:tcW w:w="613" w:type="pct"/>
            <w:tcBorders>
              <w:top w:val="nil"/>
              <w:left w:val="nil"/>
              <w:bottom w:val="nil"/>
              <w:right w:val="nil"/>
            </w:tcBorders>
            <w:vAlign w:val="center"/>
            <w:hideMark/>
          </w:tcPr>
          <w:p w14:paraId="294932D1"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699" w:type="pct"/>
            <w:tcBorders>
              <w:top w:val="nil"/>
              <w:left w:val="nil"/>
              <w:bottom w:val="nil"/>
              <w:right w:val="nil"/>
            </w:tcBorders>
            <w:vAlign w:val="center"/>
            <w:hideMark/>
          </w:tcPr>
          <w:p w14:paraId="782F44AE"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83" w:type="pct"/>
            <w:vAlign w:val="center"/>
            <w:hideMark/>
          </w:tcPr>
          <w:p w14:paraId="486AAF5C"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44C0CAF7" w14:textId="77777777" w:rsidTr="00F769D4">
        <w:trPr>
          <w:trHeight w:val="227"/>
        </w:trPr>
        <w:tc>
          <w:tcPr>
            <w:tcW w:w="3039" w:type="pct"/>
            <w:tcBorders>
              <w:top w:val="nil"/>
              <w:left w:val="nil"/>
              <w:bottom w:val="nil"/>
              <w:right w:val="nil"/>
            </w:tcBorders>
            <w:vAlign w:val="center"/>
            <w:hideMark/>
          </w:tcPr>
          <w:p w14:paraId="1AB559F1"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hAnsi="Palatino Linotype"/>
                <w:color w:val="000000"/>
                <w:sz w:val="20"/>
                <w:szCs w:val="20"/>
                <w:lang w:eastAsia="en-GB"/>
              </w:rPr>
              <w:lastRenderedPageBreak/>
              <w:t xml:space="preserve"> </w:t>
            </w:r>
            <w:r>
              <w:rPr>
                <w:rFonts w:ascii="Palatino Linotype" w:eastAsia="DengXian" w:hAnsi="Palatino Linotype"/>
                <w:color w:val="000000"/>
                <w:sz w:val="20"/>
                <w:szCs w:val="20"/>
                <w:lang w:eastAsia="zh-CN"/>
              </w:rPr>
              <w:t xml:space="preserve">  </w:t>
            </w:r>
            <w:r w:rsidRPr="00D31072">
              <w:rPr>
                <w:rFonts w:ascii="Palatino Linotype" w:hAnsi="Palatino Linotype"/>
                <w:color w:val="000000"/>
                <w:sz w:val="20"/>
                <w:szCs w:val="20"/>
                <w:lang w:eastAsia="en-GB"/>
              </w:rPr>
              <w:t xml:space="preserve"> Male</w:t>
            </w:r>
          </w:p>
        </w:tc>
        <w:tc>
          <w:tcPr>
            <w:tcW w:w="566" w:type="pct"/>
            <w:tcBorders>
              <w:top w:val="nil"/>
              <w:left w:val="nil"/>
              <w:bottom w:val="nil"/>
              <w:right w:val="nil"/>
            </w:tcBorders>
            <w:vAlign w:val="center"/>
            <w:hideMark/>
          </w:tcPr>
          <w:p w14:paraId="3A48335D"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0.07 (0.05, 0.11)</w:t>
            </w:r>
          </w:p>
        </w:tc>
        <w:tc>
          <w:tcPr>
            <w:tcW w:w="613" w:type="pct"/>
            <w:tcBorders>
              <w:top w:val="nil"/>
              <w:left w:val="nil"/>
              <w:bottom w:val="nil"/>
              <w:right w:val="nil"/>
            </w:tcBorders>
            <w:vAlign w:val="center"/>
            <w:hideMark/>
          </w:tcPr>
          <w:p w14:paraId="7EE75531"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0.09 (&lt;0.01, 0.24)</w:t>
            </w:r>
          </w:p>
        </w:tc>
        <w:tc>
          <w:tcPr>
            <w:tcW w:w="699" w:type="pct"/>
            <w:tcBorders>
              <w:top w:val="nil"/>
              <w:left w:val="nil"/>
              <w:bottom w:val="nil"/>
              <w:right w:val="nil"/>
            </w:tcBorders>
            <w:vAlign w:val="center"/>
            <w:hideMark/>
          </w:tcPr>
          <w:p w14:paraId="0BBC33E9"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0.01 (-0.09, 0.16)</w:t>
            </w:r>
          </w:p>
        </w:tc>
        <w:tc>
          <w:tcPr>
            <w:tcW w:w="83" w:type="pct"/>
            <w:vAlign w:val="center"/>
            <w:hideMark/>
          </w:tcPr>
          <w:p w14:paraId="4E2035E7"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623F18B9" w14:textId="77777777" w:rsidTr="00F769D4">
        <w:trPr>
          <w:trHeight w:val="227"/>
        </w:trPr>
        <w:tc>
          <w:tcPr>
            <w:tcW w:w="3039" w:type="pct"/>
            <w:tcBorders>
              <w:top w:val="nil"/>
              <w:left w:val="nil"/>
              <w:bottom w:val="nil"/>
              <w:right w:val="nil"/>
            </w:tcBorders>
            <w:vAlign w:val="center"/>
            <w:hideMark/>
          </w:tcPr>
          <w:p w14:paraId="33373CB9" w14:textId="77777777" w:rsidR="00652F4B" w:rsidRPr="00D31072" w:rsidRDefault="00652F4B" w:rsidP="00F769D4">
            <w:pPr>
              <w:spacing w:after="0" w:line="240" w:lineRule="auto"/>
              <w:rPr>
                <w:rFonts w:ascii="Palatino Linotype" w:hAnsi="Palatino Linotype"/>
                <w:color w:val="000000"/>
                <w:sz w:val="20"/>
                <w:szCs w:val="20"/>
                <w:lang w:eastAsia="en-GB"/>
              </w:rPr>
            </w:pPr>
            <w:r>
              <w:rPr>
                <w:rFonts w:ascii="Palatino Linotype" w:eastAsia="DengXian" w:hAnsi="Palatino Linotype"/>
                <w:color w:val="000000"/>
                <w:sz w:val="20"/>
                <w:szCs w:val="20"/>
                <w:lang w:eastAsia="zh-CN"/>
              </w:rPr>
              <w:t xml:space="preserve">  </w:t>
            </w:r>
            <w:r w:rsidRPr="00D31072">
              <w:rPr>
                <w:rFonts w:ascii="Palatino Linotype" w:hAnsi="Palatino Linotype"/>
                <w:color w:val="000000"/>
                <w:sz w:val="20"/>
                <w:szCs w:val="20"/>
                <w:lang w:eastAsia="en-GB"/>
              </w:rPr>
              <w:t xml:space="preserve">  Female</w:t>
            </w:r>
          </w:p>
        </w:tc>
        <w:tc>
          <w:tcPr>
            <w:tcW w:w="566" w:type="pct"/>
            <w:tcBorders>
              <w:top w:val="nil"/>
              <w:left w:val="nil"/>
              <w:bottom w:val="nil"/>
              <w:right w:val="nil"/>
            </w:tcBorders>
            <w:vAlign w:val="center"/>
            <w:hideMark/>
          </w:tcPr>
          <w:p w14:paraId="69215AA0"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0.09 (0.07, 0.13)</w:t>
            </w:r>
          </w:p>
        </w:tc>
        <w:tc>
          <w:tcPr>
            <w:tcW w:w="613" w:type="pct"/>
            <w:tcBorders>
              <w:top w:val="nil"/>
              <w:left w:val="nil"/>
              <w:bottom w:val="nil"/>
              <w:right w:val="nil"/>
            </w:tcBorders>
            <w:vAlign w:val="center"/>
            <w:hideMark/>
          </w:tcPr>
          <w:p w14:paraId="3F9E88A9"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0.14 (0.06, 0.26)</w:t>
            </w:r>
          </w:p>
        </w:tc>
        <w:tc>
          <w:tcPr>
            <w:tcW w:w="699" w:type="pct"/>
            <w:tcBorders>
              <w:top w:val="nil"/>
              <w:left w:val="nil"/>
              <w:bottom w:val="nil"/>
              <w:right w:val="nil"/>
            </w:tcBorders>
            <w:vAlign w:val="center"/>
            <w:hideMark/>
          </w:tcPr>
          <w:p w14:paraId="3FEDA1BF"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0.04 (-0.04, 0.18)</w:t>
            </w:r>
          </w:p>
        </w:tc>
        <w:tc>
          <w:tcPr>
            <w:tcW w:w="83" w:type="pct"/>
            <w:vAlign w:val="center"/>
            <w:hideMark/>
          </w:tcPr>
          <w:p w14:paraId="1A62FAE0"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22D62766" w14:textId="77777777" w:rsidTr="00F769D4">
        <w:trPr>
          <w:trHeight w:val="227"/>
        </w:trPr>
        <w:tc>
          <w:tcPr>
            <w:tcW w:w="3039" w:type="pct"/>
            <w:tcBorders>
              <w:top w:val="nil"/>
              <w:left w:val="nil"/>
              <w:bottom w:val="nil"/>
              <w:right w:val="nil"/>
            </w:tcBorders>
            <w:vAlign w:val="center"/>
            <w:hideMark/>
          </w:tcPr>
          <w:p w14:paraId="29A457A3"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By age (years old)</w:t>
            </w:r>
          </w:p>
        </w:tc>
        <w:tc>
          <w:tcPr>
            <w:tcW w:w="566" w:type="pct"/>
            <w:tcBorders>
              <w:top w:val="nil"/>
              <w:left w:val="nil"/>
              <w:bottom w:val="nil"/>
              <w:right w:val="nil"/>
            </w:tcBorders>
            <w:vAlign w:val="center"/>
            <w:hideMark/>
          </w:tcPr>
          <w:p w14:paraId="20C2C74F" w14:textId="77777777" w:rsidR="00652F4B" w:rsidRPr="00D31072" w:rsidRDefault="00652F4B" w:rsidP="00F769D4">
            <w:pPr>
              <w:spacing w:after="0" w:line="240" w:lineRule="auto"/>
              <w:rPr>
                <w:rFonts w:ascii="Palatino Linotype" w:hAnsi="Palatino Linotype"/>
                <w:color w:val="000000"/>
                <w:sz w:val="20"/>
                <w:szCs w:val="20"/>
                <w:lang w:eastAsia="en-GB"/>
              </w:rPr>
            </w:pPr>
          </w:p>
        </w:tc>
        <w:tc>
          <w:tcPr>
            <w:tcW w:w="613" w:type="pct"/>
            <w:tcBorders>
              <w:top w:val="nil"/>
              <w:left w:val="nil"/>
              <w:bottom w:val="nil"/>
              <w:right w:val="nil"/>
            </w:tcBorders>
            <w:vAlign w:val="center"/>
            <w:hideMark/>
          </w:tcPr>
          <w:p w14:paraId="6B64D2ED"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699" w:type="pct"/>
            <w:tcBorders>
              <w:top w:val="nil"/>
              <w:left w:val="nil"/>
              <w:bottom w:val="nil"/>
              <w:right w:val="nil"/>
            </w:tcBorders>
            <w:vAlign w:val="center"/>
            <w:hideMark/>
          </w:tcPr>
          <w:p w14:paraId="15FCB4E7"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83" w:type="pct"/>
            <w:vAlign w:val="center"/>
            <w:hideMark/>
          </w:tcPr>
          <w:p w14:paraId="1AB4BD7D"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58DA2D63" w14:textId="77777777" w:rsidTr="00F769D4">
        <w:trPr>
          <w:trHeight w:val="227"/>
        </w:trPr>
        <w:tc>
          <w:tcPr>
            <w:tcW w:w="3039" w:type="pct"/>
            <w:tcBorders>
              <w:top w:val="nil"/>
              <w:left w:val="nil"/>
              <w:bottom w:val="nil"/>
              <w:right w:val="nil"/>
            </w:tcBorders>
            <w:vAlign w:val="center"/>
            <w:hideMark/>
          </w:tcPr>
          <w:p w14:paraId="0CB2365F"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 xml:space="preserve"> </w:t>
            </w:r>
            <w:r>
              <w:rPr>
                <w:rFonts w:ascii="Palatino Linotype" w:eastAsia="DengXian" w:hAnsi="Palatino Linotype"/>
                <w:color w:val="000000"/>
                <w:sz w:val="20"/>
                <w:szCs w:val="20"/>
                <w:lang w:val="en-US" w:eastAsia="zh-CN"/>
              </w:rPr>
              <w:t xml:space="preserve">   </w:t>
            </w:r>
            <w:r w:rsidRPr="00D31072">
              <w:rPr>
                <w:rFonts w:ascii="Palatino Linotype" w:eastAsia="DengXian" w:hAnsi="Palatino Linotype"/>
                <w:color w:val="000000"/>
                <w:sz w:val="20"/>
                <w:szCs w:val="20"/>
                <w:lang w:val="en-US" w:eastAsia="zh-CN"/>
              </w:rPr>
              <w:t xml:space="preserve">&lt;65 </w:t>
            </w:r>
          </w:p>
        </w:tc>
        <w:tc>
          <w:tcPr>
            <w:tcW w:w="566" w:type="pct"/>
            <w:tcBorders>
              <w:top w:val="nil"/>
              <w:left w:val="nil"/>
              <w:bottom w:val="nil"/>
              <w:right w:val="nil"/>
            </w:tcBorders>
            <w:vAlign w:val="center"/>
            <w:hideMark/>
          </w:tcPr>
          <w:p w14:paraId="2BDC8479"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0.08 (0.05, 0.11)</w:t>
            </w:r>
          </w:p>
        </w:tc>
        <w:tc>
          <w:tcPr>
            <w:tcW w:w="613" w:type="pct"/>
            <w:tcBorders>
              <w:top w:val="nil"/>
              <w:left w:val="nil"/>
              <w:bottom w:val="nil"/>
              <w:right w:val="nil"/>
            </w:tcBorders>
            <w:vAlign w:val="center"/>
            <w:hideMark/>
          </w:tcPr>
          <w:p w14:paraId="45D2E502"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0.13 (0.03, 0.24)</w:t>
            </w:r>
          </w:p>
        </w:tc>
        <w:tc>
          <w:tcPr>
            <w:tcW w:w="699" w:type="pct"/>
            <w:tcBorders>
              <w:top w:val="nil"/>
              <w:left w:val="nil"/>
              <w:bottom w:val="nil"/>
              <w:right w:val="nil"/>
            </w:tcBorders>
            <w:vAlign w:val="center"/>
            <w:hideMark/>
          </w:tcPr>
          <w:p w14:paraId="46A84967"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0.05 (-0.06, 0.17)</w:t>
            </w:r>
          </w:p>
        </w:tc>
        <w:tc>
          <w:tcPr>
            <w:tcW w:w="83" w:type="pct"/>
            <w:vAlign w:val="center"/>
            <w:hideMark/>
          </w:tcPr>
          <w:p w14:paraId="4114DFCA"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59E5F0B7" w14:textId="77777777" w:rsidTr="00F769D4">
        <w:trPr>
          <w:trHeight w:val="227"/>
        </w:trPr>
        <w:tc>
          <w:tcPr>
            <w:tcW w:w="3039" w:type="pct"/>
            <w:tcBorders>
              <w:top w:val="nil"/>
              <w:left w:val="nil"/>
              <w:bottom w:val="nil"/>
              <w:right w:val="nil"/>
            </w:tcBorders>
            <w:vAlign w:val="center"/>
            <w:hideMark/>
          </w:tcPr>
          <w:p w14:paraId="450C031C"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eastAsia="zh-CN"/>
              </w:rPr>
              <w:t xml:space="preserve"> </w:t>
            </w:r>
            <w:r>
              <w:rPr>
                <w:rFonts w:ascii="Palatino Linotype" w:eastAsia="DengXian" w:hAnsi="Palatino Linotype"/>
                <w:color w:val="000000"/>
                <w:sz w:val="20"/>
                <w:szCs w:val="20"/>
                <w:lang w:eastAsia="zh-CN"/>
              </w:rPr>
              <w:t xml:space="preserve">   </w:t>
            </w:r>
            <w:r w:rsidRPr="00D31072">
              <w:rPr>
                <w:rFonts w:ascii="DengXian" w:eastAsia="DengXian" w:hAnsi="DengXian" w:hint="eastAsia"/>
                <w:color w:val="000000"/>
                <w:sz w:val="20"/>
                <w:szCs w:val="20"/>
                <w:lang w:eastAsia="zh-CN"/>
              </w:rPr>
              <w:t>≥</w:t>
            </w:r>
            <w:r w:rsidRPr="00D31072">
              <w:rPr>
                <w:rFonts w:ascii="Palatino Linotype" w:eastAsia="DengXian" w:hAnsi="Palatino Linotype"/>
                <w:color w:val="000000"/>
                <w:sz w:val="20"/>
                <w:szCs w:val="20"/>
                <w:lang w:eastAsia="zh-CN"/>
              </w:rPr>
              <w:t>65</w:t>
            </w:r>
          </w:p>
        </w:tc>
        <w:tc>
          <w:tcPr>
            <w:tcW w:w="566" w:type="pct"/>
            <w:tcBorders>
              <w:top w:val="nil"/>
              <w:left w:val="nil"/>
              <w:bottom w:val="nil"/>
              <w:right w:val="nil"/>
            </w:tcBorders>
            <w:vAlign w:val="center"/>
            <w:hideMark/>
          </w:tcPr>
          <w:p w14:paraId="78E02255"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0.08 (0.06, 0.11)</w:t>
            </w:r>
          </w:p>
        </w:tc>
        <w:tc>
          <w:tcPr>
            <w:tcW w:w="613" w:type="pct"/>
            <w:tcBorders>
              <w:top w:val="nil"/>
              <w:left w:val="nil"/>
              <w:bottom w:val="nil"/>
              <w:right w:val="nil"/>
            </w:tcBorders>
            <w:vAlign w:val="center"/>
            <w:hideMark/>
          </w:tcPr>
          <w:p w14:paraId="49921CED"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0.05 (&lt;0.01, 0.11)</w:t>
            </w:r>
          </w:p>
        </w:tc>
        <w:tc>
          <w:tcPr>
            <w:tcW w:w="699" w:type="pct"/>
            <w:tcBorders>
              <w:top w:val="nil"/>
              <w:left w:val="nil"/>
              <w:bottom w:val="nil"/>
              <w:right w:val="nil"/>
            </w:tcBorders>
            <w:vAlign w:val="center"/>
            <w:hideMark/>
          </w:tcPr>
          <w:p w14:paraId="056C884B"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-0.03 (-0.08, 0.03)</w:t>
            </w:r>
          </w:p>
        </w:tc>
        <w:tc>
          <w:tcPr>
            <w:tcW w:w="83" w:type="pct"/>
            <w:vAlign w:val="center"/>
            <w:hideMark/>
          </w:tcPr>
          <w:p w14:paraId="2FB550B5"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582444CF" w14:textId="77777777" w:rsidTr="00F769D4">
        <w:trPr>
          <w:trHeight w:val="227"/>
        </w:trPr>
        <w:tc>
          <w:tcPr>
            <w:tcW w:w="3039" w:type="pct"/>
            <w:tcBorders>
              <w:top w:val="nil"/>
              <w:left w:val="nil"/>
              <w:bottom w:val="nil"/>
              <w:right w:val="nil"/>
            </w:tcBorders>
            <w:vAlign w:val="center"/>
            <w:hideMark/>
          </w:tcPr>
          <w:p w14:paraId="655088D3" w14:textId="77777777" w:rsidR="00652F4B" w:rsidRPr="00D31072" w:rsidRDefault="00652F4B" w:rsidP="00F769D4">
            <w:pPr>
              <w:spacing w:after="0" w:line="240" w:lineRule="auto"/>
              <w:rPr>
                <w:rFonts w:ascii="Palatino Linotype" w:hAnsi="Palatino Linotype"/>
                <w:b/>
                <w:bCs/>
                <w:color w:val="000000"/>
                <w:sz w:val="20"/>
                <w:szCs w:val="20"/>
                <w:lang w:eastAsia="en-GB"/>
              </w:rPr>
            </w:pPr>
            <w:r w:rsidRPr="00D31072">
              <w:rPr>
                <w:rFonts w:ascii="Palatino Linotype" w:hAnsi="Palatino Linotype"/>
                <w:b/>
                <w:bCs/>
                <w:color w:val="000000"/>
                <w:sz w:val="20"/>
                <w:szCs w:val="20"/>
                <w:lang w:val="en-US" w:eastAsia="en-GB"/>
              </w:rPr>
              <w:t>All-cause mortality</w:t>
            </w:r>
          </w:p>
        </w:tc>
        <w:tc>
          <w:tcPr>
            <w:tcW w:w="566" w:type="pct"/>
            <w:tcBorders>
              <w:top w:val="nil"/>
              <w:left w:val="nil"/>
              <w:bottom w:val="nil"/>
              <w:right w:val="nil"/>
            </w:tcBorders>
            <w:vAlign w:val="center"/>
            <w:hideMark/>
          </w:tcPr>
          <w:p w14:paraId="5D9DF984" w14:textId="77777777" w:rsidR="00652F4B" w:rsidRPr="00D31072" w:rsidRDefault="00652F4B" w:rsidP="00F769D4">
            <w:pPr>
              <w:spacing w:after="0" w:line="240" w:lineRule="auto"/>
              <w:rPr>
                <w:rFonts w:ascii="Palatino Linotype" w:hAnsi="Palatino Linotype"/>
                <w:b/>
                <w:bCs/>
                <w:color w:val="000000"/>
                <w:sz w:val="20"/>
                <w:szCs w:val="20"/>
                <w:lang w:eastAsia="en-GB"/>
              </w:rPr>
            </w:pPr>
          </w:p>
        </w:tc>
        <w:tc>
          <w:tcPr>
            <w:tcW w:w="613" w:type="pct"/>
            <w:tcBorders>
              <w:top w:val="nil"/>
              <w:left w:val="nil"/>
              <w:bottom w:val="nil"/>
              <w:right w:val="nil"/>
            </w:tcBorders>
            <w:vAlign w:val="center"/>
            <w:hideMark/>
          </w:tcPr>
          <w:p w14:paraId="107A2841"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699" w:type="pct"/>
            <w:tcBorders>
              <w:top w:val="nil"/>
              <w:left w:val="nil"/>
              <w:bottom w:val="nil"/>
              <w:right w:val="nil"/>
            </w:tcBorders>
            <w:vAlign w:val="center"/>
            <w:hideMark/>
          </w:tcPr>
          <w:p w14:paraId="3966FD49"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83" w:type="pct"/>
            <w:vAlign w:val="center"/>
            <w:hideMark/>
          </w:tcPr>
          <w:p w14:paraId="3F0FB1C9"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5EBB1500" w14:textId="77777777" w:rsidTr="00F769D4">
        <w:trPr>
          <w:trHeight w:val="227"/>
        </w:trPr>
        <w:tc>
          <w:tcPr>
            <w:tcW w:w="3039" w:type="pct"/>
            <w:tcBorders>
              <w:top w:val="nil"/>
              <w:left w:val="nil"/>
              <w:bottom w:val="nil"/>
              <w:right w:val="nil"/>
            </w:tcBorders>
            <w:vAlign w:val="center"/>
            <w:hideMark/>
          </w:tcPr>
          <w:p w14:paraId="02709C69"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Primary analysis</w:t>
            </w:r>
          </w:p>
        </w:tc>
        <w:tc>
          <w:tcPr>
            <w:tcW w:w="566" w:type="pct"/>
            <w:tcBorders>
              <w:top w:val="nil"/>
              <w:left w:val="nil"/>
              <w:bottom w:val="nil"/>
              <w:right w:val="nil"/>
            </w:tcBorders>
            <w:vAlign w:val="center"/>
            <w:hideMark/>
          </w:tcPr>
          <w:p w14:paraId="352D0824"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0.71 (0.69, 0.72)</w:t>
            </w:r>
          </w:p>
        </w:tc>
        <w:tc>
          <w:tcPr>
            <w:tcW w:w="613" w:type="pct"/>
            <w:tcBorders>
              <w:top w:val="nil"/>
              <w:left w:val="nil"/>
              <w:bottom w:val="nil"/>
              <w:right w:val="nil"/>
            </w:tcBorders>
            <w:vAlign w:val="center"/>
            <w:hideMark/>
          </w:tcPr>
          <w:p w14:paraId="1B9E1610"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0.65 (0.54, 0.77)</w:t>
            </w:r>
          </w:p>
        </w:tc>
        <w:tc>
          <w:tcPr>
            <w:tcW w:w="699" w:type="pct"/>
            <w:tcBorders>
              <w:top w:val="nil"/>
              <w:left w:val="nil"/>
              <w:bottom w:val="nil"/>
              <w:right w:val="nil"/>
            </w:tcBorders>
            <w:vAlign w:val="center"/>
            <w:hideMark/>
          </w:tcPr>
          <w:p w14:paraId="1AC12B26"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-0.05 (-0.16, 0.06)</w:t>
            </w:r>
          </w:p>
        </w:tc>
        <w:tc>
          <w:tcPr>
            <w:tcW w:w="83" w:type="pct"/>
            <w:vAlign w:val="center"/>
            <w:hideMark/>
          </w:tcPr>
          <w:p w14:paraId="7FA10148"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0843B880" w14:textId="77777777" w:rsidTr="00F769D4">
        <w:trPr>
          <w:trHeight w:val="227"/>
        </w:trPr>
        <w:tc>
          <w:tcPr>
            <w:tcW w:w="3039" w:type="pct"/>
            <w:tcBorders>
              <w:top w:val="nil"/>
              <w:left w:val="nil"/>
              <w:bottom w:val="nil"/>
              <w:right w:val="nil"/>
            </w:tcBorders>
            <w:vAlign w:val="center"/>
            <w:hideMark/>
          </w:tcPr>
          <w:p w14:paraId="4A2185EE"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By sex</w:t>
            </w:r>
          </w:p>
        </w:tc>
        <w:tc>
          <w:tcPr>
            <w:tcW w:w="566" w:type="pct"/>
            <w:tcBorders>
              <w:top w:val="nil"/>
              <w:left w:val="nil"/>
              <w:bottom w:val="nil"/>
              <w:right w:val="nil"/>
            </w:tcBorders>
            <w:vAlign w:val="center"/>
            <w:hideMark/>
          </w:tcPr>
          <w:p w14:paraId="031BC8A4" w14:textId="77777777" w:rsidR="00652F4B" w:rsidRPr="00D31072" w:rsidRDefault="00652F4B" w:rsidP="00F769D4">
            <w:pPr>
              <w:spacing w:after="0" w:line="240" w:lineRule="auto"/>
              <w:rPr>
                <w:rFonts w:ascii="Palatino Linotype" w:hAnsi="Palatino Linotype"/>
                <w:color w:val="000000"/>
                <w:sz w:val="20"/>
                <w:szCs w:val="20"/>
                <w:lang w:eastAsia="en-GB"/>
              </w:rPr>
            </w:pPr>
          </w:p>
        </w:tc>
        <w:tc>
          <w:tcPr>
            <w:tcW w:w="613" w:type="pct"/>
            <w:tcBorders>
              <w:top w:val="nil"/>
              <w:left w:val="nil"/>
              <w:bottom w:val="nil"/>
              <w:right w:val="nil"/>
            </w:tcBorders>
            <w:vAlign w:val="center"/>
            <w:hideMark/>
          </w:tcPr>
          <w:p w14:paraId="5BECF280"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699" w:type="pct"/>
            <w:tcBorders>
              <w:top w:val="nil"/>
              <w:left w:val="nil"/>
              <w:bottom w:val="nil"/>
              <w:right w:val="nil"/>
            </w:tcBorders>
            <w:vAlign w:val="center"/>
            <w:hideMark/>
          </w:tcPr>
          <w:p w14:paraId="2C1FF7D0"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83" w:type="pct"/>
            <w:vAlign w:val="center"/>
            <w:hideMark/>
          </w:tcPr>
          <w:p w14:paraId="6172B2D6"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3EB14F8E" w14:textId="77777777" w:rsidTr="00F769D4">
        <w:trPr>
          <w:trHeight w:val="227"/>
        </w:trPr>
        <w:tc>
          <w:tcPr>
            <w:tcW w:w="3039" w:type="pct"/>
            <w:tcBorders>
              <w:top w:val="nil"/>
              <w:left w:val="nil"/>
              <w:bottom w:val="nil"/>
              <w:right w:val="nil"/>
            </w:tcBorders>
            <w:vAlign w:val="center"/>
            <w:hideMark/>
          </w:tcPr>
          <w:p w14:paraId="2909CA89"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eastAsia="zh-CN"/>
              </w:rPr>
              <w:t xml:space="preserve"> </w:t>
            </w:r>
            <w:r>
              <w:rPr>
                <w:rFonts w:ascii="Palatino Linotype" w:eastAsia="DengXian" w:hAnsi="Palatino Linotype"/>
                <w:color w:val="000000"/>
                <w:sz w:val="20"/>
                <w:szCs w:val="20"/>
                <w:lang w:eastAsia="zh-CN"/>
              </w:rPr>
              <w:t xml:space="preserve">  </w:t>
            </w:r>
            <w:r w:rsidRPr="00D31072">
              <w:rPr>
                <w:rFonts w:ascii="Palatino Linotype" w:eastAsia="DengXian" w:hAnsi="Palatino Linotype"/>
                <w:color w:val="000000"/>
                <w:sz w:val="20"/>
                <w:szCs w:val="20"/>
                <w:lang w:eastAsia="zh-CN"/>
              </w:rPr>
              <w:t xml:space="preserve"> Male</w:t>
            </w:r>
          </w:p>
        </w:tc>
        <w:tc>
          <w:tcPr>
            <w:tcW w:w="566" w:type="pct"/>
            <w:tcBorders>
              <w:top w:val="nil"/>
              <w:left w:val="nil"/>
              <w:bottom w:val="nil"/>
              <w:right w:val="nil"/>
            </w:tcBorders>
            <w:vAlign w:val="center"/>
            <w:hideMark/>
          </w:tcPr>
          <w:p w14:paraId="77ABC0E8"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0.72 (0.70, 0.74)</w:t>
            </w:r>
          </w:p>
        </w:tc>
        <w:tc>
          <w:tcPr>
            <w:tcW w:w="613" w:type="pct"/>
            <w:tcBorders>
              <w:top w:val="nil"/>
              <w:left w:val="nil"/>
              <w:bottom w:val="nil"/>
              <w:right w:val="nil"/>
            </w:tcBorders>
            <w:vAlign w:val="center"/>
            <w:hideMark/>
          </w:tcPr>
          <w:p w14:paraId="13148E01"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0.71 (0.57, 0.86)</w:t>
            </w:r>
          </w:p>
        </w:tc>
        <w:tc>
          <w:tcPr>
            <w:tcW w:w="699" w:type="pct"/>
            <w:tcBorders>
              <w:top w:val="nil"/>
              <w:left w:val="nil"/>
              <w:bottom w:val="nil"/>
              <w:right w:val="nil"/>
            </w:tcBorders>
            <w:vAlign w:val="center"/>
            <w:hideMark/>
          </w:tcPr>
          <w:p w14:paraId="16986A72"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-0.01 (-0.15, 0.14)</w:t>
            </w:r>
          </w:p>
        </w:tc>
        <w:tc>
          <w:tcPr>
            <w:tcW w:w="83" w:type="pct"/>
            <w:vAlign w:val="center"/>
            <w:hideMark/>
          </w:tcPr>
          <w:p w14:paraId="70386616"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1B4B241B" w14:textId="77777777" w:rsidTr="00F769D4">
        <w:trPr>
          <w:trHeight w:val="227"/>
        </w:trPr>
        <w:tc>
          <w:tcPr>
            <w:tcW w:w="3039" w:type="pct"/>
            <w:tcBorders>
              <w:top w:val="nil"/>
              <w:left w:val="nil"/>
              <w:bottom w:val="nil"/>
              <w:right w:val="nil"/>
            </w:tcBorders>
            <w:vAlign w:val="center"/>
            <w:hideMark/>
          </w:tcPr>
          <w:p w14:paraId="3345D447"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hAnsi="Palatino Linotype"/>
                <w:color w:val="000000"/>
                <w:sz w:val="20"/>
                <w:szCs w:val="20"/>
                <w:lang w:eastAsia="en-GB"/>
              </w:rPr>
              <w:t xml:space="preserve"> </w:t>
            </w:r>
            <w:r>
              <w:rPr>
                <w:rFonts w:ascii="Palatino Linotype" w:eastAsia="DengXian" w:hAnsi="Palatino Linotype"/>
                <w:color w:val="000000"/>
                <w:sz w:val="20"/>
                <w:szCs w:val="20"/>
                <w:lang w:eastAsia="zh-CN"/>
              </w:rPr>
              <w:t xml:space="preserve">  </w:t>
            </w:r>
            <w:r w:rsidRPr="00D31072">
              <w:rPr>
                <w:rFonts w:ascii="Palatino Linotype" w:hAnsi="Palatino Linotype"/>
                <w:color w:val="000000"/>
                <w:sz w:val="20"/>
                <w:szCs w:val="20"/>
                <w:lang w:eastAsia="en-GB"/>
              </w:rPr>
              <w:t xml:space="preserve"> Female</w:t>
            </w:r>
          </w:p>
        </w:tc>
        <w:tc>
          <w:tcPr>
            <w:tcW w:w="566" w:type="pct"/>
            <w:tcBorders>
              <w:top w:val="nil"/>
              <w:left w:val="nil"/>
              <w:bottom w:val="nil"/>
              <w:right w:val="nil"/>
            </w:tcBorders>
            <w:vAlign w:val="center"/>
            <w:hideMark/>
          </w:tcPr>
          <w:p w14:paraId="18ED6B88"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0.68 (0.66, 0.70)</w:t>
            </w:r>
          </w:p>
        </w:tc>
        <w:tc>
          <w:tcPr>
            <w:tcW w:w="613" w:type="pct"/>
            <w:tcBorders>
              <w:top w:val="nil"/>
              <w:left w:val="nil"/>
              <w:bottom w:val="nil"/>
              <w:right w:val="nil"/>
            </w:tcBorders>
            <w:vAlign w:val="center"/>
            <w:hideMark/>
          </w:tcPr>
          <w:p w14:paraId="6742FBAC"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0.57 (0.38, 0.73)</w:t>
            </w:r>
          </w:p>
        </w:tc>
        <w:tc>
          <w:tcPr>
            <w:tcW w:w="699" w:type="pct"/>
            <w:tcBorders>
              <w:top w:val="nil"/>
              <w:left w:val="nil"/>
              <w:bottom w:val="nil"/>
              <w:right w:val="nil"/>
            </w:tcBorders>
            <w:vAlign w:val="center"/>
            <w:hideMark/>
          </w:tcPr>
          <w:p w14:paraId="0FBDE954"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-0.11 (-0.30, 0.05)</w:t>
            </w:r>
          </w:p>
        </w:tc>
        <w:tc>
          <w:tcPr>
            <w:tcW w:w="83" w:type="pct"/>
            <w:vAlign w:val="center"/>
            <w:hideMark/>
          </w:tcPr>
          <w:p w14:paraId="03ACE7F4"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221EAB79" w14:textId="77777777" w:rsidTr="00F769D4">
        <w:trPr>
          <w:trHeight w:val="227"/>
        </w:trPr>
        <w:tc>
          <w:tcPr>
            <w:tcW w:w="3039" w:type="pct"/>
            <w:tcBorders>
              <w:top w:val="nil"/>
              <w:left w:val="nil"/>
              <w:bottom w:val="nil"/>
              <w:right w:val="nil"/>
            </w:tcBorders>
            <w:vAlign w:val="center"/>
            <w:hideMark/>
          </w:tcPr>
          <w:p w14:paraId="2CB4D695"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By age (years old)</w:t>
            </w:r>
          </w:p>
        </w:tc>
        <w:tc>
          <w:tcPr>
            <w:tcW w:w="566" w:type="pct"/>
            <w:tcBorders>
              <w:top w:val="nil"/>
              <w:left w:val="nil"/>
              <w:bottom w:val="nil"/>
              <w:right w:val="nil"/>
            </w:tcBorders>
            <w:vAlign w:val="center"/>
            <w:hideMark/>
          </w:tcPr>
          <w:p w14:paraId="3098E381" w14:textId="77777777" w:rsidR="00652F4B" w:rsidRPr="00D31072" w:rsidRDefault="00652F4B" w:rsidP="00F769D4">
            <w:pPr>
              <w:spacing w:after="0" w:line="240" w:lineRule="auto"/>
              <w:rPr>
                <w:rFonts w:ascii="Palatino Linotype" w:hAnsi="Palatino Linotype"/>
                <w:color w:val="000000"/>
                <w:sz w:val="20"/>
                <w:szCs w:val="20"/>
                <w:lang w:eastAsia="en-GB"/>
              </w:rPr>
            </w:pPr>
          </w:p>
        </w:tc>
        <w:tc>
          <w:tcPr>
            <w:tcW w:w="613" w:type="pct"/>
            <w:tcBorders>
              <w:top w:val="nil"/>
              <w:left w:val="nil"/>
              <w:bottom w:val="nil"/>
              <w:right w:val="nil"/>
            </w:tcBorders>
            <w:vAlign w:val="center"/>
            <w:hideMark/>
          </w:tcPr>
          <w:p w14:paraId="745C8960"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699" w:type="pct"/>
            <w:tcBorders>
              <w:top w:val="nil"/>
              <w:left w:val="nil"/>
              <w:bottom w:val="nil"/>
              <w:right w:val="nil"/>
            </w:tcBorders>
            <w:vAlign w:val="center"/>
            <w:hideMark/>
          </w:tcPr>
          <w:p w14:paraId="1D0F2CF3" w14:textId="77777777" w:rsidR="00652F4B" w:rsidRPr="00D31072" w:rsidRDefault="00652F4B" w:rsidP="00F769D4">
            <w:pPr>
              <w:spacing w:after="0" w:line="240" w:lineRule="auto"/>
              <w:jc w:val="right"/>
              <w:rPr>
                <w:rFonts w:ascii="Times New Roman" w:hAnsi="Times New Roman"/>
                <w:sz w:val="20"/>
                <w:szCs w:val="20"/>
                <w:lang w:eastAsia="en-GB"/>
              </w:rPr>
            </w:pPr>
          </w:p>
        </w:tc>
        <w:tc>
          <w:tcPr>
            <w:tcW w:w="83" w:type="pct"/>
            <w:vAlign w:val="center"/>
            <w:hideMark/>
          </w:tcPr>
          <w:p w14:paraId="6A3C3087"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08EE31DD" w14:textId="77777777" w:rsidTr="00F769D4">
        <w:trPr>
          <w:trHeight w:val="227"/>
        </w:trPr>
        <w:tc>
          <w:tcPr>
            <w:tcW w:w="3039" w:type="pct"/>
            <w:tcBorders>
              <w:top w:val="nil"/>
              <w:left w:val="nil"/>
              <w:right w:val="nil"/>
            </w:tcBorders>
            <w:vAlign w:val="center"/>
            <w:hideMark/>
          </w:tcPr>
          <w:p w14:paraId="0DA5012D"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 xml:space="preserve"> </w:t>
            </w:r>
            <w:r>
              <w:rPr>
                <w:rFonts w:ascii="Palatino Linotype" w:eastAsia="DengXian" w:hAnsi="Palatino Linotype"/>
                <w:color w:val="000000"/>
                <w:sz w:val="20"/>
                <w:szCs w:val="20"/>
                <w:lang w:val="en-US" w:eastAsia="zh-CN"/>
              </w:rPr>
              <w:t xml:space="preserve">  </w:t>
            </w:r>
            <w:r w:rsidRPr="00D31072">
              <w:rPr>
                <w:rFonts w:ascii="Palatino Linotype" w:eastAsia="DengXian" w:hAnsi="Palatino Linotype"/>
                <w:color w:val="000000"/>
                <w:sz w:val="20"/>
                <w:szCs w:val="20"/>
                <w:lang w:val="en-US" w:eastAsia="zh-CN"/>
              </w:rPr>
              <w:t xml:space="preserve"> &lt;65 </w:t>
            </w:r>
          </w:p>
        </w:tc>
        <w:tc>
          <w:tcPr>
            <w:tcW w:w="566" w:type="pct"/>
            <w:tcBorders>
              <w:top w:val="nil"/>
              <w:left w:val="nil"/>
              <w:right w:val="nil"/>
            </w:tcBorders>
            <w:vAlign w:val="center"/>
            <w:hideMark/>
          </w:tcPr>
          <w:p w14:paraId="0E2AC204"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0.53 (0.50, 0.55)</w:t>
            </w:r>
          </w:p>
        </w:tc>
        <w:tc>
          <w:tcPr>
            <w:tcW w:w="613" w:type="pct"/>
            <w:tcBorders>
              <w:top w:val="nil"/>
              <w:left w:val="nil"/>
              <w:right w:val="nil"/>
            </w:tcBorders>
            <w:vAlign w:val="center"/>
            <w:hideMark/>
          </w:tcPr>
          <w:p w14:paraId="1961BC71"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0.58 (0.39, 0.77)</w:t>
            </w:r>
          </w:p>
        </w:tc>
        <w:tc>
          <w:tcPr>
            <w:tcW w:w="699" w:type="pct"/>
            <w:tcBorders>
              <w:top w:val="nil"/>
              <w:left w:val="nil"/>
              <w:right w:val="nil"/>
            </w:tcBorders>
            <w:vAlign w:val="center"/>
            <w:hideMark/>
          </w:tcPr>
          <w:p w14:paraId="5586FC3D"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0.05 (-0.14, 0.25)</w:t>
            </w:r>
          </w:p>
        </w:tc>
        <w:tc>
          <w:tcPr>
            <w:tcW w:w="83" w:type="pct"/>
            <w:vAlign w:val="center"/>
            <w:hideMark/>
          </w:tcPr>
          <w:p w14:paraId="36878B0D" w14:textId="77777777" w:rsidR="00652F4B" w:rsidRPr="00D31072" w:rsidRDefault="00652F4B" w:rsidP="00F769D4">
            <w:pPr>
              <w:spacing w:after="0" w:line="240" w:lineRule="auto"/>
              <w:rPr>
                <w:rFonts w:ascii="Times New Roman" w:hAnsi="Times New Roman"/>
                <w:sz w:val="20"/>
                <w:szCs w:val="20"/>
                <w:lang w:eastAsia="en-GB"/>
              </w:rPr>
            </w:pPr>
          </w:p>
        </w:tc>
      </w:tr>
      <w:tr w:rsidR="00652F4B" w:rsidRPr="00D31072" w14:paraId="417FF454" w14:textId="77777777" w:rsidTr="00F769D4">
        <w:trPr>
          <w:trHeight w:val="227"/>
        </w:trPr>
        <w:tc>
          <w:tcPr>
            <w:tcW w:w="3039" w:type="pct"/>
            <w:tcBorders>
              <w:top w:val="nil"/>
              <w:left w:val="nil"/>
              <w:bottom w:val="single" w:sz="4" w:space="0" w:color="auto"/>
              <w:right w:val="nil"/>
            </w:tcBorders>
            <w:vAlign w:val="center"/>
            <w:hideMark/>
          </w:tcPr>
          <w:p w14:paraId="34FBB158" w14:textId="77777777" w:rsidR="00652F4B" w:rsidRPr="00D31072" w:rsidRDefault="00652F4B" w:rsidP="00F769D4">
            <w:pPr>
              <w:spacing w:after="0" w:line="240" w:lineRule="auto"/>
              <w:rPr>
                <w:rFonts w:ascii="Palatino Linotype" w:hAnsi="Palatino Linotype"/>
                <w:color w:val="000000"/>
                <w:sz w:val="20"/>
                <w:szCs w:val="20"/>
                <w:lang w:eastAsia="en-GB"/>
              </w:rPr>
            </w:pPr>
            <w:r w:rsidRPr="00D31072">
              <w:rPr>
                <w:rFonts w:ascii="Palatino Linotype" w:eastAsia="DengXian" w:hAnsi="Palatino Linotype"/>
                <w:color w:val="000000"/>
                <w:sz w:val="20"/>
                <w:szCs w:val="20"/>
                <w:lang w:val="en-US" w:eastAsia="zh-CN"/>
              </w:rPr>
              <w:t xml:space="preserve"> </w:t>
            </w:r>
            <w:r>
              <w:rPr>
                <w:rFonts w:ascii="Palatino Linotype" w:eastAsia="DengXian" w:hAnsi="Palatino Linotype"/>
                <w:color w:val="000000"/>
                <w:sz w:val="20"/>
                <w:szCs w:val="20"/>
                <w:lang w:val="en-US" w:eastAsia="zh-CN"/>
              </w:rPr>
              <w:t xml:space="preserve">  </w:t>
            </w:r>
            <w:r w:rsidRPr="00D31072">
              <w:rPr>
                <w:rFonts w:ascii="Palatino Linotype" w:eastAsia="DengXian" w:hAnsi="Palatino Linotype"/>
                <w:color w:val="000000"/>
                <w:sz w:val="20"/>
                <w:szCs w:val="20"/>
                <w:lang w:val="en-US" w:eastAsia="zh-CN"/>
              </w:rPr>
              <w:t xml:space="preserve"> </w:t>
            </w:r>
            <w:r w:rsidRPr="00D31072">
              <w:rPr>
                <w:rFonts w:ascii="DengXian" w:eastAsia="DengXian" w:hAnsi="DengXian" w:hint="eastAsia"/>
                <w:color w:val="000000"/>
                <w:sz w:val="20"/>
                <w:szCs w:val="20"/>
                <w:lang w:val="en-US" w:eastAsia="zh-CN"/>
              </w:rPr>
              <w:t>≥</w:t>
            </w:r>
            <w:r w:rsidRPr="00D31072">
              <w:rPr>
                <w:rFonts w:ascii="Palatino Linotype" w:eastAsia="DengXian" w:hAnsi="Palatino Linotype"/>
                <w:color w:val="000000"/>
                <w:sz w:val="20"/>
                <w:szCs w:val="20"/>
                <w:lang w:val="en-US" w:eastAsia="zh-CN"/>
              </w:rPr>
              <w:t>65</w:t>
            </w:r>
          </w:p>
        </w:tc>
        <w:tc>
          <w:tcPr>
            <w:tcW w:w="566" w:type="pct"/>
            <w:tcBorders>
              <w:top w:val="nil"/>
              <w:left w:val="nil"/>
              <w:bottom w:val="single" w:sz="4" w:space="0" w:color="auto"/>
              <w:right w:val="nil"/>
            </w:tcBorders>
            <w:vAlign w:val="center"/>
            <w:hideMark/>
          </w:tcPr>
          <w:p w14:paraId="36CF5071"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0.75 (0.74, 0.77)</w:t>
            </w:r>
          </w:p>
        </w:tc>
        <w:tc>
          <w:tcPr>
            <w:tcW w:w="613" w:type="pct"/>
            <w:tcBorders>
              <w:top w:val="nil"/>
              <w:left w:val="nil"/>
              <w:bottom w:val="single" w:sz="4" w:space="0" w:color="auto"/>
              <w:right w:val="nil"/>
            </w:tcBorders>
            <w:vAlign w:val="center"/>
            <w:hideMark/>
          </w:tcPr>
          <w:p w14:paraId="4A4DBFDD"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0.68 (0.54, 0.83)</w:t>
            </w:r>
          </w:p>
        </w:tc>
        <w:tc>
          <w:tcPr>
            <w:tcW w:w="699" w:type="pct"/>
            <w:tcBorders>
              <w:top w:val="nil"/>
              <w:left w:val="nil"/>
              <w:bottom w:val="single" w:sz="4" w:space="0" w:color="auto"/>
              <w:right w:val="nil"/>
            </w:tcBorders>
            <w:vAlign w:val="center"/>
            <w:hideMark/>
          </w:tcPr>
          <w:p w14:paraId="23C65FB2" w14:textId="77777777" w:rsidR="00652F4B" w:rsidRPr="00D31072" w:rsidRDefault="00652F4B" w:rsidP="00F769D4">
            <w:pPr>
              <w:spacing w:after="0" w:line="240" w:lineRule="auto"/>
              <w:jc w:val="right"/>
              <w:rPr>
                <w:rFonts w:ascii="Palatino Linotype" w:hAnsi="Palatino Linotype"/>
                <w:color w:val="000000"/>
                <w:sz w:val="20"/>
                <w:szCs w:val="20"/>
                <w:lang w:eastAsia="en-GB"/>
              </w:rPr>
            </w:pPr>
            <w:r w:rsidRPr="00D31072">
              <w:rPr>
                <w:rFonts w:ascii="Palatino Linotype" w:hAnsi="Palatino Linotype"/>
                <w:color w:val="000000"/>
                <w:sz w:val="20"/>
                <w:szCs w:val="20"/>
                <w:lang w:val="en-US" w:eastAsia="en-GB"/>
              </w:rPr>
              <w:t>-0.07 (-0.21, 0.07)</w:t>
            </w:r>
          </w:p>
        </w:tc>
        <w:tc>
          <w:tcPr>
            <w:tcW w:w="83" w:type="pct"/>
            <w:tcBorders>
              <w:bottom w:val="single" w:sz="4" w:space="0" w:color="auto"/>
            </w:tcBorders>
            <w:vAlign w:val="center"/>
            <w:hideMark/>
          </w:tcPr>
          <w:p w14:paraId="0C520469" w14:textId="77777777" w:rsidR="00652F4B" w:rsidRPr="00D31072" w:rsidRDefault="00652F4B" w:rsidP="00F769D4">
            <w:pPr>
              <w:spacing w:after="0" w:line="240" w:lineRule="auto"/>
              <w:rPr>
                <w:rFonts w:ascii="Times New Roman" w:hAnsi="Times New Roman"/>
                <w:sz w:val="20"/>
                <w:szCs w:val="20"/>
                <w:lang w:eastAsia="en-GB"/>
              </w:rPr>
            </w:pPr>
          </w:p>
        </w:tc>
      </w:tr>
    </w:tbl>
    <w:p w14:paraId="64CD1F98" w14:textId="77777777" w:rsidR="00652F4B" w:rsidRPr="00A07E90" w:rsidDel="000E573D" w:rsidRDefault="00652F4B" w:rsidP="00652F4B">
      <w:pPr>
        <w:pStyle w:val="MDPI51figurecaption"/>
        <w:rPr>
          <w:del w:id="1701" w:author="Min Fan" w:date="2025-07-15T15:39:00Z" w16du:dateUtc="2025-07-15T07:39:00Z"/>
          <w:rFonts w:ascii="Times New Roman" w:hAnsi="Times New Roman"/>
        </w:rPr>
      </w:pPr>
    </w:p>
    <w:p w14:paraId="23B4E2F7" w14:textId="77777777" w:rsidR="00652F4B" w:rsidRPr="00652F4B" w:rsidRDefault="00652F4B" w:rsidP="00652F4B">
      <w:pPr>
        <w:rPr>
          <w:lang w:eastAsia="zh-CN"/>
        </w:rPr>
        <w:sectPr w:rsidR="00652F4B" w:rsidRPr="00652F4B" w:rsidSect="00652F4B">
          <w:pgSz w:w="16838" w:h="11906" w:orient="landscape"/>
          <w:pgMar w:top="1440" w:right="1440" w:bottom="1440" w:left="1440" w:header="708" w:footer="708" w:gutter="0"/>
          <w:cols w:space="708"/>
          <w:docGrid w:linePitch="360"/>
        </w:sectPr>
      </w:pPr>
    </w:p>
    <w:p w14:paraId="273A305D" w14:textId="0F9C8015" w:rsidR="00CF0AF4" w:rsidRPr="00CF0AF4" w:rsidDel="000E573D" w:rsidRDefault="00CF0AF4">
      <w:pPr>
        <w:rPr>
          <w:del w:id="1702" w:author="Min Fan" w:date="2025-07-15T15:39:00Z" w16du:dateUtc="2025-07-15T07:39:00Z"/>
          <w:b/>
          <w:bCs/>
          <w:sz w:val="24"/>
          <w:szCs w:val="24"/>
        </w:rPr>
      </w:pPr>
    </w:p>
    <w:p w14:paraId="00102DB9" w14:textId="71A0B49B" w:rsidR="00652F4B" w:rsidDel="000E573D" w:rsidRDefault="00652F4B">
      <w:pPr>
        <w:rPr>
          <w:del w:id="1703" w:author="Min Fan" w:date="2025-07-15T15:39:00Z" w16du:dateUtc="2025-07-15T07:39:00Z"/>
          <w:b/>
          <w:bCs/>
          <w:sz w:val="24"/>
          <w:szCs w:val="24"/>
        </w:rPr>
      </w:pPr>
      <w:del w:id="1704" w:author="Min Fan" w:date="2025-07-15T15:39:00Z" w16du:dateUtc="2025-07-15T07:39:00Z">
        <w:r w:rsidDel="000E573D">
          <w:rPr>
            <w:b/>
            <w:bCs/>
            <w:sz w:val="24"/>
            <w:szCs w:val="24"/>
          </w:rPr>
          <w:br w:type="page"/>
        </w:r>
      </w:del>
    </w:p>
    <w:p w14:paraId="7BBF2FDE" w14:textId="533053EB" w:rsidR="00CF0AF4" w:rsidRDefault="00CF0AF4">
      <w:pPr>
        <w:rPr>
          <w:b/>
          <w:bCs/>
          <w:sz w:val="24"/>
          <w:szCs w:val="24"/>
        </w:rPr>
      </w:pPr>
      <w:r w:rsidRPr="00CF0AF4">
        <w:rPr>
          <w:b/>
          <w:bCs/>
          <w:sz w:val="24"/>
          <w:szCs w:val="24"/>
        </w:rPr>
        <w:t>Figure</w:t>
      </w:r>
      <w:r w:rsidR="001312CD">
        <w:rPr>
          <w:b/>
          <w:bCs/>
          <w:sz w:val="24"/>
          <w:szCs w:val="24"/>
        </w:rPr>
        <w:t>s</w:t>
      </w:r>
      <w:r w:rsidRPr="00CF0AF4">
        <w:rPr>
          <w:b/>
          <w:bCs/>
          <w:sz w:val="24"/>
          <w:szCs w:val="24"/>
        </w:rPr>
        <w:t xml:space="preserve"> </w:t>
      </w:r>
      <w:r w:rsidR="00D0734D">
        <w:rPr>
          <w:b/>
          <w:bCs/>
          <w:sz w:val="24"/>
          <w:szCs w:val="24"/>
        </w:rPr>
        <w:t xml:space="preserve">+ figure </w:t>
      </w:r>
      <w:r w:rsidRPr="00CF0AF4">
        <w:rPr>
          <w:b/>
          <w:bCs/>
          <w:sz w:val="24"/>
          <w:szCs w:val="24"/>
        </w:rPr>
        <w:t>legends</w:t>
      </w:r>
      <w:r w:rsidR="00D0734D">
        <w:rPr>
          <w:b/>
          <w:bCs/>
          <w:sz w:val="24"/>
          <w:szCs w:val="24"/>
        </w:rPr>
        <w:t>:</w:t>
      </w:r>
    </w:p>
    <w:p w14:paraId="18DF89EB" w14:textId="77777777" w:rsidR="00652F4B" w:rsidRPr="009B01C2" w:rsidRDefault="00652F4B" w:rsidP="00652F4B">
      <w:pPr>
        <w:pStyle w:val="MDPI51figurecaption"/>
        <w:rPr>
          <w:rPrChange w:id="1705" w:author="Min Fan" w:date="2025-07-15T17:32:00Z" w16du:dateUtc="2025-07-15T09:32:00Z">
            <w:rPr>
              <w:rFonts w:ascii="Aptos" w:hAnsi="Aptos"/>
              <w:sz w:val="24"/>
              <w:szCs w:val="24"/>
            </w:rPr>
          </w:rPrChange>
        </w:rPr>
      </w:pPr>
      <w:r w:rsidRPr="009B01C2">
        <w:rPr>
          <w:rPrChange w:id="1706" w:author="Min Fan" w:date="2025-07-15T17:32:00Z" w16du:dateUtc="2025-07-15T09:32:00Z">
            <w:rPr>
              <w:rFonts w:ascii="Aptos" w:hAnsi="Aptos"/>
              <w:sz w:val="24"/>
              <w:szCs w:val="24"/>
            </w:rPr>
          </w:rPrChange>
        </w:rPr>
        <w:t>Figure 1. Sequential trial design for emulating a target trial on the impact of oral anticoagulants on incident stroke on individuals undergoing peritoneal dialysis</w:t>
      </w:r>
    </w:p>
    <w:p w14:paraId="52BABC95" w14:textId="77777777" w:rsidR="00652F4B" w:rsidRPr="00077E2E" w:rsidRDefault="00652F4B" w:rsidP="00652F4B">
      <w:r w:rsidRPr="0032557F">
        <w:rPr>
          <w:noProof/>
        </w:rPr>
        <w:drawing>
          <wp:inline distT="0" distB="0" distL="0" distR="0" wp14:anchorId="60E19384" wp14:editId="48E524AA">
            <wp:extent cx="5706745" cy="3505200"/>
            <wp:effectExtent l="0" t="0" r="0" b="0"/>
            <wp:docPr id="1557930467"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30467" name="Picture 4" descr="A diagram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6745" cy="3505200"/>
                    </a:xfrm>
                    <a:prstGeom prst="rect">
                      <a:avLst/>
                    </a:prstGeom>
                    <a:noFill/>
                    <a:ln>
                      <a:noFill/>
                    </a:ln>
                  </pic:spPr>
                </pic:pic>
              </a:graphicData>
            </a:graphic>
          </wp:inline>
        </w:drawing>
      </w:r>
    </w:p>
    <w:p w14:paraId="534F86F9" w14:textId="77777777" w:rsidR="00D50E39" w:rsidRDefault="00D50E39">
      <w:pPr>
        <w:rPr>
          <w:b/>
          <w:bCs/>
          <w:sz w:val="24"/>
          <w:szCs w:val="24"/>
        </w:rPr>
      </w:pPr>
    </w:p>
    <w:p w14:paraId="1511AEFF" w14:textId="77777777" w:rsidR="009B01C2" w:rsidRDefault="009B01C2">
      <w:pPr>
        <w:rPr>
          <w:ins w:id="1707" w:author="Min Fan" w:date="2025-07-15T17:32:00Z" w16du:dateUtc="2025-07-15T09:32:00Z"/>
          <w:rFonts w:ascii="Palatino Linotype" w:eastAsia="Times New Roman" w:hAnsi="Palatino Linotype" w:cs="Times New Roman"/>
          <w:color w:val="000000"/>
          <w:kern w:val="2"/>
          <w:sz w:val="18"/>
          <w:szCs w:val="20"/>
          <w:lang w:val="en-US" w:eastAsia="de-DE" w:bidi="en-US"/>
          <w14:ligatures w14:val="standardContextual"/>
        </w:rPr>
      </w:pPr>
      <w:ins w:id="1708" w:author="Min Fan" w:date="2025-07-15T17:32:00Z" w16du:dateUtc="2025-07-15T09:32:00Z">
        <w:r>
          <w:br w:type="page"/>
        </w:r>
      </w:ins>
    </w:p>
    <w:p w14:paraId="16DAB9A7" w14:textId="7B62B6F4" w:rsidR="00652F4B" w:rsidRPr="004D2827" w:rsidRDefault="00652F4B" w:rsidP="00652F4B">
      <w:pPr>
        <w:pStyle w:val="MDPI51figurecaption"/>
        <w:rPr>
          <w:rFonts w:eastAsia="DengXian"/>
        </w:rPr>
      </w:pPr>
      <w:r w:rsidRPr="004D2827">
        <w:lastRenderedPageBreak/>
        <w:t xml:space="preserve">Figure </w:t>
      </w:r>
      <w:r>
        <w:rPr>
          <w:rFonts w:eastAsia="DengXian"/>
          <w:lang w:eastAsia="zh-CN"/>
        </w:rPr>
        <w:t>2</w:t>
      </w:r>
      <w:r w:rsidRPr="004D2827">
        <w:rPr>
          <w:rFonts w:eastAsia="DengXian"/>
        </w:rPr>
        <w:t xml:space="preserve">. Flow chart of eligible patients of the target trial with </w:t>
      </w:r>
      <w:r>
        <w:rPr>
          <w:rFonts w:eastAsia="DengXian"/>
        </w:rPr>
        <w:t>kidney</w:t>
      </w:r>
      <w:r w:rsidRPr="004D2827">
        <w:rPr>
          <w:rFonts w:eastAsia="DengXian"/>
        </w:rPr>
        <w:t xml:space="preserve"> failure patients who underwent peritoneal dialysis, a Hong Kong CDARS database for the public from 2007 to 2022</w:t>
      </w:r>
    </w:p>
    <w:p w14:paraId="6010FBE1" w14:textId="77777777" w:rsidR="00652F4B" w:rsidRPr="00A07E90" w:rsidRDefault="00652F4B" w:rsidP="00652F4B">
      <w:pPr>
        <w:spacing w:after="0" w:line="240" w:lineRule="auto"/>
        <w:rPr>
          <w:rFonts w:ascii="Times New Roman" w:hAnsi="Times New Roman"/>
          <w:lang w:val="en-GB" w:eastAsia="zh-CN"/>
        </w:rPr>
      </w:pPr>
      <w:r w:rsidRPr="006B6A2B">
        <w:rPr>
          <w:noProof/>
        </w:rPr>
        <w:drawing>
          <wp:inline distT="0" distB="0" distL="0" distR="0" wp14:anchorId="069BDA22" wp14:editId="240BF357">
            <wp:extent cx="4182745" cy="8034655"/>
            <wp:effectExtent l="0" t="0" r="0" b="4445"/>
            <wp:docPr id="107351281" name="Picture 3"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1281" name="Picture 3" descr="A screenshot of a black scree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82745" cy="8034655"/>
                    </a:xfrm>
                    <a:prstGeom prst="rect">
                      <a:avLst/>
                    </a:prstGeom>
                    <a:noFill/>
                    <a:ln>
                      <a:noFill/>
                    </a:ln>
                  </pic:spPr>
                </pic:pic>
              </a:graphicData>
            </a:graphic>
          </wp:inline>
        </w:drawing>
      </w:r>
    </w:p>
    <w:p w14:paraId="619E284E" w14:textId="3BABA434" w:rsidR="00652F4B" w:rsidRDefault="00652F4B">
      <w:pPr>
        <w:rPr>
          <w:b/>
          <w:bCs/>
          <w:sz w:val="24"/>
          <w:szCs w:val="24"/>
        </w:rPr>
      </w:pPr>
      <w:r>
        <w:rPr>
          <w:b/>
          <w:bCs/>
          <w:sz w:val="24"/>
          <w:szCs w:val="24"/>
        </w:rPr>
        <w:br w:type="page"/>
      </w:r>
    </w:p>
    <w:p w14:paraId="7676673B" w14:textId="77777777" w:rsidR="00652F4B" w:rsidRDefault="00652F4B" w:rsidP="00652F4B">
      <w:pPr>
        <w:pStyle w:val="MDPI51figurecaption"/>
        <w:rPr>
          <w:rFonts w:eastAsia="DengXian"/>
          <w:lang w:eastAsia="zh-CN"/>
        </w:rPr>
      </w:pPr>
      <w:r>
        <w:lastRenderedPageBreak/>
        <w:t xml:space="preserve">Figure </w:t>
      </w:r>
      <w:r>
        <w:rPr>
          <w:rFonts w:eastAsia="DengXian"/>
          <w:lang w:eastAsia="zh-CN"/>
        </w:rPr>
        <w:t>3</w:t>
      </w:r>
      <w:r w:rsidRPr="00590F11">
        <w:t xml:space="preserve"> Estimated risk of </w:t>
      </w:r>
      <w:r>
        <w:rPr>
          <w:rFonts w:eastAsia="DengXian"/>
          <w:lang w:eastAsia="zh-CN"/>
        </w:rPr>
        <w:t xml:space="preserve">composite outcome (ischemic stroke, </w:t>
      </w:r>
      <w:proofErr w:type="spellStart"/>
      <w:r>
        <w:rPr>
          <w:rFonts w:eastAsia="DengXian"/>
          <w:lang w:eastAsia="zh-CN"/>
        </w:rPr>
        <w:t>hemorraghic</w:t>
      </w:r>
      <w:proofErr w:type="spellEnd"/>
      <w:r>
        <w:rPr>
          <w:rFonts w:eastAsia="DengXian"/>
          <w:lang w:eastAsia="zh-CN"/>
        </w:rPr>
        <w:t xml:space="preserve"> stroke, or all-cause mortality), all-bleeding events (</w:t>
      </w:r>
      <w:proofErr w:type="spellStart"/>
      <w:r>
        <w:rPr>
          <w:rFonts w:eastAsia="DengXian"/>
          <w:lang w:eastAsia="zh-CN"/>
        </w:rPr>
        <w:t>hemorraghic</w:t>
      </w:r>
      <w:proofErr w:type="spellEnd"/>
      <w:r>
        <w:rPr>
          <w:rFonts w:eastAsia="DengXian"/>
          <w:lang w:eastAsia="zh-CN"/>
        </w:rPr>
        <w:t xml:space="preserve"> stroke, GI bleeding, or other bleeding), ischemic stroke and haemorrhagic stroke</w:t>
      </w:r>
      <w:r w:rsidRPr="00590F11">
        <w:t xml:space="preserve"> incidence over</w:t>
      </w:r>
      <w:r>
        <w:rPr>
          <w:rFonts w:eastAsia="DengXian"/>
          <w:lang w:eastAsia="zh-CN"/>
        </w:rPr>
        <w:t xml:space="preserve"> 3</w:t>
      </w:r>
      <w:r w:rsidRPr="00590F11">
        <w:t xml:space="preserve"> years, by oral anticoagulants </w:t>
      </w:r>
      <w:r>
        <w:rPr>
          <w:rFonts w:eastAsia="DengXian"/>
          <w:lang w:eastAsia="zh-CN"/>
        </w:rPr>
        <w:t xml:space="preserve">drug </w:t>
      </w:r>
      <w:r w:rsidRPr="00590F11">
        <w:t xml:space="preserve">used or not, in </w:t>
      </w:r>
      <w:r>
        <w:t>kidney</w:t>
      </w:r>
      <w:r w:rsidRPr="00590F11">
        <w:t xml:space="preserve"> failure </w:t>
      </w:r>
      <w:r>
        <w:t>on</w:t>
      </w:r>
      <w:r w:rsidRPr="00590F11">
        <w:t xml:space="preserve"> peritoneal dialysis, HK CDARS data 200</w:t>
      </w:r>
      <w:r>
        <w:rPr>
          <w:rFonts w:eastAsia="DengXian"/>
          <w:lang w:eastAsia="zh-CN"/>
        </w:rPr>
        <w:t>7</w:t>
      </w:r>
      <w:r w:rsidRPr="00590F11">
        <w:t>- 20</w:t>
      </w:r>
      <w:r>
        <w:rPr>
          <w:rFonts w:eastAsia="DengXian"/>
          <w:lang w:eastAsia="zh-CN"/>
        </w:rPr>
        <w:t>22</w:t>
      </w:r>
    </w:p>
    <w:p w14:paraId="37634329" w14:textId="77777777" w:rsidR="00652F4B" w:rsidRDefault="00652F4B" w:rsidP="00652F4B">
      <w:pPr>
        <w:pStyle w:val="MDPI51figurecaption"/>
      </w:pPr>
      <w:r w:rsidRPr="00072580">
        <w:rPr>
          <w:noProof/>
        </w:rPr>
        <w:drawing>
          <wp:inline distT="0" distB="0" distL="0" distR="0" wp14:anchorId="76145821" wp14:editId="0585DAD6">
            <wp:extent cx="5655945" cy="7069455"/>
            <wp:effectExtent l="0" t="0" r="0" b="4445"/>
            <wp:docPr id="1727166684"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66684" name="Picture 2" descr="A graph of different colored li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b="16606"/>
                    <a:stretch>
                      <a:fillRect/>
                    </a:stretch>
                  </pic:blipFill>
                  <pic:spPr bwMode="auto">
                    <a:xfrm>
                      <a:off x="0" y="0"/>
                      <a:ext cx="5655945" cy="7069455"/>
                    </a:xfrm>
                    <a:prstGeom prst="rect">
                      <a:avLst/>
                    </a:prstGeom>
                    <a:noFill/>
                    <a:ln>
                      <a:noFill/>
                    </a:ln>
                  </pic:spPr>
                </pic:pic>
              </a:graphicData>
            </a:graphic>
          </wp:inline>
        </w:drawing>
      </w:r>
    </w:p>
    <w:p w14:paraId="42C73F06" w14:textId="271BBAB5" w:rsidR="00344844" w:rsidRDefault="00344844">
      <w:pPr>
        <w:rPr>
          <w:ins w:id="1709" w:author="Min Fan" w:date="2025-07-15T17:30:00Z" w16du:dateUtc="2025-07-15T09:30:00Z"/>
          <w:b/>
          <w:bCs/>
          <w:sz w:val="24"/>
          <w:szCs w:val="24"/>
        </w:rPr>
      </w:pPr>
      <w:ins w:id="1710" w:author="Min Fan" w:date="2025-07-15T17:30:00Z" w16du:dateUtc="2025-07-15T09:30:00Z">
        <w:r>
          <w:rPr>
            <w:b/>
            <w:bCs/>
            <w:sz w:val="24"/>
            <w:szCs w:val="24"/>
          </w:rPr>
          <w:br w:type="page"/>
        </w:r>
      </w:ins>
    </w:p>
    <w:p w14:paraId="63F6287E" w14:textId="77777777" w:rsidR="00E24E55" w:rsidRDefault="00E24E55" w:rsidP="00344844">
      <w:pPr>
        <w:pStyle w:val="MDPI21heading1"/>
        <w:rPr>
          <w:ins w:id="1711" w:author="Min Fan" w:date="2025-07-15T17:31:00Z" w16du:dateUtc="2025-07-15T09:31:00Z"/>
          <w:rFonts w:eastAsia="DengXian"/>
          <w:lang w:eastAsia="zh-CN"/>
        </w:rPr>
        <w:sectPr w:rsidR="00E24E55" w:rsidSect="00E24E55">
          <w:pgSz w:w="11906" w:h="16838" w:orient="portrait"/>
          <w:pgMar w:top="1440" w:right="1440" w:bottom="1440" w:left="1440" w:header="708" w:footer="708" w:gutter="0"/>
          <w:cols w:space="708"/>
          <w:docGrid w:linePitch="360"/>
          <w:sectPrChange w:id="1712" w:author="Min Fan" w:date="2025-07-15T17:31:00Z" w16du:dateUtc="2025-07-15T09:31:00Z">
            <w:sectPr w:rsidR="00E24E55" w:rsidSect="00E24E55">
              <w:pgSz w:w="16838" w:h="11906" w:orient="landscape"/>
              <w:pgMar w:top="1440" w:right="1440" w:bottom="1440" w:left="1440" w:header="708" w:footer="708" w:gutter="0"/>
            </w:sectPr>
          </w:sectPrChange>
        </w:sectPr>
      </w:pPr>
    </w:p>
    <w:p w14:paraId="53C145CF" w14:textId="77777777" w:rsidR="00344844" w:rsidRDefault="00344844" w:rsidP="00344844">
      <w:pPr>
        <w:pStyle w:val="MDPI21heading1"/>
        <w:rPr>
          <w:ins w:id="1713" w:author="Min Fan" w:date="2025-07-15T17:31:00Z" w16du:dateUtc="2025-07-15T09:31:00Z"/>
          <w:rFonts w:eastAsia="DengXian"/>
          <w:lang w:eastAsia="zh-CN"/>
        </w:rPr>
      </w:pPr>
      <w:ins w:id="1714" w:author="Min Fan" w:date="2025-07-15T17:31:00Z" w16du:dateUtc="2025-07-15T09:31:00Z">
        <w:r>
          <w:rPr>
            <w:rFonts w:eastAsia="DengXian"/>
            <w:lang w:eastAsia="zh-CN"/>
          </w:rPr>
          <w:lastRenderedPageBreak/>
          <w:t>Supplementary materials</w:t>
        </w:r>
      </w:ins>
    </w:p>
    <w:p w14:paraId="38A00518" w14:textId="77777777" w:rsidR="00344844" w:rsidRDefault="00344844" w:rsidP="00344844">
      <w:pPr>
        <w:pStyle w:val="MDPI41tablecaption"/>
        <w:rPr>
          <w:ins w:id="1715" w:author="Min Fan" w:date="2025-07-15T17:31:00Z" w16du:dateUtc="2025-07-15T09:31:00Z"/>
          <w:rFonts w:eastAsia="DengXian"/>
          <w:lang w:eastAsia="zh-CN"/>
        </w:rPr>
      </w:pPr>
      <w:ins w:id="1716" w:author="Min Fan" w:date="2025-07-15T17:31:00Z" w16du:dateUtc="2025-07-15T09:31:00Z">
        <w:r>
          <w:t xml:space="preserve">Supplementary Table </w:t>
        </w:r>
        <w:r>
          <w:fldChar w:fldCharType="begin"/>
        </w:r>
        <w:r>
          <w:instrText xml:space="preserve"> SEQ Supplementary_Table \* ARABIC </w:instrText>
        </w:r>
        <w:r>
          <w:fldChar w:fldCharType="separate"/>
        </w:r>
        <w:r>
          <w:rPr>
            <w:noProof/>
          </w:rPr>
          <w:t>1</w:t>
        </w:r>
        <w:r>
          <w:fldChar w:fldCharType="end"/>
        </w:r>
        <w:r>
          <w:rPr>
            <w:rFonts w:eastAsia="DengXian"/>
            <w:lang w:eastAsia="zh-CN"/>
          </w:rPr>
          <w:t>.</w:t>
        </w:r>
        <w:r w:rsidRPr="00590F11">
          <w:rPr>
            <w:rFonts w:eastAsia="DengXian"/>
          </w:rPr>
          <w:t xml:space="preserve">Summary of the protocol of a target trial for studying the </w:t>
        </w:r>
        <w:r>
          <w:rPr>
            <w:rFonts w:eastAsia="DengXian"/>
            <w:lang w:eastAsia="zh-CN"/>
          </w:rPr>
          <w:t xml:space="preserve">safety and effectiveness </w:t>
        </w:r>
        <w:r w:rsidRPr="00590F11">
          <w:rPr>
            <w:rFonts w:eastAsia="DengXian"/>
          </w:rPr>
          <w:t xml:space="preserve">of </w:t>
        </w:r>
        <w:r>
          <w:rPr>
            <w:rFonts w:eastAsia="DengXian"/>
            <w:lang w:eastAsia="zh-CN"/>
          </w:rPr>
          <w:t>oral coagulants</w:t>
        </w:r>
        <w:r w:rsidRPr="00590F11">
          <w:rPr>
            <w:rFonts w:eastAsia="DengXian"/>
          </w:rPr>
          <w:t xml:space="preserve"> </w:t>
        </w:r>
        <w:r>
          <w:rPr>
            <w:rFonts w:eastAsia="DengXian"/>
            <w:lang w:eastAsia="zh-CN"/>
          </w:rPr>
          <w:t>in dialysis patients with atrial fibrillation or atrial flutter</w:t>
        </w:r>
        <w:r w:rsidRPr="00590F11">
          <w:rPr>
            <w:rFonts w:eastAsia="DengXian"/>
          </w:rPr>
          <w:t xml:space="preserve">, and summary of the target trial is emulated using </w:t>
        </w:r>
        <w:r>
          <w:rPr>
            <w:rFonts w:eastAsia="DengXian"/>
            <w:lang w:eastAsia="zh-CN"/>
          </w:rPr>
          <w:t xml:space="preserve">HK CDARS </w:t>
        </w:r>
        <w:r w:rsidRPr="00590F11">
          <w:rPr>
            <w:rFonts w:eastAsia="DengXian"/>
          </w:rPr>
          <w:t>data.</w:t>
        </w:r>
      </w:ins>
    </w:p>
    <w:tbl>
      <w:tblPr>
        <w:tblStyle w:val="MDPI41threelinetable"/>
        <w:tblW w:w="13608" w:type="dxa"/>
        <w:tblLook w:val="04A0" w:firstRow="1" w:lastRow="0" w:firstColumn="1" w:lastColumn="0" w:noHBand="0" w:noVBand="1"/>
      </w:tblPr>
      <w:tblGrid>
        <w:gridCol w:w="1418"/>
        <w:gridCol w:w="5954"/>
        <w:gridCol w:w="6236"/>
      </w:tblGrid>
      <w:tr w:rsidR="00344844" w:rsidRPr="00590F11" w14:paraId="714D734A" w14:textId="77777777" w:rsidTr="00F769D4">
        <w:trPr>
          <w:cnfStyle w:val="100000000000" w:firstRow="1" w:lastRow="0" w:firstColumn="0" w:lastColumn="0" w:oddVBand="0" w:evenVBand="0" w:oddHBand="0" w:evenHBand="0" w:firstRowFirstColumn="0" w:firstRowLastColumn="0" w:lastRowFirstColumn="0" w:lastRowLastColumn="0"/>
          <w:ins w:id="1717" w:author="Min Fan" w:date="2025-07-15T17:31:00Z"/>
        </w:trPr>
        <w:tc>
          <w:tcPr>
            <w:tcW w:w="1418" w:type="dxa"/>
            <w:tcBorders>
              <w:top w:val="single" w:sz="8" w:space="0" w:color="auto"/>
            </w:tcBorders>
            <w:hideMark/>
          </w:tcPr>
          <w:p w14:paraId="6DF03CF6" w14:textId="77777777" w:rsidR="00344844" w:rsidRPr="00590F11" w:rsidRDefault="00344844" w:rsidP="00F769D4">
            <w:pPr>
              <w:spacing w:after="160" w:line="278" w:lineRule="auto"/>
              <w:rPr>
                <w:ins w:id="1718" w:author="Min Fan" w:date="2025-07-15T17:31:00Z" w16du:dateUtc="2025-07-15T09:31:00Z"/>
                <w:rFonts w:eastAsia="DengXian"/>
                <w:bCs/>
                <w:lang w:val="en-GB"/>
              </w:rPr>
            </w:pPr>
            <w:ins w:id="1719" w:author="Min Fan" w:date="2025-07-15T17:31:00Z" w16du:dateUtc="2025-07-15T09:31:00Z">
              <w:r w:rsidRPr="00590F11">
                <w:rPr>
                  <w:rFonts w:eastAsia="DengXian"/>
                  <w:bCs/>
                  <w:lang w:val="en-GB"/>
                </w:rPr>
                <w:t>Protocol component</w:t>
              </w:r>
            </w:ins>
          </w:p>
        </w:tc>
        <w:tc>
          <w:tcPr>
            <w:tcW w:w="5954" w:type="dxa"/>
            <w:tcBorders>
              <w:top w:val="single" w:sz="8" w:space="0" w:color="auto"/>
            </w:tcBorders>
            <w:hideMark/>
          </w:tcPr>
          <w:p w14:paraId="345FA201" w14:textId="77777777" w:rsidR="00344844" w:rsidRPr="00590F11" w:rsidRDefault="00344844" w:rsidP="00F769D4">
            <w:pPr>
              <w:spacing w:after="160" w:line="278" w:lineRule="auto"/>
              <w:rPr>
                <w:ins w:id="1720" w:author="Min Fan" w:date="2025-07-15T17:31:00Z" w16du:dateUtc="2025-07-15T09:31:00Z"/>
                <w:rFonts w:eastAsia="DengXian"/>
                <w:bCs/>
                <w:lang w:val="en-GB"/>
              </w:rPr>
            </w:pPr>
            <w:ins w:id="1721" w:author="Min Fan" w:date="2025-07-15T17:31:00Z" w16du:dateUtc="2025-07-15T09:31:00Z">
              <w:r w:rsidRPr="00590F11">
                <w:rPr>
                  <w:rFonts w:eastAsia="DengXian"/>
                  <w:bCs/>
                  <w:lang w:val="en-GB"/>
                </w:rPr>
                <w:t>Target trial</w:t>
              </w:r>
            </w:ins>
          </w:p>
        </w:tc>
        <w:tc>
          <w:tcPr>
            <w:tcW w:w="6236" w:type="dxa"/>
            <w:tcBorders>
              <w:top w:val="single" w:sz="8" w:space="0" w:color="auto"/>
            </w:tcBorders>
            <w:hideMark/>
          </w:tcPr>
          <w:p w14:paraId="53D6C4EC" w14:textId="77777777" w:rsidR="00344844" w:rsidRPr="00590F11" w:rsidRDefault="00344844" w:rsidP="00F769D4">
            <w:pPr>
              <w:spacing w:after="160" w:line="278" w:lineRule="auto"/>
              <w:rPr>
                <w:ins w:id="1722" w:author="Min Fan" w:date="2025-07-15T17:31:00Z" w16du:dateUtc="2025-07-15T09:31:00Z"/>
                <w:rFonts w:eastAsia="DengXian"/>
                <w:bCs/>
                <w:lang w:val="en-GB"/>
              </w:rPr>
            </w:pPr>
            <w:ins w:id="1723" w:author="Min Fan" w:date="2025-07-15T17:31:00Z" w16du:dateUtc="2025-07-15T09:31:00Z">
              <w:r w:rsidRPr="00590F11">
                <w:rPr>
                  <w:rFonts w:eastAsia="DengXian"/>
                  <w:bCs/>
                  <w:lang w:val="en-GB"/>
                </w:rPr>
                <w:t xml:space="preserve">Emulation of the target trial using </w:t>
              </w:r>
              <w:r>
                <w:rPr>
                  <w:rFonts w:eastAsia="DengXian"/>
                  <w:bCs/>
                  <w:lang w:val="en-GB"/>
                </w:rPr>
                <w:t xml:space="preserve">HK CDARS </w:t>
              </w:r>
              <w:r w:rsidRPr="00590F11">
                <w:rPr>
                  <w:rFonts w:eastAsia="DengXian"/>
                  <w:bCs/>
                  <w:lang w:val="en-GB"/>
                </w:rPr>
                <w:t>data</w:t>
              </w:r>
            </w:ins>
          </w:p>
        </w:tc>
      </w:tr>
      <w:tr w:rsidR="00344844" w:rsidRPr="0076657D" w14:paraId="272B1C7E" w14:textId="77777777" w:rsidTr="00F769D4">
        <w:trPr>
          <w:ins w:id="1724" w:author="Min Fan" w:date="2025-07-15T17:31:00Z"/>
        </w:trPr>
        <w:tc>
          <w:tcPr>
            <w:tcW w:w="1418" w:type="dxa"/>
            <w:hideMark/>
          </w:tcPr>
          <w:p w14:paraId="434CCAC1" w14:textId="77777777" w:rsidR="00344844" w:rsidRPr="00590F11" w:rsidRDefault="00344844" w:rsidP="00F769D4">
            <w:pPr>
              <w:spacing w:after="160" w:line="278" w:lineRule="auto"/>
              <w:jc w:val="left"/>
              <w:rPr>
                <w:ins w:id="1725" w:author="Min Fan" w:date="2025-07-15T17:31:00Z" w16du:dateUtc="2025-07-15T09:31:00Z"/>
                <w:rFonts w:eastAsia="DengXian"/>
                <w:lang w:val="en-GB"/>
              </w:rPr>
            </w:pPr>
            <w:ins w:id="1726" w:author="Min Fan" w:date="2025-07-15T17:31:00Z" w16du:dateUtc="2025-07-15T09:31:00Z">
              <w:r w:rsidRPr="00590F11">
                <w:rPr>
                  <w:rFonts w:eastAsia="DengXian"/>
                  <w:lang w:val="en-GB"/>
                </w:rPr>
                <w:t>Eligibility criteria</w:t>
              </w:r>
            </w:ins>
          </w:p>
        </w:tc>
        <w:tc>
          <w:tcPr>
            <w:tcW w:w="5954" w:type="dxa"/>
            <w:hideMark/>
          </w:tcPr>
          <w:p w14:paraId="740B251A" w14:textId="77777777" w:rsidR="00344844" w:rsidRPr="00590F11" w:rsidRDefault="00344844" w:rsidP="00F769D4">
            <w:pPr>
              <w:pStyle w:val="MDPI31text"/>
              <w:rPr>
                <w:ins w:id="1727" w:author="Min Fan" w:date="2025-07-15T17:31:00Z" w16du:dateUtc="2025-07-15T09:31:00Z"/>
                <w:rFonts w:eastAsia="DengXian"/>
                <w:lang w:eastAsia="zh-CN"/>
              </w:rPr>
            </w:pPr>
            <w:ins w:id="1728" w:author="Min Fan" w:date="2025-07-15T17:31:00Z" w16du:dateUtc="2025-07-15T09:31:00Z">
              <w:r w:rsidRPr="00590F11">
                <w:rPr>
                  <w:rFonts w:eastAsia="DengXian"/>
                  <w:lang w:eastAsia="zh-CN"/>
                </w:rPr>
                <w:t xml:space="preserve">People with </w:t>
              </w:r>
              <w:r>
                <w:rPr>
                  <w:rFonts w:eastAsiaTheme="minorEastAsia"/>
                </w:rPr>
                <w:t>kidney</w:t>
              </w:r>
              <w:r w:rsidRPr="00590F11">
                <w:rPr>
                  <w:rFonts w:eastAsiaTheme="minorEastAsia"/>
                </w:rPr>
                <w:t xml:space="preserve"> failure </w:t>
              </w:r>
              <w:r>
                <w:t xml:space="preserve">undergoing </w:t>
              </w:r>
              <w:r w:rsidRPr="00590F11">
                <w:rPr>
                  <w:rFonts w:eastAsiaTheme="minorEastAsia"/>
                </w:rPr>
                <w:t>peritoneal dialysis</w:t>
              </w:r>
              <w:r w:rsidRPr="00590F11">
                <w:rPr>
                  <w:rFonts w:eastAsia="DengXian"/>
                  <w:lang w:eastAsia="zh-CN"/>
                </w:rPr>
                <w:t xml:space="preserve"> </w:t>
              </w:r>
              <w:r>
                <w:rPr>
                  <w:rFonts w:eastAsia="DengXian"/>
                </w:rPr>
                <w:t xml:space="preserve">with a diagnosis of atrial fibrillation or atrial flutter </w:t>
              </w:r>
              <w:r w:rsidRPr="00590F11">
                <w:rPr>
                  <w:rFonts w:eastAsia="DengXian"/>
                  <w:lang w:eastAsia="zh-CN"/>
                </w:rPr>
                <w:t xml:space="preserve">aged </w:t>
              </w:r>
              <w:r>
                <w:rPr>
                  <w:rFonts w:eastAsia="DengXian"/>
                </w:rPr>
                <w:t xml:space="preserve">18 </w:t>
              </w:r>
              <w:r w:rsidRPr="00590F11">
                <w:rPr>
                  <w:rFonts w:eastAsia="DengXian"/>
                  <w:lang w:eastAsia="zh-CN"/>
                </w:rPr>
                <w:t xml:space="preserve">or older and who have not used </w:t>
              </w:r>
              <w:r>
                <w:rPr>
                  <w:rFonts w:eastAsia="DengXian"/>
                </w:rPr>
                <w:t>oral coagulants</w:t>
              </w:r>
              <w:r w:rsidRPr="00590F11">
                <w:rPr>
                  <w:rFonts w:eastAsia="DengXian"/>
                  <w:lang w:eastAsia="zh-CN"/>
                </w:rPr>
                <w:t>.</w:t>
              </w:r>
            </w:ins>
          </w:p>
        </w:tc>
        <w:tc>
          <w:tcPr>
            <w:tcW w:w="6236" w:type="dxa"/>
            <w:hideMark/>
          </w:tcPr>
          <w:p w14:paraId="6A9B5239" w14:textId="77777777" w:rsidR="00344844" w:rsidRDefault="00344844" w:rsidP="00F769D4">
            <w:pPr>
              <w:pStyle w:val="MDPI31text"/>
              <w:rPr>
                <w:ins w:id="1729" w:author="Min Fan" w:date="2025-07-15T17:31:00Z" w16du:dateUtc="2025-07-15T09:31:00Z"/>
                <w:rFonts w:eastAsia="DengXian"/>
              </w:rPr>
            </w:pPr>
            <w:ins w:id="1730" w:author="Min Fan" w:date="2025-07-15T17:31:00Z" w16du:dateUtc="2025-07-15T09:31:00Z">
              <w:r w:rsidRPr="00590F11">
                <w:rPr>
                  <w:rFonts w:eastAsia="DengXian"/>
                  <w:lang w:eastAsia="zh-CN"/>
                </w:rPr>
                <w:t>The target trial is emulated using data</w:t>
              </w:r>
              <w:r>
                <w:rPr>
                  <w:rFonts w:eastAsia="DengXian"/>
                </w:rPr>
                <w:t xml:space="preserve"> in CDARS </w:t>
              </w:r>
              <w:r w:rsidRPr="00590F11">
                <w:rPr>
                  <w:rFonts w:eastAsia="DengXian"/>
                  <w:lang w:eastAsia="zh-CN"/>
                </w:rPr>
                <w:t xml:space="preserve">on people who were </w:t>
              </w:r>
              <w:r>
                <w:rPr>
                  <w:rFonts w:eastAsia="DengXian"/>
                </w:rPr>
                <w:t xml:space="preserve">diagnosis with kidney failure undergoing peritoneal dialysis with a </w:t>
              </w:r>
              <w:proofErr w:type="gramStart"/>
              <w:r>
                <w:rPr>
                  <w:rFonts w:eastAsia="DengXian"/>
                </w:rPr>
                <w:t>newly</w:t>
              </w:r>
              <w:proofErr w:type="gramEnd"/>
              <w:r>
                <w:rPr>
                  <w:rFonts w:eastAsia="DengXian"/>
                </w:rPr>
                <w:t xml:space="preserve"> diagnosis of atrial fibrillation or atrial flutter between 2007 and 2022. The emulation is performed using sequential trials approaches. At a given </w:t>
              </w:r>
              <w:proofErr w:type="spellStart"/>
              <w:r>
                <w:rPr>
                  <w:rFonts w:eastAsia="DengXian"/>
                </w:rPr>
                <w:t>montly</w:t>
              </w:r>
              <w:proofErr w:type="spellEnd"/>
              <w:r>
                <w:rPr>
                  <w:rFonts w:eastAsia="DengXian"/>
                </w:rPr>
                <w:t xml:space="preserve"> from 2007 to 2022, a</w:t>
              </w:r>
              <w:r>
                <w:rPr>
                  <w:rFonts w:eastAsia="DengXian"/>
                  <w:lang w:eastAsia="zh-CN"/>
                </w:rPr>
                <w:t>n individual</w:t>
              </w:r>
              <w:r>
                <w:rPr>
                  <w:rFonts w:eastAsia="DengXian"/>
                </w:rPr>
                <w:t xml:space="preserve"> is defined as meeting the eligibility criteria if they meet the following conditions:</w:t>
              </w:r>
            </w:ins>
          </w:p>
          <w:p w14:paraId="63AE579B" w14:textId="77777777" w:rsidR="00344844" w:rsidRDefault="00344844" w:rsidP="00344844">
            <w:pPr>
              <w:pStyle w:val="ListParagraph"/>
              <w:numPr>
                <w:ilvl w:val="0"/>
                <w:numId w:val="7"/>
              </w:numPr>
              <w:ind w:left="851" w:hanging="567"/>
              <w:jc w:val="left"/>
              <w:rPr>
                <w:ins w:id="1731" w:author="Min Fan" w:date="2025-07-15T17:31:00Z" w16du:dateUtc="2025-07-15T09:31:00Z"/>
                <w:rFonts w:eastAsia="DengXian"/>
                <w:lang w:val="en-GB"/>
              </w:rPr>
            </w:pPr>
            <w:ins w:id="1732" w:author="Min Fan" w:date="2025-07-15T17:31:00Z" w16du:dateUtc="2025-07-15T09:31:00Z">
              <w:r>
                <w:rPr>
                  <w:rFonts w:eastAsia="DengXian"/>
                  <w:lang w:val="en-GB"/>
                </w:rPr>
                <w:t xml:space="preserve">Age 18 or </w:t>
              </w:r>
              <w:proofErr w:type="gramStart"/>
              <w:r>
                <w:rPr>
                  <w:rFonts w:eastAsia="DengXian"/>
                  <w:lang w:val="en-GB"/>
                </w:rPr>
                <w:t>older;</w:t>
              </w:r>
              <w:proofErr w:type="gramEnd"/>
            </w:ins>
          </w:p>
          <w:p w14:paraId="3263BBA9" w14:textId="77777777" w:rsidR="00344844" w:rsidRDefault="00344844" w:rsidP="00344844">
            <w:pPr>
              <w:pStyle w:val="ListParagraph"/>
              <w:numPr>
                <w:ilvl w:val="0"/>
                <w:numId w:val="7"/>
              </w:numPr>
              <w:ind w:left="851" w:hanging="567"/>
              <w:jc w:val="left"/>
              <w:rPr>
                <w:ins w:id="1733" w:author="Min Fan" w:date="2025-07-15T17:31:00Z" w16du:dateUtc="2025-07-15T09:31:00Z"/>
                <w:rFonts w:eastAsia="DengXian"/>
                <w:lang w:val="en-GB"/>
              </w:rPr>
            </w:pPr>
            <w:ins w:id="1734" w:author="Min Fan" w:date="2025-07-15T17:31:00Z" w16du:dateUtc="2025-07-15T09:31:00Z">
              <w:r>
                <w:rPr>
                  <w:rFonts w:eastAsia="DengXian"/>
                  <w:lang w:val="en-GB"/>
                </w:rPr>
                <w:t xml:space="preserve">Still underwent peritoneal </w:t>
              </w:r>
              <w:proofErr w:type="gramStart"/>
              <w:r>
                <w:rPr>
                  <w:rFonts w:eastAsia="DengXian"/>
                  <w:lang w:val="en-GB"/>
                </w:rPr>
                <w:t>dialysis;</w:t>
              </w:r>
              <w:proofErr w:type="gramEnd"/>
            </w:ins>
          </w:p>
          <w:p w14:paraId="372320E1" w14:textId="77777777" w:rsidR="00344844" w:rsidRDefault="00344844" w:rsidP="00344844">
            <w:pPr>
              <w:pStyle w:val="ListParagraph"/>
              <w:numPr>
                <w:ilvl w:val="0"/>
                <w:numId w:val="7"/>
              </w:numPr>
              <w:ind w:left="851" w:hanging="567"/>
              <w:jc w:val="left"/>
              <w:rPr>
                <w:ins w:id="1735" w:author="Min Fan" w:date="2025-07-15T17:31:00Z" w16du:dateUtc="2025-07-15T09:31:00Z"/>
                <w:rFonts w:eastAsia="DengXian"/>
                <w:lang w:val="en-GB"/>
              </w:rPr>
            </w:pPr>
            <w:ins w:id="1736" w:author="Min Fan" w:date="2025-07-15T17:31:00Z" w16du:dateUtc="2025-07-15T09:31:00Z">
              <w:r>
                <w:rPr>
                  <w:rFonts w:eastAsia="DengXian"/>
                  <w:lang w:val="en-GB"/>
                </w:rPr>
                <w:t xml:space="preserve">With a diagnosis of atrial fibrillation or atrial flutter before index </w:t>
              </w:r>
              <w:proofErr w:type="gramStart"/>
              <w:r>
                <w:rPr>
                  <w:rFonts w:eastAsia="DengXian"/>
                  <w:lang w:val="en-GB"/>
                </w:rPr>
                <w:t>date;</w:t>
              </w:r>
              <w:proofErr w:type="gramEnd"/>
            </w:ins>
          </w:p>
          <w:p w14:paraId="59B13373" w14:textId="77777777" w:rsidR="00344844" w:rsidRDefault="00344844" w:rsidP="00344844">
            <w:pPr>
              <w:pStyle w:val="ListParagraph"/>
              <w:numPr>
                <w:ilvl w:val="0"/>
                <w:numId w:val="7"/>
              </w:numPr>
              <w:ind w:left="851" w:hanging="567"/>
              <w:jc w:val="left"/>
              <w:rPr>
                <w:ins w:id="1737" w:author="Min Fan" w:date="2025-07-15T17:31:00Z" w16du:dateUtc="2025-07-15T09:31:00Z"/>
                <w:rFonts w:eastAsia="DengXian"/>
                <w:lang w:val="en-GB"/>
              </w:rPr>
            </w:pPr>
            <w:ins w:id="1738" w:author="Min Fan" w:date="2025-07-15T17:31:00Z" w16du:dateUtc="2025-07-15T09:31:00Z">
              <w:r>
                <w:rPr>
                  <w:rFonts w:eastAsia="DengXian"/>
                  <w:lang w:val="en-GB"/>
                </w:rPr>
                <w:t xml:space="preserve">Without any OAC prescription record before two months till </w:t>
              </w:r>
              <w:proofErr w:type="gramStart"/>
              <w:r>
                <w:rPr>
                  <w:rFonts w:eastAsia="DengXian"/>
                  <w:lang w:val="en-GB"/>
                </w:rPr>
                <w:t>1993;</w:t>
              </w:r>
              <w:proofErr w:type="gramEnd"/>
            </w:ins>
          </w:p>
          <w:p w14:paraId="7E0FA933" w14:textId="77777777" w:rsidR="00344844" w:rsidRPr="00021049" w:rsidRDefault="00344844" w:rsidP="00344844">
            <w:pPr>
              <w:pStyle w:val="ListParagraph"/>
              <w:numPr>
                <w:ilvl w:val="0"/>
                <w:numId w:val="7"/>
              </w:numPr>
              <w:ind w:left="851" w:hanging="567"/>
              <w:jc w:val="left"/>
              <w:rPr>
                <w:ins w:id="1739" w:author="Min Fan" w:date="2025-07-15T17:31:00Z" w16du:dateUtc="2025-07-15T09:31:00Z"/>
                <w:rFonts w:eastAsia="DengXian"/>
                <w:lang w:val="en-GB"/>
              </w:rPr>
            </w:pPr>
            <w:ins w:id="1740" w:author="Min Fan" w:date="2025-07-15T17:31:00Z" w16du:dateUtc="2025-07-15T09:31:00Z">
              <w:r>
                <w:rPr>
                  <w:rFonts w:eastAsia="DengXian"/>
                  <w:lang w:val="en-GB"/>
                </w:rPr>
                <w:t>Without</w:t>
              </w:r>
              <w:r w:rsidRPr="00021049">
                <w:rPr>
                  <w:rFonts w:eastAsia="DengXian"/>
                  <w:lang w:val="en-GB"/>
                </w:rPr>
                <w:t xml:space="preserve"> </w:t>
              </w:r>
              <w:proofErr w:type="spellStart"/>
              <w:r>
                <w:rPr>
                  <w:rFonts w:eastAsia="DengXian"/>
                  <w:lang w:val="en-GB"/>
                </w:rPr>
                <w:t>hemodialysis</w:t>
              </w:r>
              <w:proofErr w:type="spellEnd"/>
              <w:r>
                <w:rPr>
                  <w:rFonts w:eastAsia="DengXian"/>
                  <w:lang w:val="en-GB"/>
                </w:rPr>
                <w:t xml:space="preserve">, renal </w:t>
              </w:r>
              <w:r w:rsidRPr="00021049">
                <w:rPr>
                  <w:rFonts w:eastAsia="DengXian"/>
                  <w:lang w:val="en-GB"/>
                </w:rPr>
                <w:t>transplant</w:t>
              </w:r>
              <w:r>
                <w:rPr>
                  <w:rFonts w:eastAsia="DengXian"/>
                  <w:lang w:val="en-GB"/>
                </w:rPr>
                <w:t xml:space="preserve"> before </w:t>
              </w:r>
            </w:ins>
          </w:p>
          <w:p w14:paraId="39DB1558" w14:textId="77777777" w:rsidR="00344844" w:rsidRDefault="00344844" w:rsidP="00F769D4">
            <w:pPr>
              <w:pStyle w:val="MDPI31text"/>
              <w:rPr>
                <w:ins w:id="1741" w:author="Min Fan" w:date="2025-07-15T17:31:00Z" w16du:dateUtc="2025-07-15T09:31:00Z"/>
                <w:rFonts w:eastAsia="DengXian"/>
              </w:rPr>
            </w:pPr>
            <w:ins w:id="1742" w:author="Min Fan" w:date="2025-07-15T17:31:00Z" w16du:dateUtc="2025-07-15T09:31:00Z">
              <w:r w:rsidRPr="00590F11">
                <w:rPr>
                  <w:rFonts w:eastAsia="DengXian"/>
                </w:rPr>
                <w:t xml:space="preserve"> </w:t>
              </w:r>
            </w:ins>
          </w:p>
          <w:p w14:paraId="24CEA8B6" w14:textId="77777777" w:rsidR="00344844" w:rsidRPr="00590F11" w:rsidRDefault="00344844" w:rsidP="00F769D4">
            <w:pPr>
              <w:pStyle w:val="MDPI31text"/>
              <w:rPr>
                <w:ins w:id="1743" w:author="Min Fan" w:date="2025-07-15T17:31:00Z" w16du:dateUtc="2025-07-15T09:31:00Z"/>
                <w:rFonts w:eastAsia="DengXian"/>
              </w:rPr>
            </w:pPr>
            <w:ins w:id="1744" w:author="Min Fan" w:date="2025-07-15T17:31:00Z" w16du:dateUtc="2025-07-15T09:31:00Z">
              <w:r w:rsidRPr="00590F11">
                <w:rPr>
                  <w:rFonts w:eastAsia="DengXian"/>
                </w:rPr>
                <w:t>The first visit at which the trial emulation eligibility criteria are met in the available data is denoted</w:t>
              </w:r>
              <w:r>
                <w:rPr>
                  <w:rFonts w:eastAsia="DengXian"/>
                  <w:lang w:eastAsia="zh-CN"/>
                </w:rPr>
                <w:t xml:space="preserve"> </w:t>
              </w:r>
              <w:r w:rsidRPr="00590F11">
                <w:rPr>
                  <w:rFonts w:ascii="Cambria Math" w:eastAsia="DengXian" w:hAnsi="Cambria Math" w:cs="Cambria Math"/>
                </w:rPr>
                <w:t>𝑘</w:t>
              </w:r>
              <w:r w:rsidRPr="00590F11">
                <w:rPr>
                  <w:rFonts w:eastAsia="DengXian"/>
                </w:rPr>
                <w:t>=0</w:t>
              </w:r>
              <w:r>
                <w:rPr>
                  <w:rFonts w:eastAsia="DengXian"/>
                  <w:lang w:eastAsia="zh-CN"/>
                </w:rPr>
                <w:t xml:space="preserve"> </w:t>
              </w:r>
              <w:r w:rsidRPr="00590F11">
                <w:rPr>
                  <w:rFonts w:eastAsia="DengXian"/>
                </w:rPr>
                <w:t xml:space="preserve">and subsequent </w:t>
              </w:r>
              <w:r>
                <w:rPr>
                  <w:rFonts w:eastAsia="DengXian"/>
                </w:rPr>
                <w:t>trial</w:t>
              </w:r>
              <w:r w:rsidRPr="00590F11">
                <w:rPr>
                  <w:rFonts w:eastAsia="DengXian"/>
                </w:rPr>
                <w:t xml:space="preserve"> times are</w:t>
              </w:r>
              <w:r>
                <w:rPr>
                  <w:rFonts w:eastAsia="DengXian"/>
                  <w:lang w:eastAsia="zh-CN"/>
                </w:rPr>
                <w:t xml:space="preserve"> </w:t>
              </w:r>
              <w:r w:rsidRPr="00590F11">
                <w:rPr>
                  <w:rFonts w:ascii="Cambria Math" w:eastAsia="DengXian" w:hAnsi="Cambria Math" w:cs="Cambria Math"/>
                </w:rPr>
                <w:t>𝑘</w:t>
              </w:r>
              <w:r w:rsidRPr="00590F11">
                <w:rPr>
                  <w:rFonts w:eastAsia="DengXian"/>
                </w:rPr>
                <w:t>=</w:t>
              </w:r>
              <w:proofErr w:type="gramStart"/>
              <w:r w:rsidRPr="00590F11">
                <w:rPr>
                  <w:rFonts w:eastAsia="DengXian"/>
                </w:rPr>
                <w:t>1,2,…</w:t>
              </w:r>
              <w:proofErr w:type="gramEnd"/>
              <w:r w:rsidRPr="00590F11">
                <w:rPr>
                  <w:rFonts w:eastAsia="DengXian"/>
                </w:rPr>
                <w:t xml:space="preserve">. The maximum number of </w:t>
              </w:r>
              <w:proofErr w:type="gramStart"/>
              <w:r>
                <w:rPr>
                  <w:rFonts w:eastAsia="DengXian"/>
                  <w:lang w:eastAsia="zh-CN"/>
                </w:rPr>
                <w:t>trial</w:t>
              </w:r>
              <w:proofErr w:type="gramEnd"/>
              <w:r w:rsidRPr="00590F11">
                <w:rPr>
                  <w:rFonts w:eastAsia="DengXian"/>
                </w:rPr>
                <w:t xml:space="preserve"> is </w:t>
              </w:r>
              <w:r>
                <w:rPr>
                  <w:rFonts w:eastAsia="DengXian"/>
                </w:rPr>
                <w:t>19</w:t>
              </w:r>
              <w:r>
                <w:rPr>
                  <w:rFonts w:eastAsia="DengXian"/>
                  <w:lang w:eastAsia="zh-CN"/>
                </w:rPr>
                <w:t>1</w:t>
              </w:r>
              <w:r w:rsidRPr="00590F11">
                <w:rPr>
                  <w:rFonts w:eastAsia="DengXian"/>
                </w:rPr>
                <w:t xml:space="preserve">, </w:t>
              </w:r>
              <w:proofErr w:type="gramStart"/>
              <w:r w:rsidRPr="00590F11">
                <w:rPr>
                  <w:rFonts w:eastAsia="DengXian"/>
                </w:rPr>
                <w:t>with</w:t>
              </w:r>
              <w:r>
                <w:rPr>
                  <w:rFonts w:eastAsia="DengXian"/>
                  <w:lang w:eastAsia="zh-CN"/>
                </w:rPr>
                <w:t xml:space="preserve"> </w:t>
              </w:r>
              <w:r w:rsidRPr="00590F11">
                <w:rPr>
                  <w:rFonts w:ascii="Cambria Math" w:eastAsia="DengXian" w:hAnsi="Cambria Math" w:cs="Cambria Math"/>
                </w:rPr>
                <w:t>𝑘</w:t>
              </w:r>
              <w:proofErr w:type="gramEnd"/>
              <w:r w:rsidRPr="00590F11">
                <w:rPr>
                  <w:rFonts w:eastAsia="DengXian"/>
                </w:rPr>
                <w:t>=</w:t>
              </w:r>
              <w:r>
                <w:rPr>
                  <w:rFonts w:eastAsia="DengXian"/>
                </w:rPr>
                <w:t>19</w:t>
              </w:r>
              <w:r>
                <w:rPr>
                  <w:rFonts w:eastAsia="DengXian"/>
                  <w:lang w:eastAsia="zh-CN"/>
                </w:rPr>
                <w:t xml:space="preserve">1 </w:t>
              </w:r>
              <w:r w:rsidRPr="00590F11">
                <w:rPr>
                  <w:rFonts w:eastAsia="DengXian"/>
                </w:rPr>
                <w:t>corresponding to</w:t>
              </w:r>
              <w:r>
                <w:rPr>
                  <w:rFonts w:eastAsia="DengXian"/>
                </w:rPr>
                <w:t xml:space="preserve"> the index date of</w:t>
              </w:r>
              <w:r w:rsidRPr="00590F11">
                <w:rPr>
                  <w:rFonts w:eastAsia="DengXian"/>
                </w:rPr>
                <w:t xml:space="preserve"> 20</w:t>
              </w:r>
              <w:r>
                <w:rPr>
                  <w:rFonts w:eastAsia="DengXian"/>
                </w:rPr>
                <w:t>22-12-01</w:t>
              </w:r>
              <w:r w:rsidRPr="00590F11">
                <w:rPr>
                  <w:rFonts w:eastAsia="DengXian"/>
                </w:rPr>
                <w:t>.</w:t>
              </w:r>
            </w:ins>
          </w:p>
        </w:tc>
      </w:tr>
      <w:tr w:rsidR="00344844" w:rsidRPr="00590F11" w14:paraId="6A0FE222" w14:textId="77777777" w:rsidTr="00F769D4">
        <w:trPr>
          <w:ins w:id="1745" w:author="Min Fan" w:date="2025-07-15T17:31:00Z"/>
        </w:trPr>
        <w:tc>
          <w:tcPr>
            <w:tcW w:w="1418" w:type="dxa"/>
            <w:hideMark/>
          </w:tcPr>
          <w:p w14:paraId="3BF0E777" w14:textId="77777777" w:rsidR="00344844" w:rsidRPr="00590F11" w:rsidRDefault="00344844" w:rsidP="00F769D4">
            <w:pPr>
              <w:spacing w:after="160" w:line="278" w:lineRule="auto"/>
              <w:jc w:val="left"/>
              <w:rPr>
                <w:ins w:id="1746" w:author="Min Fan" w:date="2025-07-15T17:31:00Z" w16du:dateUtc="2025-07-15T09:31:00Z"/>
                <w:rFonts w:eastAsia="DengXian"/>
                <w:lang w:val="en-GB"/>
              </w:rPr>
            </w:pPr>
            <w:ins w:id="1747" w:author="Min Fan" w:date="2025-07-15T17:31:00Z" w16du:dateUtc="2025-07-15T09:31:00Z">
              <w:r w:rsidRPr="00590F11">
                <w:rPr>
                  <w:rFonts w:eastAsia="DengXian"/>
                  <w:lang w:val="en-GB"/>
                </w:rPr>
                <w:t>Treatment strategies</w:t>
              </w:r>
            </w:ins>
          </w:p>
        </w:tc>
        <w:tc>
          <w:tcPr>
            <w:tcW w:w="5954" w:type="dxa"/>
            <w:hideMark/>
          </w:tcPr>
          <w:p w14:paraId="23EC83F8" w14:textId="77777777" w:rsidR="00344844" w:rsidRDefault="00344844" w:rsidP="00F769D4">
            <w:pPr>
              <w:spacing w:after="160" w:line="278" w:lineRule="auto"/>
              <w:jc w:val="left"/>
              <w:rPr>
                <w:ins w:id="1748" w:author="Min Fan" w:date="2025-07-15T17:31:00Z" w16du:dateUtc="2025-07-15T09:31:00Z"/>
                <w:rFonts w:eastAsia="DengXian"/>
                <w:lang w:val="en-GB"/>
              </w:rPr>
            </w:pPr>
            <w:ins w:id="1749" w:author="Min Fan" w:date="2025-07-15T17:31:00Z" w16du:dateUtc="2025-07-15T09:31:00Z">
              <w:r w:rsidRPr="00590F11">
                <w:rPr>
                  <w:rFonts w:eastAsia="DengXian"/>
                  <w:lang w:val="en-GB"/>
                </w:rPr>
                <w:t>(</w:t>
              </w:r>
              <w:proofErr w:type="spellStart"/>
              <w:r w:rsidRPr="00590F11">
                <w:rPr>
                  <w:rFonts w:eastAsia="DengXian"/>
                  <w:lang w:val="en-GB"/>
                </w:rPr>
                <w:t>i</w:t>
              </w:r>
              <w:proofErr w:type="spellEnd"/>
              <w:r w:rsidRPr="00590F11">
                <w:rPr>
                  <w:rFonts w:eastAsia="DengXian"/>
                  <w:lang w:val="en-GB"/>
                </w:rPr>
                <w:t xml:space="preserve">) Do not start using </w:t>
              </w:r>
              <w:r>
                <w:rPr>
                  <w:rFonts w:eastAsia="DengXian"/>
                  <w:lang w:val="en-GB"/>
                </w:rPr>
                <w:t>OAC</w:t>
              </w:r>
              <w:r w:rsidRPr="00590F11">
                <w:rPr>
                  <w:rFonts w:eastAsia="DengXian"/>
                  <w:lang w:val="en-GB"/>
                </w:rPr>
                <w:t xml:space="preserve">. </w:t>
              </w:r>
            </w:ins>
          </w:p>
          <w:p w14:paraId="438F7C5D" w14:textId="77777777" w:rsidR="00344844" w:rsidRPr="00590F11" w:rsidRDefault="00344844" w:rsidP="00F769D4">
            <w:pPr>
              <w:spacing w:after="160" w:line="278" w:lineRule="auto"/>
              <w:jc w:val="left"/>
              <w:rPr>
                <w:ins w:id="1750" w:author="Min Fan" w:date="2025-07-15T17:31:00Z" w16du:dateUtc="2025-07-15T09:31:00Z"/>
                <w:rFonts w:eastAsia="DengXian"/>
                <w:lang w:val="en-GB"/>
              </w:rPr>
            </w:pPr>
            <w:ins w:id="1751" w:author="Min Fan" w:date="2025-07-15T17:31:00Z" w16du:dateUtc="2025-07-15T09:31:00Z">
              <w:r w:rsidRPr="00590F11">
                <w:rPr>
                  <w:rFonts w:eastAsia="DengXian"/>
                  <w:lang w:val="en-GB"/>
                </w:rPr>
                <w:t xml:space="preserve">(ii) Start using </w:t>
              </w:r>
              <w:r>
                <w:rPr>
                  <w:rFonts w:eastAsia="DengXian"/>
                  <w:lang w:val="en-GB"/>
                </w:rPr>
                <w:t>OAC</w:t>
              </w:r>
              <w:r w:rsidRPr="00590F11">
                <w:rPr>
                  <w:rFonts w:eastAsia="DengXian"/>
                  <w:lang w:val="en-GB"/>
                </w:rPr>
                <w:t>.</w:t>
              </w:r>
            </w:ins>
          </w:p>
        </w:tc>
        <w:tc>
          <w:tcPr>
            <w:tcW w:w="6236" w:type="dxa"/>
            <w:hideMark/>
          </w:tcPr>
          <w:p w14:paraId="72A2C942" w14:textId="77777777" w:rsidR="00344844" w:rsidRPr="00590F11" w:rsidRDefault="00344844" w:rsidP="00F769D4">
            <w:pPr>
              <w:spacing w:after="160" w:line="278" w:lineRule="auto"/>
              <w:jc w:val="left"/>
              <w:rPr>
                <w:ins w:id="1752" w:author="Min Fan" w:date="2025-07-15T17:31:00Z" w16du:dateUtc="2025-07-15T09:31:00Z"/>
                <w:rFonts w:eastAsia="DengXian"/>
                <w:lang w:val="en-GB"/>
              </w:rPr>
            </w:pPr>
            <w:ins w:id="1753" w:author="Min Fan" w:date="2025-07-15T17:31:00Z" w16du:dateUtc="2025-07-15T09:31:00Z">
              <w:r w:rsidRPr="00590F11">
                <w:rPr>
                  <w:rFonts w:eastAsia="DengXian"/>
                  <w:lang w:val="en-GB"/>
                </w:rPr>
                <w:t xml:space="preserve">The treatment strategies of interest are as in the target trial. </w:t>
              </w:r>
              <w:r>
                <w:rPr>
                  <w:rFonts w:eastAsia="DengXian"/>
                  <w:lang w:val="en-GB"/>
                </w:rPr>
                <w:t xml:space="preserve">The </w:t>
              </w:r>
              <w:r w:rsidRPr="00590F11">
                <w:rPr>
                  <w:rFonts w:eastAsia="DengXian"/>
                  <w:lang w:val="en-GB"/>
                </w:rPr>
                <w:t>individual</w:t>
              </w:r>
              <w:r>
                <w:rPr>
                  <w:rFonts w:eastAsia="DengXian"/>
                  <w:lang w:val="en-GB"/>
                </w:rPr>
                <w:t>s who start to receive OAC within one month before the index date are treated as OAC users, while those without started OAC are treated as OAC non-users.</w:t>
              </w:r>
            </w:ins>
          </w:p>
        </w:tc>
      </w:tr>
      <w:tr w:rsidR="00344844" w:rsidRPr="00590F11" w14:paraId="3F206AC5" w14:textId="77777777" w:rsidTr="00F769D4">
        <w:trPr>
          <w:ins w:id="1754" w:author="Min Fan" w:date="2025-07-15T17:31:00Z"/>
        </w:trPr>
        <w:tc>
          <w:tcPr>
            <w:tcW w:w="1418" w:type="dxa"/>
            <w:hideMark/>
          </w:tcPr>
          <w:p w14:paraId="7E63279C" w14:textId="77777777" w:rsidR="00344844" w:rsidRPr="00590F11" w:rsidRDefault="00344844" w:rsidP="00F769D4">
            <w:pPr>
              <w:spacing w:after="160" w:line="278" w:lineRule="auto"/>
              <w:jc w:val="left"/>
              <w:rPr>
                <w:ins w:id="1755" w:author="Min Fan" w:date="2025-07-15T17:31:00Z" w16du:dateUtc="2025-07-15T09:31:00Z"/>
                <w:rFonts w:eastAsia="DengXian"/>
                <w:lang w:val="en-GB"/>
              </w:rPr>
            </w:pPr>
            <w:ins w:id="1756" w:author="Min Fan" w:date="2025-07-15T17:31:00Z" w16du:dateUtc="2025-07-15T09:31:00Z">
              <w:r w:rsidRPr="00590F11">
                <w:rPr>
                  <w:rFonts w:eastAsia="DengXian"/>
                  <w:lang w:val="en-GB"/>
                </w:rPr>
                <w:lastRenderedPageBreak/>
                <w:t>Assignment procedures</w:t>
              </w:r>
            </w:ins>
          </w:p>
        </w:tc>
        <w:tc>
          <w:tcPr>
            <w:tcW w:w="5954" w:type="dxa"/>
            <w:hideMark/>
          </w:tcPr>
          <w:p w14:paraId="3CF39624" w14:textId="77777777" w:rsidR="00344844" w:rsidRPr="00590F11" w:rsidRDefault="00344844" w:rsidP="00F769D4">
            <w:pPr>
              <w:spacing w:after="160" w:line="278" w:lineRule="auto"/>
              <w:jc w:val="left"/>
              <w:rPr>
                <w:ins w:id="1757" w:author="Min Fan" w:date="2025-07-15T17:31:00Z" w16du:dateUtc="2025-07-15T09:31:00Z"/>
                <w:rFonts w:eastAsia="DengXian"/>
                <w:lang w:val="en-GB"/>
              </w:rPr>
            </w:pPr>
            <w:ins w:id="1758" w:author="Min Fan" w:date="2025-07-15T17:31:00Z" w16du:dateUtc="2025-07-15T09:31:00Z">
              <w:r w:rsidRPr="00590F11">
                <w:rPr>
                  <w:rFonts w:eastAsia="DengXian"/>
                  <w:lang w:val="en-GB"/>
                </w:rPr>
                <w:t xml:space="preserve">Patients randomly assigned to either treatment strategy. </w:t>
              </w:r>
            </w:ins>
          </w:p>
        </w:tc>
        <w:tc>
          <w:tcPr>
            <w:tcW w:w="6236" w:type="dxa"/>
            <w:hideMark/>
          </w:tcPr>
          <w:p w14:paraId="67D3B054" w14:textId="77777777" w:rsidR="00344844" w:rsidRPr="00590F11" w:rsidRDefault="00344844" w:rsidP="00F769D4">
            <w:pPr>
              <w:pStyle w:val="MDPI31text"/>
              <w:rPr>
                <w:ins w:id="1759" w:author="Min Fan" w:date="2025-07-15T17:31:00Z" w16du:dateUtc="2025-07-15T09:31:00Z"/>
                <w:rFonts w:eastAsia="DengXian"/>
                <w:lang w:val="en-GB" w:eastAsia="zh-CN"/>
              </w:rPr>
            </w:pPr>
            <w:ins w:id="1760" w:author="Min Fan" w:date="2025-07-15T17:31:00Z" w16du:dateUtc="2025-07-15T09:31:00Z">
              <w:r w:rsidRPr="00590F11">
                <w:rPr>
                  <w:rFonts w:eastAsia="DengXian"/>
                  <w:lang w:eastAsia="zh-CN"/>
                </w:rPr>
                <w:t xml:space="preserve">At each </w:t>
              </w:r>
              <w:r>
                <w:rPr>
                  <w:rFonts w:eastAsia="DengXian"/>
                </w:rPr>
                <w:t>trial,</w:t>
              </w:r>
              <w:r w:rsidRPr="00590F11">
                <w:rPr>
                  <w:rFonts w:eastAsia="DengXian"/>
                  <w:lang w:eastAsia="zh-CN"/>
                </w:rPr>
                <w:t xml:space="preserve"> an individual is a</w:t>
              </w:r>
              <w:r>
                <w:rPr>
                  <w:rFonts w:eastAsia="DengXian"/>
                </w:rPr>
                <w:t>n</w:t>
              </w:r>
              <w:r w:rsidRPr="00590F11">
                <w:rPr>
                  <w:rFonts w:eastAsia="DengXian"/>
                  <w:lang w:eastAsia="zh-CN"/>
                </w:rPr>
                <w:t xml:space="preserve"> </w:t>
              </w:r>
              <w:r>
                <w:rPr>
                  <w:rFonts w:eastAsia="DengXian"/>
                </w:rPr>
                <w:t xml:space="preserve">OAC </w:t>
              </w:r>
              <w:r w:rsidRPr="00590F11">
                <w:rPr>
                  <w:rFonts w:eastAsia="DengXian"/>
                  <w:lang w:eastAsia="zh-CN"/>
                </w:rPr>
                <w:t>user or non</w:t>
              </w:r>
              <w:r w:rsidRPr="00590F11">
                <w:rPr>
                  <w:rFonts w:ascii="Cambria Math" w:eastAsia="DengXian" w:hAnsi="Cambria Math" w:cs="Cambria Math"/>
                  <w:lang w:eastAsia="zh-CN"/>
                </w:rPr>
                <w:t>‐</w:t>
              </w:r>
              <w:r w:rsidRPr="00590F11">
                <w:rPr>
                  <w:rFonts w:eastAsia="DengXian"/>
                  <w:lang w:eastAsia="zh-CN"/>
                </w:rPr>
                <w:t xml:space="preserve">user. </w:t>
              </w:r>
              <w:r>
                <w:rPr>
                  <w:rFonts w:eastAsia="DengXian"/>
                </w:rPr>
                <w:t xml:space="preserve">A propensity score matching was used to emulate the randomization of eligible person-trials at baseline, where the users and non-users were matched in a 1:10 ratio within each trial. The nearest </w:t>
              </w:r>
              <w:proofErr w:type="spellStart"/>
              <w:r>
                <w:rPr>
                  <w:rFonts w:eastAsia="DengXian"/>
                </w:rPr>
                <w:t>neighbour</w:t>
              </w:r>
              <w:proofErr w:type="spellEnd"/>
              <w:r>
                <w:rPr>
                  <w:rFonts w:eastAsia="DengXian"/>
                </w:rPr>
                <w:t xml:space="preserve"> propensity score matching without replacement, with a propensity score estimated using logistic regression of the treatment on the covariates. The matching factors included demographic characteristics (sex and age at index), and baseline </w:t>
              </w:r>
              <w:proofErr w:type="spellStart"/>
              <w:r>
                <w:rPr>
                  <w:rFonts w:eastAsia="DengXian"/>
                </w:rPr>
                <w:t>commorbidities</w:t>
              </w:r>
              <w:proofErr w:type="spellEnd"/>
              <w:r>
                <w:rPr>
                  <w:rFonts w:eastAsia="DengXian"/>
                </w:rPr>
                <w:t xml:space="preserve">, in addition to the baseline </w:t>
              </w:r>
              <w:r>
                <w:rPr>
                  <w:rFonts w:eastAsia="DengXian"/>
                  <w:lang w:eastAsia="zh-CN"/>
                </w:rPr>
                <w:t xml:space="preserve">antiplatelet use within each trial </w:t>
              </w:r>
              <w:r>
                <w:rPr>
                  <w:rFonts w:eastAsia="DengXian"/>
                </w:rPr>
                <w:t xml:space="preserve">for the emulation. </w:t>
              </w:r>
              <w:r w:rsidRPr="00590F11">
                <w:rPr>
                  <w:rFonts w:eastAsia="DengXian"/>
                  <w:lang w:val="en-GB" w:eastAsia="zh-CN"/>
                </w:rPr>
                <w:t xml:space="preserve"> </w:t>
              </w:r>
            </w:ins>
          </w:p>
        </w:tc>
      </w:tr>
      <w:tr w:rsidR="00344844" w:rsidRPr="00590F11" w14:paraId="0ABC8649" w14:textId="77777777" w:rsidTr="00F769D4">
        <w:trPr>
          <w:ins w:id="1761" w:author="Min Fan" w:date="2025-07-15T17:31:00Z"/>
        </w:trPr>
        <w:tc>
          <w:tcPr>
            <w:tcW w:w="1418" w:type="dxa"/>
            <w:hideMark/>
          </w:tcPr>
          <w:p w14:paraId="59ACE2C1" w14:textId="77777777" w:rsidR="00344844" w:rsidRPr="00590F11" w:rsidRDefault="00344844" w:rsidP="00F769D4">
            <w:pPr>
              <w:spacing w:after="160" w:line="278" w:lineRule="auto"/>
              <w:jc w:val="left"/>
              <w:rPr>
                <w:ins w:id="1762" w:author="Min Fan" w:date="2025-07-15T17:31:00Z" w16du:dateUtc="2025-07-15T09:31:00Z"/>
                <w:rFonts w:eastAsia="DengXian"/>
                <w:lang w:val="en-GB"/>
              </w:rPr>
            </w:pPr>
            <w:ins w:id="1763" w:author="Min Fan" w:date="2025-07-15T17:31:00Z" w16du:dateUtc="2025-07-15T09:31:00Z">
              <w:r w:rsidRPr="00590F11">
                <w:rPr>
                  <w:rFonts w:eastAsia="DengXian"/>
                  <w:lang w:val="en-GB"/>
                </w:rPr>
                <w:t>Follow</w:t>
              </w:r>
              <w:r w:rsidRPr="00590F11">
                <w:rPr>
                  <w:rFonts w:ascii="Cambria Math" w:eastAsia="DengXian" w:hAnsi="Cambria Math" w:cs="Cambria Math"/>
                  <w:lang w:val="en-GB"/>
                </w:rPr>
                <w:t>‐</w:t>
              </w:r>
              <w:r w:rsidRPr="00590F11">
                <w:rPr>
                  <w:rFonts w:eastAsia="DengXian"/>
                  <w:lang w:val="en-GB"/>
                </w:rPr>
                <w:t>up period</w:t>
              </w:r>
            </w:ins>
          </w:p>
        </w:tc>
        <w:tc>
          <w:tcPr>
            <w:tcW w:w="5954" w:type="dxa"/>
            <w:hideMark/>
          </w:tcPr>
          <w:p w14:paraId="5883E220" w14:textId="77777777" w:rsidR="00344844" w:rsidRPr="00590F11" w:rsidRDefault="00344844" w:rsidP="00F769D4">
            <w:pPr>
              <w:spacing w:after="160" w:line="278" w:lineRule="auto"/>
              <w:jc w:val="left"/>
              <w:rPr>
                <w:ins w:id="1764" w:author="Min Fan" w:date="2025-07-15T17:31:00Z" w16du:dateUtc="2025-07-15T09:31:00Z"/>
                <w:rFonts w:eastAsia="DengXian"/>
                <w:lang w:val="en-GB"/>
              </w:rPr>
            </w:pPr>
            <w:ins w:id="1765" w:author="Min Fan" w:date="2025-07-15T17:31:00Z" w16du:dateUtc="2025-07-15T09:31:00Z">
              <w:r w:rsidRPr="00590F11">
                <w:rPr>
                  <w:rFonts w:eastAsia="DengXian"/>
                  <w:lang w:val="en-GB"/>
                </w:rPr>
                <w:t>Starts at randomization and ends at death</w:t>
              </w:r>
              <w:r>
                <w:rPr>
                  <w:rFonts w:eastAsia="DengXian"/>
                  <w:lang w:val="en-GB"/>
                </w:rPr>
                <w:t xml:space="preserve">, stop peritoneal dialysis, start of </w:t>
              </w:r>
              <w:proofErr w:type="spellStart"/>
              <w:r>
                <w:rPr>
                  <w:rFonts w:eastAsia="DengXian"/>
                  <w:lang w:val="en-GB"/>
                </w:rPr>
                <w:t>h</w:t>
              </w:r>
              <w:r w:rsidRPr="00021049">
                <w:rPr>
                  <w:rFonts w:eastAsia="DengXian"/>
                  <w:lang w:val="en-GB"/>
                </w:rPr>
                <w:t>emodialysis</w:t>
              </w:r>
              <w:proofErr w:type="spellEnd"/>
              <w:r>
                <w:rPr>
                  <w:rFonts w:eastAsia="DengXian"/>
                  <w:lang w:val="en-GB"/>
                </w:rPr>
                <w:t>,</w:t>
              </w:r>
              <w:r w:rsidRPr="00590F11">
                <w:rPr>
                  <w:rFonts w:eastAsia="DengXian"/>
                  <w:lang w:val="en-GB"/>
                </w:rPr>
                <w:t xml:space="preserve"> or </w:t>
              </w:r>
              <w:r>
                <w:rPr>
                  <w:rFonts w:eastAsia="DengXian"/>
                  <w:lang w:val="en-GB"/>
                </w:rPr>
                <w:t xml:space="preserve">renal </w:t>
              </w:r>
              <w:r w:rsidRPr="00590F11">
                <w:rPr>
                  <w:rFonts w:eastAsia="DengXian"/>
                  <w:lang w:val="en-GB"/>
                </w:rPr>
                <w:t>transplant, loss</w:t>
              </w:r>
              <w:r w:rsidRPr="00590F11">
                <w:rPr>
                  <w:rFonts w:ascii="Cambria Math" w:eastAsia="DengXian" w:hAnsi="Cambria Math" w:cs="Cambria Math"/>
                  <w:lang w:val="en-GB"/>
                </w:rPr>
                <w:t>‐</w:t>
              </w:r>
              <w:r w:rsidRPr="00590F11">
                <w:rPr>
                  <w:rFonts w:eastAsia="DengXian"/>
                  <w:lang w:val="en-GB"/>
                </w:rPr>
                <w:t>to follow</w:t>
              </w:r>
              <w:r w:rsidRPr="00590F11">
                <w:rPr>
                  <w:rFonts w:ascii="Cambria Math" w:eastAsia="DengXian" w:hAnsi="Cambria Math" w:cs="Cambria Math"/>
                  <w:lang w:val="en-GB"/>
                </w:rPr>
                <w:t>‐</w:t>
              </w:r>
              <w:r w:rsidRPr="00590F11">
                <w:rPr>
                  <w:rFonts w:eastAsia="DengXian"/>
                  <w:lang w:val="en-GB"/>
                </w:rPr>
                <w:t xml:space="preserve">up, or </w:t>
              </w:r>
              <w:r>
                <w:rPr>
                  <w:rFonts w:eastAsia="DengXian"/>
                  <w:lang w:val="en-GB"/>
                </w:rPr>
                <w:t>3</w:t>
              </w:r>
              <w:r w:rsidRPr="00590F11">
                <w:rPr>
                  <w:rFonts w:eastAsia="DengXian"/>
                  <w:lang w:val="en-GB"/>
                </w:rPr>
                <w:t xml:space="preserve"> years of follow</w:t>
              </w:r>
              <w:r w:rsidRPr="00590F11">
                <w:rPr>
                  <w:rFonts w:ascii="Cambria Math" w:eastAsia="DengXian" w:hAnsi="Cambria Math" w:cs="Cambria Math"/>
                  <w:lang w:val="en-GB"/>
                </w:rPr>
                <w:t>‐</w:t>
              </w:r>
              <w:r w:rsidRPr="00590F11">
                <w:rPr>
                  <w:rFonts w:eastAsia="DengXian"/>
                  <w:lang w:val="en-GB"/>
                </w:rPr>
                <w:t>up, whichever occurs first.</w:t>
              </w:r>
            </w:ins>
          </w:p>
        </w:tc>
        <w:tc>
          <w:tcPr>
            <w:tcW w:w="6236" w:type="dxa"/>
            <w:hideMark/>
          </w:tcPr>
          <w:p w14:paraId="5686C190" w14:textId="77777777" w:rsidR="00344844" w:rsidRPr="00590F11" w:rsidRDefault="00344844" w:rsidP="00F769D4">
            <w:pPr>
              <w:spacing w:after="160" w:line="278" w:lineRule="auto"/>
              <w:jc w:val="left"/>
              <w:rPr>
                <w:ins w:id="1766" w:author="Min Fan" w:date="2025-07-15T17:31:00Z" w16du:dateUtc="2025-07-15T09:31:00Z"/>
                <w:rFonts w:eastAsia="DengXian"/>
                <w:lang w:val="en-GB"/>
              </w:rPr>
            </w:pPr>
            <w:ins w:id="1767" w:author="Min Fan" w:date="2025-07-15T17:31:00Z" w16du:dateUtc="2025-07-15T09:31:00Z">
              <w:r w:rsidRPr="00590F11">
                <w:rPr>
                  <w:rFonts w:eastAsia="DengXian"/>
                  <w:lang w:val="en-GB"/>
                </w:rPr>
                <w:t>Follow</w:t>
              </w:r>
              <w:r w:rsidRPr="00590F11">
                <w:rPr>
                  <w:rFonts w:ascii="Cambria Math" w:eastAsia="DengXian" w:hAnsi="Cambria Math" w:cs="Cambria Math"/>
                  <w:lang w:val="en-GB"/>
                </w:rPr>
                <w:t>‐</w:t>
              </w:r>
              <w:r w:rsidRPr="00590F11">
                <w:rPr>
                  <w:rFonts w:eastAsia="DengXian"/>
                  <w:lang w:val="en-GB"/>
                </w:rPr>
                <w:t>up starts at</w:t>
              </w:r>
              <w:r>
                <w:rPr>
                  <w:rFonts w:eastAsia="DengXian"/>
                  <w:lang w:val="en-GB"/>
                </w:rPr>
                <w:t xml:space="preserve"> </w:t>
              </w:r>
              <w:r>
                <w:rPr>
                  <w:rFonts w:ascii="Cambria Math" w:eastAsia="DengXian" w:hAnsi="Cambria Math" w:cs="Cambria Math"/>
                  <w:lang w:val="en-GB"/>
                </w:rPr>
                <w:t xml:space="preserve">each index date </w:t>
              </w:r>
              <w:r w:rsidRPr="00590F11">
                <w:rPr>
                  <w:rFonts w:eastAsia="DengXian"/>
                  <w:lang w:val="en-GB"/>
                </w:rPr>
                <w:t>and ends at death or transplant,</w:t>
              </w:r>
              <w:r>
                <w:rPr>
                  <w:rFonts w:eastAsia="DengXian"/>
                  <w:lang w:val="en-GB"/>
                </w:rPr>
                <w:t xml:space="preserve"> </w:t>
              </w:r>
              <w:r w:rsidRPr="00590F11">
                <w:rPr>
                  <w:rFonts w:eastAsia="DengXian"/>
                  <w:lang w:val="en-GB"/>
                </w:rPr>
                <w:t>the end of 20</w:t>
              </w:r>
              <w:r>
                <w:rPr>
                  <w:rFonts w:eastAsia="DengXian"/>
                  <w:lang w:val="en-GB"/>
                </w:rPr>
                <w:t>22</w:t>
              </w:r>
              <w:r w:rsidRPr="00590F11">
                <w:rPr>
                  <w:rFonts w:eastAsia="DengXian"/>
                  <w:lang w:val="en-GB"/>
                </w:rPr>
                <w:t>,</w:t>
              </w:r>
              <w:r>
                <w:rPr>
                  <w:rFonts w:eastAsia="DengXian"/>
                  <w:lang w:val="en-GB"/>
                </w:rPr>
                <w:t xml:space="preserve"> or 3-years after index date,</w:t>
              </w:r>
              <w:r w:rsidRPr="00590F11">
                <w:rPr>
                  <w:rFonts w:eastAsia="DengXian"/>
                  <w:lang w:val="en-GB"/>
                </w:rPr>
                <w:t xml:space="preserve"> whichever occurs first.</w:t>
              </w:r>
            </w:ins>
          </w:p>
        </w:tc>
      </w:tr>
      <w:tr w:rsidR="00344844" w:rsidRPr="00590F11" w14:paraId="5DA46F31" w14:textId="77777777" w:rsidTr="00F769D4">
        <w:trPr>
          <w:ins w:id="1768" w:author="Min Fan" w:date="2025-07-15T17:31:00Z"/>
        </w:trPr>
        <w:tc>
          <w:tcPr>
            <w:tcW w:w="1418" w:type="dxa"/>
            <w:hideMark/>
          </w:tcPr>
          <w:p w14:paraId="7D78513E" w14:textId="77777777" w:rsidR="00344844" w:rsidRPr="00590F11" w:rsidRDefault="00344844" w:rsidP="00F769D4">
            <w:pPr>
              <w:spacing w:after="160" w:line="278" w:lineRule="auto"/>
              <w:jc w:val="left"/>
              <w:rPr>
                <w:ins w:id="1769" w:author="Min Fan" w:date="2025-07-15T17:31:00Z" w16du:dateUtc="2025-07-15T09:31:00Z"/>
                <w:rFonts w:eastAsia="DengXian"/>
                <w:lang w:val="en-GB"/>
              </w:rPr>
            </w:pPr>
            <w:ins w:id="1770" w:author="Min Fan" w:date="2025-07-15T17:31:00Z" w16du:dateUtc="2025-07-15T09:31:00Z">
              <w:r w:rsidRPr="00590F11">
                <w:rPr>
                  <w:rFonts w:eastAsia="DengXian"/>
                  <w:lang w:val="en-GB"/>
                </w:rPr>
                <w:t>Outcome</w:t>
              </w:r>
            </w:ins>
          </w:p>
        </w:tc>
        <w:tc>
          <w:tcPr>
            <w:tcW w:w="5954" w:type="dxa"/>
            <w:hideMark/>
          </w:tcPr>
          <w:p w14:paraId="0BD1B69B" w14:textId="77777777" w:rsidR="00344844" w:rsidRDefault="00344844" w:rsidP="00F769D4">
            <w:pPr>
              <w:spacing w:after="160" w:line="278" w:lineRule="auto"/>
              <w:jc w:val="left"/>
              <w:rPr>
                <w:ins w:id="1771" w:author="Min Fan" w:date="2025-07-15T17:31:00Z" w16du:dateUtc="2025-07-15T09:31:00Z"/>
                <w:rFonts w:eastAsia="DengXian"/>
                <w:lang w:val="en-GB"/>
              </w:rPr>
            </w:pPr>
            <w:ins w:id="1772" w:author="Min Fan" w:date="2025-07-15T17:31:00Z" w16du:dateUtc="2025-07-15T09:31:00Z">
              <w:r>
                <w:rPr>
                  <w:rFonts w:eastAsia="DengXian"/>
                  <w:lang w:val="en-GB"/>
                </w:rPr>
                <w:t>For safety events, ischemic stroke or death</w:t>
              </w:r>
            </w:ins>
          </w:p>
          <w:p w14:paraId="07570E30" w14:textId="77777777" w:rsidR="00344844" w:rsidRPr="00590F11" w:rsidRDefault="00344844" w:rsidP="00F769D4">
            <w:pPr>
              <w:spacing w:after="160" w:line="278" w:lineRule="auto"/>
              <w:jc w:val="left"/>
              <w:rPr>
                <w:ins w:id="1773" w:author="Min Fan" w:date="2025-07-15T17:31:00Z" w16du:dateUtc="2025-07-15T09:31:00Z"/>
                <w:rFonts w:eastAsia="DengXian"/>
                <w:lang w:val="en-GB"/>
              </w:rPr>
            </w:pPr>
            <w:ins w:id="1774" w:author="Min Fan" w:date="2025-07-15T17:31:00Z" w16du:dateUtc="2025-07-15T09:31:00Z">
              <w:r>
                <w:rPr>
                  <w:rFonts w:eastAsia="DengXian"/>
                  <w:lang w:val="en-GB"/>
                </w:rPr>
                <w:t xml:space="preserve">For effectiveness, haemorrhagic stroke </w:t>
              </w:r>
            </w:ins>
          </w:p>
        </w:tc>
        <w:tc>
          <w:tcPr>
            <w:tcW w:w="6236" w:type="dxa"/>
            <w:hideMark/>
          </w:tcPr>
          <w:p w14:paraId="31C7EB8E" w14:textId="77777777" w:rsidR="00344844" w:rsidRPr="00590F11" w:rsidRDefault="00344844" w:rsidP="00F769D4">
            <w:pPr>
              <w:spacing w:after="160" w:line="278" w:lineRule="auto"/>
              <w:jc w:val="left"/>
              <w:rPr>
                <w:ins w:id="1775" w:author="Min Fan" w:date="2025-07-15T17:31:00Z" w16du:dateUtc="2025-07-15T09:31:00Z"/>
                <w:rFonts w:eastAsia="DengXian"/>
                <w:lang w:val="en-GB"/>
              </w:rPr>
            </w:pPr>
            <w:ins w:id="1776" w:author="Min Fan" w:date="2025-07-15T17:31:00Z" w16du:dateUtc="2025-07-15T09:31:00Z">
              <w:r w:rsidRPr="00590F11">
                <w:rPr>
                  <w:rFonts w:eastAsia="DengXian"/>
                  <w:lang w:val="en-GB"/>
                </w:rPr>
                <w:t>As in the target trial.</w:t>
              </w:r>
            </w:ins>
          </w:p>
        </w:tc>
      </w:tr>
      <w:tr w:rsidR="00344844" w:rsidRPr="00590F11" w14:paraId="482CC96F" w14:textId="77777777" w:rsidTr="00F769D4">
        <w:trPr>
          <w:ins w:id="1777" w:author="Min Fan" w:date="2025-07-15T17:31:00Z"/>
        </w:trPr>
        <w:tc>
          <w:tcPr>
            <w:tcW w:w="1418" w:type="dxa"/>
            <w:tcBorders>
              <w:bottom w:val="single" w:sz="8" w:space="0" w:color="auto"/>
            </w:tcBorders>
            <w:hideMark/>
          </w:tcPr>
          <w:p w14:paraId="084A8505" w14:textId="77777777" w:rsidR="00344844" w:rsidRPr="00590F11" w:rsidRDefault="00344844" w:rsidP="00F769D4">
            <w:pPr>
              <w:spacing w:after="160" w:line="278" w:lineRule="auto"/>
              <w:jc w:val="left"/>
              <w:rPr>
                <w:ins w:id="1778" w:author="Min Fan" w:date="2025-07-15T17:31:00Z" w16du:dateUtc="2025-07-15T09:31:00Z"/>
                <w:rFonts w:eastAsia="DengXian"/>
                <w:lang w:val="en-GB"/>
              </w:rPr>
            </w:pPr>
            <w:ins w:id="1779" w:author="Min Fan" w:date="2025-07-15T17:31:00Z" w16du:dateUtc="2025-07-15T09:31:00Z">
              <w:r w:rsidRPr="00590F11">
                <w:rPr>
                  <w:rFonts w:eastAsia="DengXian"/>
                  <w:lang w:val="en-GB"/>
                </w:rPr>
                <w:t>Causal contrasts</w:t>
              </w:r>
            </w:ins>
          </w:p>
        </w:tc>
        <w:tc>
          <w:tcPr>
            <w:tcW w:w="5954" w:type="dxa"/>
            <w:tcBorders>
              <w:bottom w:val="single" w:sz="8" w:space="0" w:color="auto"/>
            </w:tcBorders>
            <w:hideMark/>
          </w:tcPr>
          <w:p w14:paraId="2DDDB89B" w14:textId="77777777" w:rsidR="00344844" w:rsidRDefault="00344844" w:rsidP="00F769D4">
            <w:pPr>
              <w:spacing w:after="160" w:line="278" w:lineRule="auto"/>
              <w:jc w:val="left"/>
              <w:rPr>
                <w:ins w:id="1780" w:author="Min Fan" w:date="2025-07-15T17:31:00Z" w16du:dateUtc="2025-07-15T09:31:00Z"/>
                <w:rFonts w:eastAsia="DengXian"/>
                <w:lang w:val="en-GB"/>
              </w:rPr>
            </w:pPr>
            <w:ins w:id="1781" w:author="Min Fan" w:date="2025-07-15T17:31:00Z" w16du:dateUtc="2025-07-15T09:31:00Z">
              <w:r>
                <w:rPr>
                  <w:rFonts w:eastAsia="DengXian"/>
                  <w:lang w:val="en-GB"/>
                </w:rPr>
                <w:t>Intention to treat effect. The patients will be assigned according to their assignment at baseline, no matter the change during follow-up.</w:t>
              </w:r>
            </w:ins>
          </w:p>
          <w:p w14:paraId="2DFFD718" w14:textId="77777777" w:rsidR="00344844" w:rsidRPr="00590F11" w:rsidRDefault="00344844" w:rsidP="00F769D4">
            <w:pPr>
              <w:spacing w:after="160" w:line="278" w:lineRule="auto"/>
              <w:jc w:val="left"/>
              <w:rPr>
                <w:ins w:id="1782" w:author="Min Fan" w:date="2025-07-15T17:31:00Z" w16du:dateUtc="2025-07-15T09:31:00Z"/>
                <w:rFonts w:eastAsia="DengXian"/>
                <w:lang w:val="en-GB"/>
              </w:rPr>
            </w:pPr>
            <w:ins w:id="1783" w:author="Min Fan" w:date="2025-07-15T17:31:00Z" w16du:dateUtc="2025-07-15T09:31:00Z">
              <w:r w:rsidRPr="00590F11">
                <w:rPr>
                  <w:rFonts w:eastAsia="DengXian"/>
                  <w:lang w:val="en-GB"/>
                </w:rPr>
                <w:t>Per protocol treatment effect. Marginal survival curves up to 11 years under the two treatment strategies, and corresponding marginal risk differences. For the marginal probabilities, the population of interest is individuals meeting the target trial eligibility criteria in 2018.</w:t>
              </w:r>
            </w:ins>
          </w:p>
        </w:tc>
        <w:tc>
          <w:tcPr>
            <w:tcW w:w="6236" w:type="dxa"/>
            <w:tcBorders>
              <w:bottom w:val="single" w:sz="8" w:space="0" w:color="auto"/>
            </w:tcBorders>
            <w:hideMark/>
          </w:tcPr>
          <w:p w14:paraId="4AEB83D1" w14:textId="77777777" w:rsidR="00344844" w:rsidRPr="00590F11" w:rsidRDefault="00344844" w:rsidP="00F769D4">
            <w:pPr>
              <w:spacing w:after="160" w:line="278" w:lineRule="auto"/>
              <w:jc w:val="left"/>
              <w:rPr>
                <w:ins w:id="1784" w:author="Min Fan" w:date="2025-07-15T17:31:00Z" w16du:dateUtc="2025-07-15T09:31:00Z"/>
                <w:rFonts w:eastAsia="DengXian"/>
                <w:lang w:val="en-GB"/>
              </w:rPr>
            </w:pPr>
            <w:ins w:id="1785" w:author="Min Fan" w:date="2025-07-15T17:31:00Z" w16du:dateUtc="2025-07-15T09:31:00Z">
              <w:r w:rsidRPr="00590F11">
                <w:rPr>
                  <w:rFonts w:eastAsia="DengXian"/>
                  <w:lang w:val="en-GB"/>
                </w:rPr>
                <w:t xml:space="preserve">The causal contrasts of interest </w:t>
              </w:r>
              <w:r>
                <w:rPr>
                  <w:rFonts w:eastAsia="DengXian"/>
                  <w:lang w:val="en-GB"/>
                </w:rPr>
                <w:t xml:space="preserve">in the observational emulation </w:t>
              </w:r>
              <w:proofErr w:type="gramStart"/>
              <w:r>
                <w:rPr>
                  <w:rFonts w:eastAsia="DengXian"/>
                  <w:lang w:val="en-GB"/>
                </w:rPr>
                <w:t>is</w:t>
              </w:r>
              <w:proofErr w:type="gramEnd"/>
              <w:r>
                <w:rPr>
                  <w:rFonts w:eastAsia="DengXian"/>
                  <w:lang w:val="en-GB"/>
                </w:rPr>
                <w:t xml:space="preserve"> intention-to-treat </w:t>
              </w:r>
              <w:r w:rsidRPr="00590F11">
                <w:rPr>
                  <w:rFonts w:eastAsia="DengXian"/>
                  <w:lang w:val="en-GB"/>
                </w:rPr>
                <w:t xml:space="preserve">as in the target trial. Estimation </w:t>
              </w:r>
              <w:r>
                <w:rPr>
                  <w:rFonts w:eastAsia="DengXian"/>
                  <w:lang w:val="en-GB"/>
                </w:rPr>
                <w:t>uses</w:t>
              </w:r>
              <w:r w:rsidRPr="00590F11">
                <w:rPr>
                  <w:rFonts w:eastAsia="DengXian"/>
                  <w:lang w:val="en-GB"/>
                </w:rPr>
                <w:t xml:space="preserve"> the </w:t>
              </w:r>
              <w:r>
                <w:rPr>
                  <w:rFonts w:eastAsia="DengXian"/>
                  <w:lang w:val="en-GB"/>
                </w:rPr>
                <w:t>propensity score matching</w:t>
              </w:r>
              <w:r w:rsidRPr="00590F11">
                <w:rPr>
                  <w:rFonts w:eastAsia="DengXian"/>
                  <w:lang w:val="en-GB"/>
                </w:rPr>
                <w:t xml:space="preserve"> approach and the </w:t>
              </w:r>
              <w:r>
                <w:rPr>
                  <w:rFonts w:eastAsia="DengXian"/>
                  <w:lang w:val="en-GB"/>
                </w:rPr>
                <w:t>approach of the sequential trial</w:t>
              </w:r>
              <w:r w:rsidRPr="00590F11">
                <w:rPr>
                  <w:rFonts w:eastAsia="DengXian"/>
                  <w:lang w:val="en-GB"/>
                </w:rPr>
                <w:t>.</w:t>
              </w:r>
            </w:ins>
          </w:p>
        </w:tc>
      </w:tr>
    </w:tbl>
    <w:p w14:paraId="79387F5D" w14:textId="77777777" w:rsidR="00344844" w:rsidRDefault="00344844" w:rsidP="00344844">
      <w:pPr>
        <w:rPr>
          <w:ins w:id="1786" w:author="Min Fan" w:date="2025-07-15T17:31:00Z" w16du:dateUtc="2025-07-15T09:31:00Z"/>
          <w:rFonts w:eastAsia="DengXian"/>
          <w:lang w:val="en-GB" w:eastAsia="zh-CN"/>
        </w:rPr>
        <w:sectPr w:rsidR="00344844" w:rsidSect="00344844">
          <w:pgSz w:w="16838" w:h="11906" w:orient="landscape"/>
          <w:pgMar w:top="1440" w:right="1440" w:bottom="1440" w:left="1440" w:header="708" w:footer="708" w:gutter="0"/>
          <w:cols w:space="708"/>
          <w:docGrid w:linePitch="360"/>
        </w:sectPr>
      </w:pPr>
    </w:p>
    <w:p w14:paraId="077AFD0A" w14:textId="77777777" w:rsidR="00344844" w:rsidRDefault="00344844" w:rsidP="00344844">
      <w:pPr>
        <w:pStyle w:val="MDPI41tablecaption"/>
        <w:rPr>
          <w:ins w:id="1787" w:author="Min Fan" w:date="2025-07-15T17:31:00Z" w16du:dateUtc="2025-07-15T09:31:00Z"/>
          <w:rFonts w:eastAsia="DengXian"/>
          <w:lang w:eastAsia="zh-CN"/>
        </w:rPr>
      </w:pPr>
      <w:ins w:id="1788" w:author="Min Fan" w:date="2025-07-15T17:31:00Z" w16du:dateUtc="2025-07-15T09:31:00Z">
        <w:r>
          <w:lastRenderedPageBreak/>
          <w:t xml:space="preserve">Supplementary Table </w:t>
        </w:r>
        <w:r>
          <w:fldChar w:fldCharType="begin"/>
        </w:r>
        <w:r>
          <w:instrText xml:space="preserve"> SEQ Supplementary_Table \* ARABIC </w:instrText>
        </w:r>
        <w:r>
          <w:fldChar w:fldCharType="separate"/>
        </w:r>
        <w:r>
          <w:rPr>
            <w:noProof/>
          </w:rPr>
          <w:t>2</w:t>
        </w:r>
        <w:r>
          <w:fldChar w:fldCharType="end"/>
        </w:r>
        <w:r>
          <w:rPr>
            <w:rFonts w:eastAsia="DengXian"/>
            <w:lang w:eastAsia="zh-CN"/>
          </w:rPr>
          <w:t>. Regular expression codes for identifying the comorbidities or outcomes in this study</w:t>
        </w:r>
      </w:ins>
    </w:p>
    <w:tbl>
      <w:tblPr>
        <w:tblW w:w="0" w:type="auto"/>
        <w:tblBorders>
          <w:top w:val="single" w:sz="4" w:space="0" w:color="auto"/>
        </w:tblBorders>
        <w:tblLook w:val="04A0" w:firstRow="1" w:lastRow="0" w:firstColumn="1" w:lastColumn="0" w:noHBand="0" w:noVBand="1"/>
      </w:tblPr>
      <w:tblGrid>
        <w:gridCol w:w="2578"/>
        <w:gridCol w:w="6494"/>
      </w:tblGrid>
      <w:tr w:rsidR="00344844" w:rsidRPr="00DC2E79" w14:paraId="3B264AEA" w14:textId="77777777" w:rsidTr="00F769D4">
        <w:trPr>
          <w:trHeight w:val="315"/>
          <w:ins w:id="1789" w:author="Min Fan" w:date="2025-07-15T17:31:00Z"/>
        </w:trPr>
        <w:tc>
          <w:tcPr>
            <w:tcW w:w="10490" w:type="dxa"/>
            <w:tcBorders>
              <w:top w:val="single" w:sz="4" w:space="0" w:color="auto"/>
              <w:bottom w:val="single" w:sz="4" w:space="0" w:color="auto"/>
            </w:tcBorders>
            <w:noWrap/>
            <w:hideMark/>
          </w:tcPr>
          <w:p w14:paraId="144A0BA1" w14:textId="77777777" w:rsidR="00344844" w:rsidRPr="00DC2E79" w:rsidRDefault="00344844" w:rsidP="00F769D4">
            <w:pPr>
              <w:pStyle w:val="MDPI42tablebody"/>
              <w:jc w:val="left"/>
              <w:rPr>
                <w:ins w:id="1790" w:author="Min Fan" w:date="2025-07-15T17:31:00Z" w16du:dateUtc="2025-07-15T09:31:00Z"/>
              </w:rPr>
            </w:pPr>
            <w:ins w:id="1791" w:author="Min Fan" w:date="2025-07-15T17:31:00Z" w16du:dateUtc="2025-07-15T09:31:00Z">
              <w:r w:rsidRPr="00DC2E79">
                <w:t>Description</w:t>
              </w:r>
            </w:ins>
          </w:p>
        </w:tc>
        <w:tc>
          <w:tcPr>
            <w:tcW w:w="3468" w:type="dxa"/>
            <w:tcBorders>
              <w:top w:val="single" w:sz="4" w:space="0" w:color="auto"/>
              <w:bottom w:val="single" w:sz="4" w:space="0" w:color="auto"/>
            </w:tcBorders>
            <w:noWrap/>
            <w:hideMark/>
          </w:tcPr>
          <w:p w14:paraId="77ACCC4B" w14:textId="77777777" w:rsidR="00344844" w:rsidRPr="00DC2E79" w:rsidRDefault="00344844" w:rsidP="00F769D4">
            <w:pPr>
              <w:pStyle w:val="MDPI42tablebody"/>
              <w:jc w:val="left"/>
              <w:rPr>
                <w:ins w:id="1792" w:author="Min Fan" w:date="2025-07-15T17:31:00Z" w16du:dateUtc="2025-07-15T09:31:00Z"/>
              </w:rPr>
            </w:pPr>
            <w:ins w:id="1793" w:author="Min Fan" w:date="2025-07-15T17:31:00Z" w16du:dateUtc="2025-07-15T09:31:00Z">
              <w:r w:rsidRPr="00DC2E79">
                <w:rPr>
                  <w:rFonts w:eastAsia="DengXian"/>
                </w:rPr>
                <w:t xml:space="preserve"> </w:t>
              </w:r>
              <w:r w:rsidRPr="00DC2E79">
                <w:t>Regex</w:t>
              </w:r>
            </w:ins>
          </w:p>
        </w:tc>
      </w:tr>
      <w:tr w:rsidR="00344844" w:rsidRPr="00DC2E79" w14:paraId="00097568" w14:textId="77777777" w:rsidTr="00F769D4">
        <w:trPr>
          <w:trHeight w:val="315"/>
          <w:ins w:id="1794" w:author="Min Fan" w:date="2025-07-15T17:31:00Z"/>
        </w:trPr>
        <w:tc>
          <w:tcPr>
            <w:tcW w:w="10490" w:type="dxa"/>
            <w:tcBorders>
              <w:top w:val="single" w:sz="4" w:space="0" w:color="auto"/>
            </w:tcBorders>
            <w:noWrap/>
            <w:hideMark/>
          </w:tcPr>
          <w:p w14:paraId="4714BB9D" w14:textId="77777777" w:rsidR="00344844" w:rsidRPr="00DC2E79" w:rsidRDefault="00344844" w:rsidP="00F769D4">
            <w:pPr>
              <w:pStyle w:val="MDPI42tablebody"/>
              <w:jc w:val="left"/>
              <w:rPr>
                <w:ins w:id="1795" w:author="Min Fan" w:date="2025-07-15T17:31:00Z" w16du:dateUtc="2025-07-15T09:31:00Z"/>
              </w:rPr>
            </w:pPr>
            <w:ins w:id="1796" w:author="Min Fan" w:date="2025-07-15T17:31:00Z" w16du:dateUtc="2025-07-15T09:31:00Z">
              <w:r w:rsidRPr="00DC2E79">
                <w:t>Congestive Heart Failure</w:t>
              </w:r>
            </w:ins>
          </w:p>
        </w:tc>
        <w:tc>
          <w:tcPr>
            <w:tcW w:w="3468" w:type="dxa"/>
            <w:tcBorders>
              <w:top w:val="single" w:sz="4" w:space="0" w:color="auto"/>
            </w:tcBorders>
            <w:noWrap/>
            <w:hideMark/>
          </w:tcPr>
          <w:p w14:paraId="016E5041" w14:textId="77777777" w:rsidR="00344844" w:rsidRPr="00DC2E79" w:rsidRDefault="00344844" w:rsidP="00F769D4">
            <w:pPr>
              <w:pStyle w:val="MDPI42tablebody"/>
              <w:jc w:val="left"/>
              <w:rPr>
                <w:ins w:id="1797" w:author="Min Fan" w:date="2025-07-15T17:31:00Z" w16du:dateUtc="2025-07-15T09:31:00Z"/>
              </w:rPr>
            </w:pPr>
            <w:ins w:id="1798" w:author="Min Fan" w:date="2025-07-15T17:31:00Z" w16du:dateUtc="2025-07-15T09:31:00Z">
              <w:r w:rsidRPr="00DC2E79">
                <w:t>^398.91|^402.[019]1|^404.[019][</w:t>
              </w:r>
              <w:proofErr w:type="gramStart"/>
              <w:r w:rsidRPr="00DC2E79">
                <w:t>13]|</w:t>
              </w:r>
              <w:proofErr w:type="gramEnd"/>
              <w:r w:rsidRPr="00DC2E79">
                <w:t>^428</w:t>
              </w:r>
            </w:ins>
          </w:p>
        </w:tc>
      </w:tr>
      <w:tr w:rsidR="00344844" w:rsidRPr="00DC2E79" w14:paraId="3C6400BA" w14:textId="77777777" w:rsidTr="00F769D4">
        <w:trPr>
          <w:trHeight w:val="315"/>
          <w:ins w:id="1799" w:author="Min Fan" w:date="2025-07-15T17:31:00Z"/>
        </w:trPr>
        <w:tc>
          <w:tcPr>
            <w:tcW w:w="10490" w:type="dxa"/>
            <w:noWrap/>
            <w:hideMark/>
          </w:tcPr>
          <w:p w14:paraId="05E9B535" w14:textId="77777777" w:rsidR="00344844" w:rsidRPr="00DC2E79" w:rsidRDefault="00344844" w:rsidP="00F769D4">
            <w:pPr>
              <w:pStyle w:val="MDPI42tablebody"/>
              <w:jc w:val="left"/>
              <w:rPr>
                <w:ins w:id="1800" w:author="Min Fan" w:date="2025-07-15T17:31:00Z" w16du:dateUtc="2025-07-15T09:31:00Z"/>
              </w:rPr>
            </w:pPr>
            <w:ins w:id="1801" w:author="Min Fan" w:date="2025-07-15T17:31:00Z" w16du:dateUtc="2025-07-15T09:31:00Z">
              <w:r w:rsidRPr="00DC2E79">
                <w:t>Myocardial infarction</w:t>
              </w:r>
            </w:ins>
          </w:p>
        </w:tc>
        <w:tc>
          <w:tcPr>
            <w:tcW w:w="3468" w:type="dxa"/>
            <w:noWrap/>
            <w:hideMark/>
          </w:tcPr>
          <w:p w14:paraId="71D9677C" w14:textId="77777777" w:rsidR="00344844" w:rsidRPr="00DC2E79" w:rsidRDefault="00344844" w:rsidP="00F769D4">
            <w:pPr>
              <w:pStyle w:val="MDPI42tablebody"/>
              <w:jc w:val="left"/>
              <w:rPr>
                <w:ins w:id="1802" w:author="Min Fan" w:date="2025-07-15T17:31:00Z" w16du:dateUtc="2025-07-15T09:31:00Z"/>
              </w:rPr>
            </w:pPr>
            <w:ins w:id="1803" w:author="Min Fan" w:date="2025-07-15T17:31:00Z" w16du:dateUtc="2025-07-15T09:31:00Z">
              <w:r w:rsidRPr="00DC2E79">
                <w:t>^410</w:t>
              </w:r>
            </w:ins>
          </w:p>
        </w:tc>
      </w:tr>
      <w:tr w:rsidR="00344844" w:rsidRPr="00DC2E79" w14:paraId="6BE28960" w14:textId="77777777" w:rsidTr="00F769D4">
        <w:trPr>
          <w:trHeight w:val="315"/>
          <w:ins w:id="1804" w:author="Min Fan" w:date="2025-07-15T17:31:00Z"/>
        </w:trPr>
        <w:tc>
          <w:tcPr>
            <w:tcW w:w="10490" w:type="dxa"/>
            <w:noWrap/>
            <w:hideMark/>
          </w:tcPr>
          <w:p w14:paraId="637CBC1B" w14:textId="77777777" w:rsidR="00344844" w:rsidRPr="00DC2E79" w:rsidRDefault="00344844" w:rsidP="00F769D4">
            <w:pPr>
              <w:pStyle w:val="MDPI42tablebody"/>
              <w:jc w:val="left"/>
              <w:rPr>
                <w:ins w:id="1805" w:author="Min Fan" w:date="2025-07-15T17:31:00Z" w16du:dateUtc="2025-07-15T09:31:00Z"/>
              </w:rPr>
            </w:pPr>
            <w:ins w:id="1806" w:author="Min Fan" w:date="2025-07-15T17:31:00Z" w16du:dateUtc="2025-07-15T09:31:00Z">
              <w:r w:rsidRPr="00DC2E79">
                <w:t>Peripheral vascular disease</w:t>
              </w:r>
            </w:ins>
          </w:p>
        </w:tc>
        <w:tc>
          <w:tcPr>
            <w:tcW w:w="3468" w:type="dxa"/>
            <w:noWrap/>
            <w:hideMark/>
          </w:tcPr>
          <w:p w14:paraId="43493E29" w14:textId="77777777" w:rsidR="00344844" w:rsidRPr="00DC2E79" w:rsidRDefault="00344844" w:rsidP="00F769D4">
            <w:pPr>
              <w:pStyle w:val="MDPI42tablebody"/>
              <w:jc w:val="left"/>
              <w:rPr>
                <w:ins w:id="1807" w:author="Min Fan" w:date="2025-07-15T17:31:00Z" w16du:dateUtc="2025-07-15T09:31:00Z"/>
              </w:rPr>
            </w:pPr>
            <w:ins w:id="1808" w:author="Min Fan" w:date="2025-07-15T17:31:00Z" w16du:dateUtc="2025-07-15T09:31:00Z">
              <w:r w:rsidRPr="00DC2E79">
                <w:t>^441|^443.9|^785.4|^V43.4</w:t>
              </w:r>
            </w:ins>
          </w:p>
        </w:tc>
      </w:tr>
      <w:tr w:rsidR="00344844" w:rsidRPr="00DC2E79" w14:paraId="6CBC1FEB" w14:textId="77777777" w:rsidTr="00F769D4">
        <w:trPr>
          <w:trHeight w:val="315"/>
          <w:ins w:id="1809" w:author="Min Fan" w:date="2025-07-15T17:31:00Z"/>
        </w:trPr>
        <w:tc>
          <w:tcPr>
            <w:tcW w:w="10490" w:type="dxa"/>
            <w:noWrap/>
            <w:hideMark/>
          </w:tcPr>
          <w:p w14:paraId="6CBD29F3" w14:textId="77777777" w:rsidR="00344844" w:rsidRPr="00DC2E79" w:rsidRDefault="00344844" w:rsidP="00F769D4">
            <w:pPr>
              <w:pStyle w:val="MDPI42tablebody"/>
              <w:jc w:val="left"/>
              <w:rPr>
                <w:ins w:id="1810" w:author="Min Fan" w:date="2025-07-15T17:31:00Z" w16du:dateUtc="2025-07-15T09:31:00Z"/>
              </w:rPr>
            </w:pPr>
            <w:ins w:id="1811" w:author="Min Fan" w:date="2025-07-15T17:31:00Z" w16du:dateUtc="2025-07-15T09:31:00Z">
              <w:r w:rsidRPr="00DC2E79">
                <w:t>Cerebrovascular disease</w:t>
              </w:r>
            </w:ins>
          </w:p>
        </w:tc>
        <w:tc>
          <w:tcPr>
            <w:tcW w:w="3468" w:type="dxa"/>
            <w:noWrap/>
            <w:hideMark/>
          </w:tcPr>
          <w:p w14:paraId="2FFF35B5" w14:textId="77777777" w:rsidR="00344844" w:rsidRPr="00DC2E79" w:rsidRDefault="00344844" w:rsidP="00F769D4">
            <w:pPr>
              <w:pStyle w:val="MDPI42tablebody"/>
              <w:jc w:val="left"/>
              <w:rPr>
                <w:ins w:id="1812" w:author="Min Fan" w:date="2025-07-15T17:31:00Z" w16du:dateUtc="2025-07-15T09:31:00Z"/>
              </w:rPr>
            </w:pPr>
            <w:ins w:id="1813" w:author="Min Fan" w:date="2025-07-15T17:31:00Z" w16du:dateUtc="2025-07-15T09:31:00Z">
              <w:r w:rsidRPr="00DC2E79">
                <w:t>^43[0-8]</w:t>
              </w:r>
            </w:ins>
          </w:p>
        </w:tc>
      </w:tr>
      <w:tr w:rsidR="00344844" w:rsidRPr="00DC2E79" w14:paraId="58CF5820" w14:textId="77777777" w:rsidTr="00F769D4">
        <w:trPr>
          <w:trHeight w:val="315"/>
          <w:ins w:id="1814" w:author="Min Fan" w:date="2025-07-15T17:31:00Z"/>
        </w:trPr>
        <w:tc>
          <w:tcPr>
            <w:tcW w:w="10490" w:type="dxa"/>
            <w:noWrap/>
            <w:hideMark/>
          </w:tcPr>
          <w:p w14:paraId="082158EF" w14:textId="77777777" w:rsidR="00344844" w:rsidRPr="00DC2E79" w:rsidRDefault="00344844" w:rsidP="00F769D4">
            <w:pPr>
              <w:pStyle w:val="MDPI42tablebody"/>
              <w:jc w:val="left"/>
              <w:rPr>
                <w:ins w:id="1815" w:author="Min Fan" w:date="2025-07-15T17:31:00Z" w16du:dateUtc="2025-07-15T09:31:00Z"/>
              </w:rPr>
            </w:pPr>
            <w:ins w:id="1816" w:author="Min Fan" w:date="2025-07-15T17:31:00Z" w16du:dateUtc="2025-07-15T09:31:00Z">
              <w:r w:rsidRPr="00DC2E79">
                <w:t>Chronic obstructive pulmonary disease</w:t>
              </w:r>
            </w:ins>
          </w:p>
        </w:tc>
        <w:tc>
          <w:tcPr>
            <w:tcW w:w="3468" w:type="dxa"/>
            <w:noWrap/>
            <w:hideMark/>
          </w:tcPr>
          <w:p w14:paraId="025D854C" w14:textId="77777777" w:rsidR="00344844" w:rsidRPr="00DC2E79" w:rsidRDefault="00344844" w:rsidP="00F769D4">
            <w:pPr>
              <w:pStyle w:val="MDPI42tablebody"/>
              <w:jc w:val="left"/>
              <w:rPr>
                <w:ins w:id="1817" w:author="Min Fan" w:date="2025-07-15T17:31:00Z" w16du:dateUtc="2025-07-15T09:31:00Z"/>
              </w:rPr>
            </w:pPr>
            <w:ins w:id="1818" w:author="Min Fan" w:date="2025-07-15T17:31:00Z" w16du:dateUtc="2025-07-15T09:31:00Z">
              <w:r w:rsidRPr="00DC2E79">
                <w:t>^49[0-</w:t>
              </w:r>
              <w:proofErr w:type="gramStart"/>
              <w:r w:rsidRPr="00DC2E79">
                <w:t>6]|</w:t>
              </w:r>
              <w:proofErr w:type="gramEnd"/>
              <w:r w:rsidRPr="00DC2E79">
                <w:t>^50[0-</w:t>
              </w:r>
              <w:proofErr w:type="gramStart"/>
              <w:r w:rsidRPr="00DC2E79">
                <w:t>5]|</w:t>
              </w:r>
              <w:proofErr w:type="gramEnd"/>
              <w:r w:rsidRPr="00DC2E79">
                <w:t>^506.4</w:t>
              </w:r>
            </w:ins>
          </w:p>
        </w:tc>
      </w:tr>
      <w:tr w:rsidR="00344844" w:rsidRPr="00DC2E79" w14:paraId="32A13124" w14:textId="77777777" w:rsidTr="00F769D4">
        <w:trPr>
          <w:trHeight w:val="315"/>
          <w:ins w:id="1819" w:author="Min Fan" w:date="2025-07-15T17:31:00Z"/>
        </w:trPr>
        <w:tc>
          <w:tcPr>
            <w:tcW w:w="10490" w:type="dxa"/>
            <w:noWrap/>
            <w:hideMark/>
          </w:tcPr>
          <w:p w14:paraId="2574A137" w14:textId="77777777" w:rsidR="00344844" w:rsidRPr="00DC2E79" w:rsidRDefault="00344844" w:rsidP="00F769D4">
            <w:pPr>
              <w:pStyle w:val="MDPI42tablebody"/>
              <w:jc w:val="left"/>
              <w:rPr>
                <w:ins w:id="1820" w:author="Min Fan" w:date="2025-07-15T17:31:00Z" w16du:dateUtc="2025-07-15T09:31:00Z"/>
              </w:rPr>
            </w:pPr>
            <w:ins w:id="1821" w:author="Min Fan" w:date="2025-07-15T17:31:00Z" w16du:dateUtc="2025-07-15T09:31:00Z">
              <w:r w:rsidRPr="00DC2E79">
                <w:t>Dementia</w:t>
              </w:r>
            </w:ins>
          </w:p>
        </w:tc>
        <w:tc>
          <w:tcPr>
            <w:tcW w:w="3468" w:type="dxa"/>
            <w:noWrap/>
            <w:hideMark/>
          </w:tcPr>
          <w:p w14:paraId="06598071" w14:textId="77777777" w:rsidR="00344844" w:rsidRPr="00DC2E79" w:rsidRDefault="00344844" w:rsidP="00F769D4">
            <w:pPr>
              <w:pStyle w:val="MDPI42tablebody"/>
              <w:jc w:val="left"/>
              <w:rPr>
                <w:ins w:id="1822" w:author="Min Fan" w:date="2025-07-15T17:31:00Z" w16du:dateUtc="2025-07-15T09:31:00Z"/>
              </w:rPr>
            </w:pPr>
            <w:ins w:id="1823" w:author="Min Fan" w:date="2025-07-15T17:31:00Z" w16du:dateUtc="2025-07-15T09:31:00Z">
              <w:r w:rsidRPr="00DC2E79">
                <w:t>^290</w:t>
              </w:r>
            </w:ins>
          </w:p>
        </w:tc>
      </w:tr>
      <w:tr w:rsidR="00344844" w:rsidRPr="00DC2E79" w14:paraId="02B277C8" w14:textId="77777777" w:rsidTr="00F769D4">
        <w:trPr>
          <w:trHeight w:val="315"/>
          <w:ins w:id="1824" w:author="Min Fan" w:date="2025-07-15T17:31:00Z"/>
        </w:trPr>
        <w:tc>
          <w:tcPr>
            <w:tcW w:w="10490" w:type="dxa"/>
            <w:noWrap/>
            <w:hideMark/>
          </w:tcPr>
          <w:p w14:paraId="6CE6ED7E" w14:textId="77777777" w:rsidR="00344844" w:rsidRPr="00DC2E79" w:rsidRDefault="00344844" w:rsidP="00F769D4">
            <w:pPr>
              <w:pStyle w:val="MDPI42tablebody"/>
              <w:jc w:val="left"/>
              <w:rPr>
                <w:ins w:id="1825" w:author="Min Fan" w:date="2025-07-15T17:31:00Z" w16du:dateUtc="2025-07-15T09:31:00Z"/>
              </w:rPr>
            </w:pPr>
            <w:ins w:id="1826" w:author="Min Fan" w:date="2025-07-15T17:31:00Z" w16du:dateUtc="2025-07-15T09:31:00Z">
              <w:r w:rsidRPr="00DC2E79">
                <w:t>Paralysis</w:t>
              </w:r>
            </w:ins>
          </w:p>
        </w:tc>
        <w:tc>
          <w:tcPr>
            <w:tcW w:w="3468" w:type="dxa"/>
            <w:noWrap/>
            <w:hideMark/>
          </w:tcPr>
          <w:p w14:paraId="7231FC8C" w14:textId="77777777" w:rsidR="00344844" w:rsidRPr="00DC2E79" w:rsidRDefault="00344844" w:rsidP="00F769D4">
            <w:pPr>
              <w:pStyle w:val="MDPI42tablebody"/>
              <w:jc w:val="left"/>
              <w:rPr>
                <w:ins w:id="1827" w:author="Min Fan" w:date="2025-07-15T17:31:00Z" w16du:dateUtc="2025-07-15T09:31:00Z"/>
              </w:rPr>
            </w:pPr>
            <w:ins w:id="1828" w:author="Min Fan" w:date="2025-07-15T17:31:00Z" w16du:dateUtc="2025-07-15T09:31:00Z">
              <w:r w:rsidRPr="00DC2E79">
                <w:t>^342|^344.1</w:t>
              </w:r>
            </w:ins>
          </w:p>
        </w:tc>
      </w:tr>
      <w:tr w:rsidR="00344844" w:rsidRPr="00DC2E79" w14:paraId="3CD4F671" w14:textId="77777777" w:rsidTr="00F769D4">
        <w:trPr>
          <w:trHeight w:val="315"/>
          <w:ins w:id="1829" w:author="Min Fan" w:date="2025-07-15T17:31:00Z"/>
        </w:trPr>
        <w:tc>
          <w:tcPr>
            <w:tcW w:w="10490" w:type="dxa"/>
            <w:noWrap/>
            <w:hideMark/>
          </w:tcPr>
          <w:p w14:paraId="13A9DCF2" w14:textId="77777777" w:rsidR="00344844" w:rsidRPr="00DC2E79" w:rsidRDefault="00344844" w:rsidP="00F769D4">
            <w:pPr>
              <w:pStyle w:val="MDPI42tablebody"/>
              <w:jc w:val="left"/>
              <w:rPr>
                <w:ins w:id="1830" w:author="Min Fan" w:date="2025-07-15T17:31:00Z" w16du:dateUtc="2025-07-15T09:31:00Z"/>
              </w:rPr>
            </w:pPr>
            <w:ins w:id="1831" w:author="Min Fan" w:date="2025-07-15T17:31:00Z" w16du:dateUtc="2025-07-15T09:31:00Z">
              <w:r w:rsidRPr="00DC2E79">
                <w:t xml:space="preserve">Diabetes </w:t>
              </w:r>
            </w:ins>
          </w:p>
        </w:tc>
        <w:tc>
          <w:tcPr>
            <w:tcW w:w="3468" w:type="dxa"/>
            <w:noWrap/>
            <w:hideMark/>
          </w:tcPr>
          <w:p w14:paraId="768DE69C" w14:textId="77777777" w:rsidR="00344844" w:rsidRPr="00DC2E79" w:rsidRDefault="00344844" w:rsidP="00F769D4">
            <w:pPr>
              <w:pStyle w:val="MDPI42tablebody"/>
              <w:jc w:val="left"/>
              <w:rPr>
                <w:ins w:id="1832" w:author="Min Fan" w:date="2025-07-15T17:31:00Z" w16du:dateUtc="2025-07-15T09:31:00Z"/>
              </w:rPr>
            </w:pPr>
            <w:ins w:id="1833" w:author="Min Fan" w:date="2025-07-15T17:31:00Z" w16du:dateUtc="2025-07-15T09:31:00Z">
              <w:r w:rsidRPr="00DC2E79">
                <w:t>^250</w:t>
              </w:r>
            </w:ins>
          </w:p>
        </w:tc>
      </w:tr>
      <w:tr w:rsidR="00344844" w:rsidRPr="00DC2E79" w14:paraId="10B08A75" w14:textId="77777777" w:rsidTr="00F769D4">
        <w:trPr>
          <w:trHeight w:val="315"/>
          <w:ins w:id="1834" w:author="Min Fan" w:date="2025-07-15T17:31:00Z"/>
        </w:trPr>
        <w:tc>
          <w:tcPr>
            <w:tcW w:w="10490" w:type="dxa"/>
            <w:noWrap/>
            <w:hideMark/>
          </w:tcPr>
          <w:p w14:paraId="50FF2BFC" w14:textId="77777777" w:rsidR="00344844" w:rsidRPr="00DC2E79" w:rsidRDefault="00344844" w:rsidP="00F769D4">
            <w:pPr>
              <w:pStyle w:val="MDPI42tablebody"/>
              <w:jc w:val="left"/>
              <w:rPr>
                <w:ins w:id="1835" w:author="Min Fan" w:date="2025-07-15T17:31:00Z" w16du:dateUtc="2025-07-15T09:31:00Z"/>
              </w:rPr>
            </w:pPr>
            <w:ins w:id="1836" w:author="Min Fan" w:date="2025-07-15T17:31:00Z" w16du:dateUtc="2025-07-15T09:31:00Z">
              <w:r w:rsidRPr="00DC2E79">
                <w:t>Chronic renal failure</w:t>
              </w:r>
            </w:ins>
          </w:p>
        </w:tc>
        <w:tc>
          <w:tcPr>
            <w:tcW w:w="3468" w:type="dxa"/>
            <w:noWrap/>
            <w:hideMark/>
          </w:tcPr>
          <w:p w14:paraId="684741B4" w14:textId="77777777" w:rsidR="00344844" w:rsidRPr="00DC2E79" w:rsidRDefault="00344844" w:rsidP="00F769D4">
            <w:pPr>
              <w:pStyle w:val="MDPI42tablebody"/>
              <w:jc w:val="left"/>
              <w:rPr>
                <w:ins w:id="1837" w:author="Min Fan" w:date="2025-07-15T17:31:00Z" w16du:dateUtc="2025-07-15T09:31:00Z"/>
              </w:rPr>
            </w:pPr>
            <w:ins w:id="1838" w:author="Min Fan" w:date="2025-07-15T17:31:00Z" w16du:dateUtc="2025-07-15T09:31:00Z">
              <w:r w:rsidRPr="00DC2E79">
                <w:t>^58[</w:t>
              </w:r>
              <w:proofErr w:type="gramStart"/>
              <w:r w:rsidRPr="00DC2E79">
                <w:t>2568]|</w:t>
              </w:r>
              <w:proofErr w:type="gramEnd"/>
              <w:r w:rsidRPr="00DC2E79">
                <w:t>^</w:t>
              </w:r>
              <w:proofErr w:type="gramStart"/>
              <w:r w:rsidRPr="00DC2E79">
                <w:t>583.[</w:t>
              </w:r>
              <w:proofErr w:type="gramEnd"/>
              <w:r w:rsidRPr="00DC2E79">
                <w:t>012467]</w:t>
              </w:r>
            </w:ins>
          </w:p>
        </w:tc>
      </w:tr>
      <w:tr w:rsidR="00344844" w:rsidRPr="00DC2E79" w14:paraId="48442BB8" w14:textId="77777777" w:rsidTr="00F769D4">
        <w:trPr>
          <w:trHeight w:val="315"/>
          <w:ins w:id="1839" w:author="Min Fan" w:date="2025-07-15T17:31:00Z"/>
        </w:trPr>
        <w:tc>
          <w:tcPr>
            <w:tcW w:w="10490" w:type="dxa"/>
            <w:noWrap/>
            <w:hideMark/>
          </w:tcPr>
          <w:p w14:paraId="5FBC6BD7" w14:textId="77777777" w:rsidR="00344844" w:rsidRPr="00DC2E79" w:rsidRDefault="00344844" w:rsidP="00F769D4">
            <w:pPr>
              <w:pStyle w:val="MDPI42tablebody"/>
              <w:jc w:val="left"/>
              <w:rPr>
                <w:ins w:id="1840" w:author="Min Fan" w:date="2025-07-15T17:31:00Z" w16du:dateUtc="2025-07-15T09:31:00Z"/>
              </w:rPr>
            </w:pPr>
            <w:ins w:id="1841" w:author="Min Fan" w:date="2025-07-15T17:31:00Z" w16du:dateUtc="2025-07-15T09:31:00Z">
              <w:r w:rsidRPr="00DC2E79">
                <w:t>Mild liver disease</w:t>
              </w:r>
            </w:ins>
          </w:p>
        </w:tc>
        <w:tc>
          <w:tcPr>
            <w:tcW w:w="3468" w:type="dxa"/>
            <w:noWrap/>
            <w:hideMark/>
          </w:tcPr>
          <w:p w14:paraId="5A81FFEE" w14:textId="77777777" w:rsidR="00344844" w:rsidRPr="00DC2E79" w:rsidRDefault="00344844" w:rsidP="00F769D4">
            <w:pPr>
              <w:pStyle w:val="MDPI42tablebody"/>
              <w:jc w:val="left"/>
              <w:rPr>
                <w:ins w:id="1842" w:author="Min Fan" w:date="2025-07-15T17:31:00Z" w16du:dateUtc="2025-07-15T09:31:00Z"/>
              </w:rPr>
            </w:pPr>
            <w:ins w:id="1843" w:author="Min Fan" w:date="2025-07-15T17:31:00Z" w16du:dateUtc="2025-07-15T09:31:00Z">
              <w:r w:rsidRPr="00DC2E79">
                <w:t>^</w:t>
              </w:r>
              <w:proofErr w:type="gramStart"/>
              <w:r w:rsidRPr="00DC2E79">
                <w:t>571.[</w:t>
              </w:r>
              <w:proofErr w:type="gramEnd"/>
              <w:r w:rsidRPr="00DC2E79">
                <w:t>2456]</w:t>
              </w:r>
            </w:ins>
          </w:p>
        </w:tc>
      </w:tr>
      <w:tr w:rsidR="00344844" w:rsidRPr="00DC2E79" w14:paraId="4143A411" w14:textId="77777777" w:rsidTr="00F769D4">
        <w:trPr>
          <w:trHeight w:val="315"/>
          <w:ins w:id="1844" w:author="Min Fan" w:date="2025-07-15T17:31:00Z"/>
        </w:trPr>
        <w:tc>
          <w:tcPr>
            <w:tcW w:w="10490" w:type="dxa"/>
            <w:noWrap/>
            <w:hideMark/>
          </w:tcPr>
          <w:p w14:paraId="7A4E1F03" w14:textId="77777777" w:rsidR="00344844" w:rsidRPr="00DC2E79" w:rsidRDefault="00344844" w:rsidP="00F769D4">
            <w:pPr>
              <w:pStyle w:val="MDPI42tablebody"/>
              <w:jc w:val="left"/>
              <w:rPr>
                <w:ins w:id="1845" w:author="Min Fan" w:date="2025-07-15T17:31:00Z" w16du:dateUtc="2025-07-15T09:31:00Z"/>
              </w:rPr>
            </w:pPr>
            <w:ins w:id="1846" w:author="Min Fan" w:date="2025-07-15T17:31:00Z" w16du:dateUtc="2025-07-15T09:31:00Z">
              <w:r w:rsidRPr="00DC2E79">
                <w:t>Moderate-severe liver disease</w:t>
              </w:r>
            </w:ins>
          </w:p>
        </w:tc>
        <w:tc>
          <w:tcPr>
            <w:tcW w:w="3468" w:type="dxa"/>
            <w:noWrap/>
            <w:hideMark/>
          </w:tcPr>
          <w:p w14:paraId="2208A8E2" w14:textId="77777777" w:rsidR="00344844" w:rsidRPr="00DC2E79" w:rsidRDefault="00344844" w:rsidP="00F769D4">
            <w:pPr>
              <w:pStyle w:val="MDPI42tablebody"/>
              <w:jc w:val="left"/>
              <w:rPr>
                <w:ins w:id="1847" w:author="Min Fan" w:date="2025-07-15T17:31:00Z" w16du:dateUtc="2025-07-15T09:31:00Z"/>
              </w:rPr>
            </w:pPr>
            <w:ins w:id="1848" w:author="Min Fan" w:date="2025-07-15T17:31:00Z" w16du:dateUtc="2025-07-15T09:31:00Z">
              <w:r w:rsidRPr="00DC2E79">
                <w:t>^456.[</w:t>
              </w:r>
              <w:proofErr w:type="gramStart"/>
              <w:r w:rsidRPr="00DC2E79">
                <w:t>012]|</w:t>
              </w:r>
              <w:proofErr w:type="gramEnd"/>
              <w:r w:rsidRPr="00DC2E79">
                <w:t>^</w:t>
              </w:r>
              <w:proofErr w:type="gramStart"/>
              <w:r w:rsidRPr="00DC2E79">
                <w:t>572.[</w:t>
              </w:r>
              <w:proofErr w:type="gramEnd"/>
              <w:r w:rsidRPr="00DC2E79">
                <w:t>2348]</w:t>
              </w:r>
            </w:ins>
          </w:p>
        </w:tc>
      </w:tr>
      <w:tr w:rsidR="00344844" w:rsidRPr="00DC2E79" w14:paraId="3F32B7E1" w14:textId="77777777" w:rsidTr="00F769D4">
        <w:trPr>
          <w:trHeight w:val="315"/>
          <w:ins w:id="1849" w:author="Min Fan" w:date="2025-07-15T17:31:00Z"/>
        </w:trPr>
        <w:tc>
          <w:tcPr>
            <w:tcW w:w="10490" w:type="dxa"/>
            <w:noWrap/>
            <w:hideMark/>
          </w:tcPr>
          <w:p w14:paraId="5AFA0255" w14:textId="77777777" w:rsidR="00344844" w:rsidRPr="00DC2E79" w:rsidRDefault="00344844" w:rsidP="00F769D4">
            <w:pPr>
              <w:pStyle w:val="MDPI42tablebody"/>
              <w:jc w:val="left"/>
              <w:rPr>
                <w:ins w:id="1850" w:author="Min Fan" w:date="2025-07-15T17:31:00Z" w16du:dateUtc="2025-07-15T09:31:00Z"/>
              </w:rPr>
            </w:pPr>
            <w:ins w:id="1851" w:author="Min Fan" w:date="2025-07-15T17:31:00Z" w16du:dateUtc="2025-07-15T09:31:00Z">
              <w:r w:rsidRPr="00DC2E79">
                <w:t>Ulcers</w:t>
              </w:r>
            </w:ins>
          </w:p>
        </w:tc>
        <w:tc>
          <w:tcPr>
            <w:tcW w:w="3468" w:type="dxa"/>
            <w:noWrap/>
            <w:hideMark/>
          </w:tcPr>
          <w:p w14:paraId="44384EC5" w14:textId="77777777" w:rsidR="00344844" w:rsidRPr="00DC2E79" w:rsidRDefault="00344844" w:rsidP="00F769D4">
            <w:pPr>
              <w:pStyle w:val="MDPI42tablebody"/>
              <w:jc w:val="left"/>
              <w:rPr>
                <w:ins w:id="1852" w:author="Min Fan" w:date="2025-07-15T17:31:00Z" w16du:dateUtc="2025-07-15T09:31:00Z"/>
              </w:rPr>
            </w:pPr>
            <w:ins w:id="1853" w:author="Min Fan" w:date="2025-07-15T17:31:00Z" w16du:dateUtc="2025-07-15T09:31:00Z">
              <w:r w:rsidRPr="00DC2E79">
                <w:t>^53[1-4]</w:t>
              </w:r>
            </w:ins>
          </w:p>
        </w:tc>
      </w:tr>
      <w:tr w:rsidR="00344844" w:rsidRPr="00DC2E79" w14:paraId="01725D54" w14:textId="77777777" w:rsidTr="00F769D4">
        <w:trPr>
          <w:trHeight w:val="315"/>
          <w:ins w:id="1854" w:author="Min Fan" w:date="2025-07-15T17:31:00Z"/>
        </w:trPr>
        <w:tc>
          <w:tcPr>
            <w:tcW w:w="10490" w:type="dxa"/>
            <w:noWrap/>
            <w:hideMark/>
          </w:tcPr>
          <w:p w14:paraId="17C50430" w14:textId="77777777" w:rsidR="00344844" w:rsidRPr="00DC2E79" w:rsidRDefault="00344844" w:rsidP="00F769D4">
            <w:pPr>
              <w:pStyle w:val="MDPI42tablebody"/>
              <w:jc w:val="left"/>
              <w:rPr>
                <w:ins w:id="1855" w:author="Min Fan" w:date="2025-07-15T17:31:00Z" w16du:dateUtc="2025-07-15T09:31:00Z"/>
              </w:rPr>
            </w:pPr>
            <w:ins w:id="1856" w:author="Min Fan" w:date="2025-07-15T17:31:00Z" w16du:dateUtc="2025-07-15T09:31:00Z">
              <w:r w:rsidRPr="00DC2E79">
                <w:t>Asthma</w:t>
              </w:r>
            </w:ins>
          </w:p>
        </w:tc>
        <w:tc>
          <w:tcPr>
            <w:tcW w:w="3468" w:type="dxa"/>
            <w:noWrap/>
            <w:hideMark/>
          </w:tcPr>
          <w:p w14:paraId="7C3E69EB" w14:textId="77777777" w:rsidR="00344844" w:rsidRPr="00DC2E79" w:rsidRDefault="00344844" w:rsidP="00F769D4">
            <w:pPr>
              <w:pStyle w:val="MDPI42tablebody"/>
              <w:jc w:val="left"/>
              <w:rPr>
                <w:ins w:id="1857" w:author="Min Fan" w:date="2025-07-15T17:31:00Z" w16du:dateUtc="2025-07-15T09:31:00Z"/>
              </w:rPr>
            </w:pPr>
            <w:ins w:id="1858" w:author="Min Fan" w:date="2025-07-15T17:31:00Z" w16du:dateUtc="2025-07-15T09:31:00Z">
              <w:r w:rsidRPr="00DC2E79">
                <w:t>^493</w:t>
              </w:r>
            </w:ins>
          </w:p>
        </w:tc>
      </w:tr>
      <w:tr w:rsidR="00344844" w:rsidRPr="00DC2E79" w14:paraId="762679E3" w14:textId="77777777" w:rsidTr="00F769D4">
        <w:trPr>
          <w:trHeight w:val="315"/>
          <w:ins w:id="1859" w:author="Min Fan" w:date="2025-07-15T17:31:00Z"/>
        </w:trPr>
        <w:tc>
          <w:tcPr>
            <w:tcW w:w="10490" w:type="dxa"/>
            <w:noWrap/>
            <w:hideMark/>
          </w:tcPr>
          <w:p w14:paraId="1B7303DC" w14:textId="77777777" w:rsidR="00344844" w:rsidRPr="00DC2E79" w:rsidRDefault="00344844" w:rsidP="00F769D4">
            <w:pPr>
              <w:pStyle w:val="MDPI42tablebody"/>
              <w:jc w:val="left"/>
              <w:rPr>
                <w:ins w:id="1860" w:author="Min Fan" w:date="2025-07-15T17:31:00Z" w16du:dateUtc="2025-07-15T09:31:00Z"/>
              </w:rPr>
            </w:pPr>
            <w:ins w:id="1861" w:author="Min Fan" w:date="2025-07-15T17:31:00Z" w16du:dateUtc="2025-07-15T09:31:00Z">
              <w:r w:rsidRPr="00DC2E79">
                <w:t>Rheumatoid arthritis</w:t>
              </w:r>
            </w:ins>
          </w:p>
        </w:tc>
        <w:tc>
          <w:tcPr>
            <w:tcW w:w="3468" w:type="dxa"/>
            <w:noWrap/>
            <w:hideMark/>
          </w:tcPr>
          <w:p w14:paraId="2667C612" w14:textId="77777777" w:rsidR="00344844" w:rsidRPr="00DC2E79" w:rsidRDefault="00344844" w:rsidP="00F769D4">
            <w:pPr>
              <w:pStyle w:val="MDPI42tablebody"/>
              <w:jc w:val="left"/>
              <w:rPr>
                <w:ins w:id="1862" w:author="Min Fan" w:date="2025-07-15T17:31:00Z" w16du:dateUtc="2025-07-15T09:31:00Z"/>
              </w:rPr>
            </w:pPr>
            <w:ins w:id="1863" w:author="Min Fan" w:date="2025-07-15T17:31:00Z" w16du:dateUtc="2025-07-15T09:31:00Z">
              <w:r w:rsidRPr="00DC2E79">
                <w:t>^714</w:t>
              </w:r>
            </w:ins>
          </w:p>
        </w:tc>
      </w:tr>
      <w:tr w:rsidR="00344844" w:rsidRPr="00DC2E79" w14:paraId="490DCE1D" w14:textId="77777777" w:rsidTr="00F769D4">
        <w:trPr>
          <w:trHeight w:val="315"/>
          <w:ins w:id="1864" w:author="Min Fan" w:date="2025-07-15T17:31:00Z"/>
        </w:trPr>
        <w:tc>
          <w:tcPr>
            <w:tcW w:w="10490" w:type="dxa"/>
            <w:noWrap/>
            <w:hideMark/>
          </w:tcPr>
          <w:p w14:paraId="3D1EFDC0" w14:textId="77777777" w:rsidR="00344844" w:rsidRPr="00DC2E79" w:rsidRDefault="00344844" w:rsidP="00F769D4">
            <w:pPr>
              <w:pStyle w:val="MDPI42tablebody"/>
              <w:jc w:val="left"/>
              <w:rPr>
                <w:ins w:id="1865" w:author="Min Fan" w:date="2025-07-15T17:31:00Z" w16du:dateUtc="2025-07-15T09:31:00Z"/>
              </w:rPr>
            </w:pPr>
            <w:ins w:id="1866" w:author="Min Fan" w:date="2025-07-15T17:31:00Z" w16du:dateUtc="2025-07-15T09:31:00Z">
              <w:r w:rsidRPr="00DC2E79">
                <w:t>Malignancy</w:t>
              </w:r>
            </w:ins>
          </w:p>
        </w:tc>
        <w:tc>
          <w:tcPr>
            <w:tcW w:w="3468" w:type="dxa"/>
            <w:noWrap/>
            <w:hideMark/>
          </w:tcPr>
          <w:p w14:paraId="68F98FC8" w14:textId="77777777" w:rsidR="00344844" w:rsidRPr="00DC2E79" w:rsidRDefault="00344844" w:rsidP="00F769D4">
            <w:pPr>
              <w:pStyle w:val="MDPI42tablebody"/>
              <w:jc w:val="left"/>
              <w:rPr>
                <w:ins w:id="1867" w:author="Min Fan" w:date="2025-07-15T17:31:00Z" w16du:dateUtc="2025-07-15T09:31:00Z"/>
              </w:rPr>
            </w:pPr>
            <w:ins w:id="1868" w:author="Min Fan" w:date="2025-07-15T17:31:00Z" w16du:dateUtc="2025-07-15T09:31:00Z">
              <w:r w:rsidRPr="00DC2E79">
                <w:t>^1[</w:t>
              </w:r>
              <w:proofErr w:type="gramStart"/>
              <w:r w:rsidRPr="00DC2E79">
                <w:t>458][</w:t>
              </w:r>
              <w:proofErr w:type="gramEnd"/>
              <w:r w:rsidRPr="00DC2E79">
                <w:t>0-</w:t>
              </w:r>
              <w:proofErr w:type="gramStart"/>
              <w:r w:rsidRPr="00DC2E79">
                <w:t>9]|</w:t>
              </w:r>
              <w:proofErr w:type="gramEnd"/>
              <w:r w:rsidRPr="00DC2E79">
                <w:t>^17[</w:t>
              </w:r>
              <w:proofErr w:type="gramStart"/>
              <w:r w:rsidRPr="00DC2E79">
                <w:t>0124569]|</w:t>
              </w:r>
              <w:proofErr w:type="gramEnd"/>
              <w:r w:rsidRPr="00DC2E79">
                <w:t>^1[</w:t>
              </w:r>
              <w:proofErr w:type="gramStart"/>
              <w:r w:rsidRPr="00DC2E79">
                <w:t>69][</w:t>
              </w:r>
              <w:proofErr w:type="gramEnd"/>
              <w:r w:rsidRPr="00DC2E79">
                <w:t>0-</w:t>
              </w:r>
              <w:proofErr w:type="gramStart"/>
              <w:r w:rsidRPr="00DC2E79">
                <w:t>5]|</w:t>
              </w:r>
              <w:proofErr w:type="gramEnd"/>
              <w:r w:rsidRPr="00DC2E79">
                <w:t>^20[0-8]</w:t>
              </w:r>
            </w:ins>
          </w:p>
        </w:tc>
      </w:tr>
      <w:tr w:rsidR="00344844" w:rsidRPr="00DC2E79" w14:paraId="3CB25666" w14:textId="77777777" w:rsidTr="00F769D4">
        <w:trPr>
          <w:trHeight w:val="315"/>
          <w:ins w:id="1869" w:author="Min Fan" w:date="2025-07-15T17:31:00Z"/>
        </w:trPr>
        <w:tc>
          <w:tcPr>
            <w:tcW w:w="10490" w:type="dxa"/>
            <w:noWrap/>
            <w:hideMark/>
          </w:tcPr>
          <w:p w14:paraId="31A8FBF0" w14:textId="77777777" w:rsidR="00344844" w:rsidRPr="00DC2E79" w:rsidRDefault="00344844" w:rsidP="00F769D4">
            <w:pPr>
              <w:pStyle w:val="MDPI42tablebody"/>
              <w:jc w:val="left"/>
              <w:rPr>
                <w:ins w:id="1870" w:author="Min Fan" w:date="2025-07-15T17:31:00Z" w16du:dateUtc="2025-07-15T09:31:00Z"/>
              </w:rPr>
            </w:pPr>
            <w:ins w:id="1871" w:author="Min Fan" w:date="2025-07-15T17:31:00Z" w16du:dateUtc="2025-07-15T09:31:00Z">
              <w:r w:rsidRPr="00DC2E79">
                <w:t xml:space="preserve">Metastatic solid </w:t>
              </w:r>
              <w:proofErr w:type="spellStart"/>
              <w:r w:rsidRPr="00DC2E79">
                <w:t>tumour</w:t>
              </w:r>
              <w:proofErr w:type="spellEnd"/>
            </w:ins>
          </w:p>
        </w:tc>
        <w:tc>
          <w:tcPr>
            <w:tcW w:w="3468" w:type="dxa"/>
            <w:noWrap/>
            <w:hideMark/>
          </w:tcPr>
          <w:p w14:paraId="3AD5F204" w14:textId="77777777" w:rsidR="00344844" w:rsidRPr="00DC2E79" w:rsidRDefault="00344844" w:rsidP="00F769D4">
            <w:pPr>
              <w:pStyle w:val="MDPI42tablebody"/>
              <w:jc w:val="left"/>
              <w:rPr>
                <w:ins w:id="1872" w:author="Min Fan" w:date="2025-07-15T17:31:00Z" w16du:dateUtc="2025-07-15T09:31:00Z"/>
              </w:rPr>
            </w:pPr>
            <w:ins w:id="1873" w:author="Min Fan" w:date="2025-07-15T17:31:00Z" w16du:dateUtc="2025-07-15T09:31:00Z">
              <w:r w:rsidRPr="00DC2E79">
                <w:t>^19[6-9]</w:t>
              </w:r>
            </w:ins>
          </w:p>
        </w:tc>
      </w:tr>
      <w:tr w:rsidR="00344844" w:rsidRPr="00DC2E79" w14:paraId="17EFD36A" w14:textId="77777777" w:rsidTr="00F769D4">
        <w:trPr>
          <w:trHeight w:val="315"/>
          <w:ins w:id="1874" w:author="Min Fan" w:date="2025-07-15T17:31:00Z"/>
        </w:trPr>
        <w:tc>
          <w:tcPr>
            <w:tcW w:w="10490" w:type="dxa"/>
            <w:noWrap/>
            <w:hideMark/>
          </w:tcPr>
          <w:p w14:paraId="20A963D1" w14:textId="77777777" w:rsidR="00344844" w:rsidRPr="00DC2E79" w:rsidRDefault="00344844" w:rsidP="00F769D4">
            <w:pPr>
              <w:pStyle w:val="MDPI42tablebody"/>
              <w:jc w:val="left"/>
              <w:rPr>
                <w:ins w:id="1875" w:author="Min Fan" w:date="2025-07-15T17:31:00Z" w16du:dateUtc="2025-07-15T09:31:00Z"/>
              </w:rPr>
            </w:pPr>
            <w:ins w:id="1876" w:author="Min Fan" w:date="2025-07-15T17:31:00Z" w16du:dateUtc="2025-07-15T09:31:00Z">
              <w:r w:rsidRPr="00DC2E79">
                <w:t>Diabetes without chronic complication</w:t>
              </w:r>
            </w:ins>
          </w:p>
        </w:tc>
        <w:tc>
          <w:tcPr>
            <w:tcW w:w="3468" w:type="dxa"/>
            <w:noWrap/>
            <w:hideMark/>
          </w:tcPr>
          <w:p w14:paraId="1D671DD2" w14:textId="77777777" w:rsidR="00344844" w:rsidRPr="00DC2E79" w:rsidRDefault="00344844" w:rsidP="00F769D4">
            <w:pPr>
              <w:pStyle w:val="MDPI42tablebody"/>
              <w:jc w:val="left"/>
              <w:rPr>
                <w:ins w:id="1877" w:author="Min Fan" w:date="2025-07-15T17:31:00Z" w16du:dateUtc="2025-07-15T09:31:00Z"/>
              </w:rPr>
            </w:pPr>
            <w:ins w:id="1878" w:author="Min Fan" w:date="2025-07-15T17:31:00Z" w16du:dateUtc="2025-07-15T09:31:00Z">
              <w:r w:rsidRPr="00DC2E79">
                <w:t>^</w:t>
              </w:r>
              <w:proofErr w:type="gramStart"/>
              <w:r w:rsidRPr="00DC2E79">
                <w:t>250.[</w:t>
              </w:r>
              <w:proofErr w:type="gramEnd"/>
              <w:r w:rsidRPr="00DC2E79">
                <w:t>01237]</w:t>
              </w:r>
            </w:ins>
          </w:p>
        </w:tc>
      </w:tr>
      <w:tr w:rsidR="00344844" w:rsidRPr="00DC2E79" w14:paraId="058D065D" w14:textId="77777777" w:rsidTr="00F769D4">
        <w:trPr>
          <w:trHeight w:val="315"/>
          <w:ins w:id="1879" w:author="Min Fan" w:date="2025-07-15T17:31:00Z"/>
        </w:trPr>
        <w:tc>
          <w:tcPr>
            <w:tcW w:w="10490" w:type="dxa"/>
            <w:noWrap/>
            <w:hideMark/>
          </w:tcPr>
          <w:p w14:paraId="668E3FFB" w14:textId="77777777" w:rsidR="00344844" w:rsidRPr="00DC2E79" w:rsidRDefault="00344844" w:rsidP="00F769D4">
            <w:pPr>
              <w:pStyle w:val="MDPI42tablebody"/>
              <w:jc w:val="left"/>
              <w:rPr>
                <w:ins w:id="1880" w:author="Min Fan" w:date="2025-07-15T17:31:00Z" w16du:dateUtc="2025-07-15T09:31:00Z"/>
              </w:rPr>
            </w:pPr>
            <w:ins w:id="1881" w:author="Min Fan" w:date="2025-07-15T17:31:00Z" w16du:dateUtc="2025-07-15T09:31:00Z">
              <w:r w:rsidRPr="00DC2E79">
                <w:t>Diabetes with chronic complication</w:t>
              </w:r>
            </w:ins>
          </w:p>
        </w:tc>
        <w:tc>
          <w:tcPr>
            <w:tcW w:w="3468" w:type="dxa"/>
            <w:noWrap/>
            <w:hideMark/>
          </w:tcPr>
          <w:p w14:paraId="7A395C0B" w14:textId="77777777" w:rsidR="00344844" w:rsidRPr="00DC2E79" w:rsidRDefault="00344844" w:rsidP="00F769D4">
            <w:pPr>
              <w:pStyle w:val="MDPI42tablebody"/>
              <w:jc w:val="left"/>
              <w:rPr>
                <w:ins w:id="1882" w:author="Min Fan" w:date="2025-07-15T17:31:00Z" w16du:dateUtc="2025-07-15T09:31:00Z"/>
              </w:rPr>
            </w:pPr>
            <w:ins w:id="1883" w:author="Min Fan" w:date="2025-07-15T17:31:00Z" w16du:dateUtc="2025-07-15T09:31:00Z">
              <w:r w:rsidRPr="00DC2E79">
                <w:t>^250.[456]</w:t>
              </w:r>
            </w:ins>
          </w:p>
        </w:tc>
      </w:tr>
      <w:tr w:rsidR="00344844" w:rsidRPr="00DC2E79" w14:paraId="715C5872" w14:textId="77777777" w:rsidTr="00F769D4">
        <w:trPr>
          <w:trHeight w:val="315"/>
          <w:ins w:id="1884" w:author="Min Fan" w:date="2025-07-15T17:31:00Z"/>
        </w:trPr>
        <w:tc>
          <w:tcPr>
            <w:tcW w:w="10490" w:type="dxa"/>
            <w:noWrap/>
            <w:hideMark/>
          </w:tcPr>
          <w:p w14:paraId="0E39D4B6" w14:textId="77777777" w:rsidR="00344844" w:rsidRPr="00DC2E79" w:rsidRDefault="00344844" w:rsidP="00F769D4">
            <w:pPr>
              <w:pStyle w:val="MDPI42tablebody"/>
              <w:jc w:val="left"/>
              <w:rPr>
                <w:ins w:id="1885" w:author="Min Fan" w:date="2025-07-15T17:31:00Z" w16du:dateUtc="2025-07-15T09:31:00Z"/>
              </w:rPr>
            </w:pPr>
            <w:ins w:id="1886" w:author="Min Fan" w:date="2025-07-15T17:31:00Z" w16du:dateUtc="2025-07-15T09:31:00Z">
              <w:r w:rsidRPr="00DC2E79">
                <w:t>Hypertension</w:t>
              </w:r>
            </w:ins>
          </w:p>
        </w:tc>
        <w:tc>
          <w:tcPr>
            <w:tcW w:w="3468" w:type="dxa"/>
            <w:noWrap/>
            <w:hideMark/>
          </w:tcPr>
          <w:p w14:paraId="5BA20310" w14:textId="77777777" w:rsidR="00344844" w:rsidRPr="00DC2E79" w:rsidRDefault="00344844" w:rsidP="00F769D4">
            <w:pPr>
              <w:pStyle w:val="MDPI42tablebody"/>
              <w:jc w:val="left"/>
              <w:rPr>
                <w:ins w:id="1887" w:author="Min Fan" w:date="2025-07-15T17:31:00Z" w16du:dateUtc="2025-07-15T09:31:00Z"/>
              </w:rPr>
            </w:pPr>
            <w:ins w:id="1888" w:author="Min Fan" w:date="2025-07-15T17:31:00Z" w16du:dateUtc="2025-07-15T09:31:00Z">
              <w:r w:rsidRPr="00DC2E79">
                <w:t>^40[1-</w:t>
              </w:r>
              <w:proofErr w:type="gramStart"/>
              <w:r w:rsidRPr="00DC2E79">
                <w:t>5]|</w:t>
              </w:r>
              <w:proofErr w:type="gramEnd"/>
              <w:r w:rsidRPr="00DC2E79">
                <w:t>^437.2</w:t>
              </w:r>
            </w:ins>
          </w:p>
        </w:tc>
      </w:tr>
      <w:tr w:rsidR="00344844" w:rsidRPr="00DC2E79" w14:paraId="3F7FA98B" w14:textId="77777777" w:rsidTr="00F769D4">
        <w:trPr>
          <w:trHeight w:val="315"/>
          <w:ins w:id="1889" w:author="Min Fan" w:date="2025-07-15T17:31:00Z"/>
        </w:trPr>
        <w:tc>
          <w:tcPr>
            <w:tcW w:w="10490" w:type="dxa"/>
            <w:noWrap/>
            <w:hideMark/>
          </w:tcPr>
          <w:p w14:paraId="7EBA133C" w14:textId="77777777" w:rsidR="00344844" w:rsidRPr="00DC2E79" w:rsidRDefault="00344844" w:rsidP="00F769D4">
            <w:pPr>
              <w:pStyle w:val="MDPI42tablebody"/>
              <w:jc w:val="left"/>
              <w:rPr>
                <w:ins w:id="1890" w:author="Min Fan" w:date="2025-07-15T17:31:00Z" w16du:dateUtc="2025-07-15T09:31:00Z"/>
              </w:rPr>
            </w:pPr>
            <w:ins w:id="1891" w:author="Min Fan" w:date="2025-07-15T17:31:00Z" w16du:dateUtc="2025-07-15T09:31:00Z">
              <w:r w:rsidRPr="00DC2E79">
                <w:t>Severe Constipation</w:t>
              </w:r>
            </w:ins>
          </w:p>
        </w:tc>
        <w:tc>
          <w:tcPr>
            <w:tcW w:w="3468" w:type="dxa"/>
            <w:noWrap/>
            <w:hideMark/>
          </w:tcPr>
          <w:p w14:paraId="4380CE85" w14:textId="77777777" w:rsidR="00344844" w:rsidRPr="00DC2E79" w:rsidRDefault="00344844" w:rsidP="00F769D4">
            <w:pPr>
              <w:pStyle w:val="MDPI42tablebody"/>
              <w:jc w:val="left"/>
              <w:rPr>
                <w:ins w:id="1892" w:author="Min Fan" w:date="2025-07-15T17:31:00Z" w16du:dateUtc="2025-07-15T09:31:00Z"/>
              </w:rPr>
            </w:pPr>
            <w:ins w:id="1893" w:author="Min Fan" w:date="2025-07-15T17:31:00Z" w16du:dateUtc="2025-07-15T09:31:00Z">
              <w:r w:rsidRPr="00DC2E79">
                <w:t>^560.1|^560.30|^560.39|^560.9|^564.0|^569.83|^569.89</w:t>
              </w:r>
            </w:ins>
          </w:p>
        </w:tc>
      </w:tr>
      <w:tr w:rsidR="00344844" w:rsidRPr="00DC2E79" w14:paraId="77823133" w14:textId="77777777" w:rsidTr="00F769D4">
        <w:trPr>
          <w:trHeight w:val="315"/>
          <w:ins w:id="1894" w:author="Min Fan" w:date="2025-07-15T17:31:00Z"/>
        </w:trPr>
        <w:tc>
          <w:tcPr>
            <w:tcW w:w="10490" w:type="dxa"/>
            <w:noWrap/>
            <w:hideMark/>
          </w:tcPr>
          <w:p w14:paraId="1F98228C" w14:textId="77777777" w:rsidR="00344844" w:rsidRPr="00DC2E79" w:rsidRDefault="00344844" w:rsidP="00F769D4">
            <w:pPr>
              <w:pStyle w:val="MDPI42tablebody"/>
              <w:jc w:val="left"/>
              <w:rPr>
                <w:ins w:id="1895" w:author="Min Fan" w:date="2025-07-15T17:31:00Z" w16du:dateUtc="2025-07-15T09:31:00Z"/>
              </w:rPr>
            </w:pPr>
            <w:ins w:id="1896" w:author="Min Fan" w:date="2025-07-15T17:31:00Z" w16du:dateUtc="2025-07-15T09:31:00Z">
              <w:r w:rsidRPr="00DC2E79">
                <w:t>Bleeding Events</w:t>
              </w:r>
            </w:ins>
          </w:p>
        </w:tc>
        <w:tc>
          <w:tcPr>
            <w:tcW w:w="3468" w:type="dxa"/>
            <w:noWrap/>
            <w:hideMark/>
          </w:tcPr>
          <w:p w14:paraId="2A7221AA" w14:textId="77777777" w:rsidR="00344844" w:rsidRPr="00DC2E79" w:rsidRDefault="00344844" w:rsidP="00F769D4">
            <w:pPr>
              <w:pStyle w:val="MDPI42tablebody"/>
              <w:jc w:val="left"/>
              <w:rPr>
                <w:ins w:id="1897" w:author="Min Fan" w:date="2025-07-15T17:31:00Z" w16du:dateUtc="2025-07-15T09:31:00Z"/>
              </w:rPr>
            </w:pPr>
            <w:ins w:id="1898" w:author="Min Fan" w:date="2025-07-15T17:31:00Z" w16du:dateUtc="2025-07-15T09:31:00Z">
              <w:r w:rsidRPr="00DC2E79">
                <w:t>^456.0^|456.20|^530.21|^530.7|^530.82|^531.[0246]|^532.[0246]|^533.[0246]|^534.[0246]|^537.8[34]|^562.0[23]|^562.1[23]|^569.3|^569.85|^578|^287.[89]|^596.7|^784.8|^599.7|^627.1|^459.0|^719.1|^786.3|^363.6|^376.32|^377.42|^729.92|^423.0|^801.[2378]|^803.[2378]|^804.[2378]|^800.[2378]|^85[23]|^43[0-2]</w:t>
              </w:r>
            </w:ins>
          </w:p>
        </w:tc>
      </w:tr>
      <w:tr w:rsidR="00344844" w:rsidRPr="00DC2E79" w14:paraId="2EE6F180" w14:textId="77777777" w:rsidTr="00F769D4">
        <w:trPr>
          <w:trHeight w:val="315"/>
          <w:ins w:id="1899" w:author="Min Fan" w:date="2025-07-15T17:31:00Z"/>
        </w:trPr>
        <w:tc>
          <w:tcPr>
            <w:tcW w:w="10490" w:type="dxa"/>
            <w:noWrap/>
            <w:hideMark/>
          </w:tcPr>
          <w:p w14:paraId="58A66571" w14:textId="77777777" w:rsidR="00344844" w:rsidRPr="00DC2E79" w:rsidRDefault="00344844" w:rsidP="00F769D4">
            <w:pPr>
              <w:pStyle w:val="MDPI42tablebody"/>
              <w:jc w:val="left"/>
              <w:rPr>
                <w:ins w:id="1900" w:author="Min Fan" w:date="2025-07-15T17:31:00Z" w16du:dateUtc="2025-07-15T09:31:00Z"/>
              </w:rPr>
            </w:pPr>
            <w:ins w:id="1901" w:author="Min Fan" w:date="2025-07-15T17:31:00Z" w16du:dateUtc="2025-07-15T09:31:00Z">
              <w:r w:rsidRPr="00DC2E79">
                <w:t>All stroke</w:t>
              </w:r>
            </w:ins>
          </w:p>
        </w:tc>
        <w:tc>
          <w:tcPr>
            <w:tcW w:w="3468" w:type="dxa"/>
            <w:noWrap/>
            <w:hideMark/>
          </w:tcPr>
          <w:p w14:paraId="028E79E5" w14:textId="77777777" w:rsidR="00344844" w:rsidRPr="00DC2E79" w:rsidRDefault="00344844" w:rsidP="00F769D4">
            <w:pPr>
              <w:pStyle w:val="MDPI42tablebody"/>
              <w:jc w:val="left"/>
              <w:rPr>
                <w:ins w:id="1902" w:author="Min Fan" w:date="2025-07-15T17:31:00Z" w16du:dateUtc="2025-07-15T09:31:00Z"/>
              </w:rPr>
            </w:pPr>
            <w:ins w:id="1903" w:author="Min Fan" w:date="2025-07-15T17:31:00Z" w16du:dateUtc="2025-07-15T09:31:00Z">
              <w:r w:rsidRPr="00DC2E79">
                <w:t>^43[0-</w:t>
              </w:r>
              <w:proofErr w:type="gramStart"/>
              <w:r w:rsidRPr="00DC2E79">
                <w:t>6]|</w:t>
              </w:r>
              <w:proofErr w:type="gramEnd"/>
              <w:r w:rsidRPr="00DC2E79">
                <w:t>^444|^</w:t>
              </w:r>
              <w:proofErr w:type="gramStart"/>
              <w:r w:rsidRPr="00DC2E79">
                <w:t>433.[</w:t>
              </w:r>
              <w:proofErr w:type="gramEnd"/>
              <w:r w:rsidRPr="00DC2E79">
                <w:t>012389]1|^43[</w:t>
              </w:r>
              <w:proofErr w:type="gramStart"/>
              <w:r w:rsidRPr="00DC2E79">
                <w:t>46]|</w:t>
              </w:r>
              <w:proofErr w:type="gramEnd"/>
              <w:r w:rsidRPr="00DC2E79">
                <w:t>^437.[</w:t>
              </w:r>
              <w:proofErr w:type="gramStart"/>
              <w:r w:rsidRPr="00DC2E79">
                <w:t>01]|</w:t>
              </w:r>
              <w:proofErr w:type="gramEnd"/>
              <w:r w:rsidRPr="00DC2E79">
                <w:t>^44[45]</w:t>
              </w:r>
            </w:ins>
          </w:p>
        </w:tc>
      </w:tr>
      <w:tr w:rsidR="00344844" w:rsidRPr="00DC2E79" w14:paraId="1BA30636" w14:textId="77777777" w:rsidTr="00F769D4">
        <w:trPr>
          <w:trHeight w:val="315"/>
          <w:ins w:id="1904" w:author="Min Fan" w:date="2025-07-15T17:31:00Z"/>
        </w:trPr>
        <w:tc>
          <w:tcPr>
            <w:tcW w:w="10490" w:type="dxa"/>
            <w:noWrap/>
            <w:hideMark/>
          </w:tcPr>
          <w:p w14:paraId="6CCB94E4" w14:textId="77777777" w:rsidR="00344844" w:rsidRPr="00DC2E79" w:rsidRDefault="00344844" w:rsidP="00F769D4">
            <w:pPr>
              <w:pStyle w:val="MDPI42tablebody"/>
              <w:jc w:val="left"/>
              <w:rPr>
                <w:ins w:id="1905" w:author="Min Fan" w:date="2025-07-15T17:31:00Z" w16du:dateUtc="2025-07-15T09:31:00Z"/>
              </w:rPr>
            </w:pPr>
            <w:proofErr w:type="spellStart"/>
            <w:ins w:id="1906" w:author="Min Fan" w:date="2025-07-15T17:31:00Z" w16du:dateUtc="2025-07-15T09:31:00Z">
              <w:r w:rsidRPr="00DC2E79">
                <w:t>Haemorraghic</w:t>
              </w:r>
              <w:proofErr w:type="spellEnd"/>
              <w:r w:rsidRPr="00DC2E79">
                <w:t xml:space="preserve"> stroke</w:t>
              </w:r>
            </w:ins>
          </w:p>
        </w:tc>
        <w:tc>
          <w:tcPr>
            <w:tcW w:w="3468" w:type="dxa"/>
            <w:noWrap/>
            <w:hideMark/>
          </w:tcPr>
          <w:p w14:paraId="591BD40E" w14:textId="77777777" w:rsidR="00344844" w:rsidRPr="00DC2E79" w:rsidRDefault="00344844" w:rsidP="00F769D4">
            <w:pPr>
              <w:pStyle w:val="MDPI42tablebody"/>
              <w:jc w:val="left"/>
              <w:rPr>
                <w:ins w:id="1907" w:author="Min Fan" w:date="2025-07-15T17:31:00Z" w16du:dateUtc="2025-07-15T09:31:00Z"/>
              </w:rPr>
            </w:pPr>
            <w:ins w:id="1908" w:author="Min Fan" w:date="2025-07-15T17:31:00Z" w16du:dateUtc="2025-07-15T09:31:00Z">
              <w:r w:rsidRPr="00DC2E79">
                <w:t>^43[0-2]</w:t>
              </w:r>
            </w:ins>
          </w:p>
        </w:tc>
      </w:tr>
      <w:tr w:rsidR="00344844" w:rsidRPr="00DC2E79" w14:paraId="736C1F97" w14:textId="77777777" w:rsidTr="00F769D4">
        <w:trPr>
          <w:trHeight w:val="315"/>
          <w:ins w:id="1909" w:author="Min Fan" w:date="2025-07-15T17:31:00Z"/>
        </w:trPr>
        <w:tc>
          <w:tcPr>
            <w:tcW w:w="10490" w:type="dxa"/>
            <w:tcBorders>
              <w:bottom w:val="nil"/>
            </w:tcBorders>
            <w:noWrap/>
            <w:hideMark/>
          </w:tcPr>
          <w:p w14:paraId="58321963" w14:textId="77777777" w:rsidR="00344844" w:rsidRPr="00DC2E79" w:rsidRDefault="00344844" w:rsidP="00F769D4">
            <w:pPr>
              <w:pStyle w:val="MDPI42tablebody"/>
              <w:jc w:val="left"/>
              <w:rPr>
                <w:ins w:id="1910" w:author="Min Fan" w:date="2025-07-15T17:31:00Z" w16du:dateUtc="2025-07-15T09:31:00Z"/>
              </w:rPr>
            </w:pPr>
            <w:ins w:id="1911" w:author="Min Fan" w:date="2025-07-15T17:31:00Z" w16du:dateUtc="2025-07-15T09:31:00Z">
              <w:r w:rsidRPr="00DC2E79">
                <w:t>GI Bleeding</w:t>
              </w:r>
            </w:ins>
          </w:p>
        </w:tc>
        <w:tc>
          <w:tcPr>
            <w:tcW w:w="3468" w:type="dxa"/>
            <w:tcBorders>
              <w:bottom w:val="nil"/>
            </w:tcBorders>
            <w:noWrap/>
            <w:hideMark/>
          </w:tcPr>
          <w:p w14:paraId="1504C7A7" w14:textId="77777777" w:rsidR="00344844" w:rsidRPr="00DC2E79" w:rsidRDefault="00344844" w:rsidP="00F769D4">
            <w:pPr>
              <w:pStyle w:val="MDPI42tablebody"/>
              <w:jc w:val="left"/>
              <w:rPr>
                <w:ins w:id="1912" w:author="Min Fan" w:date="2025-07-15T17:31:00Z" w16du:dateUtc="2025-07-15T09:31:00Z"/>
              </w:rPr>
            </w:pPr>
            <w:ins w:id="1913" w:author="Min Fan" w:date="2025-07-15T17:31:00Z" w16du:dateUtc="2025-07-15T09:31:00Z">
              <w:r w:rsidRPr="00DC2E79">
                <w:t>^456.0^|456.20|^530.21|^530.7|^530.82|^</w:t>
              </w:r>
              <w:proofErr w:type="gramStart"/>
              <w:r w:rsidRPr="00DC2E79">
                <w:t>531.[0246]|</w:t>
              </w:r>
              <w:proofErr w:type="gramEnd"/>
              <w:r w:rsidRPr="00DC2E79">
                <w:t>^</w:t>
              </w:r>
              <w:proofErr w:type="gramStart"/>
              <w:r w:rsidRPr="00DC2E79">
                <w:t>532.[0246]|</w:t>
              </w:r>
              <w:proofErr w:type="gramEnd"/>
              <w:r w:rsidRPr="00DC2E79">
                <w:t>^</w:t>
              </w:r>
              <w:proofErr w:type="gramStart"/>
              <w:r w:rsidRPr="00DC2E79">
                <w:t>533.[0246]|</w:t>
              </w:r>
              <w:proofErr w:type="gramEnd"/>
              <w:r w:rsidRPr="00DC2E79">
                <w:t>^</w:t>
              </w:r>
              <w:proofErr w:type="gramStart"/>
              <w:r w:rsidRPr="00DC2E79">
                <w:t>534.[0246]|</w:t>
              </w:r>
              <w:proofErr w:type="gramEnd"/>
              <w:r w:rsidRPr="00DC2E79">
                <w:t>^537.8[</w:t>
              </w:r>
              <w:proofErr w:type="gramStart"/>
              <w:r w:rsidRPr="00DC2E79">
                <w:t>34]|</w:t>
              </w:r>
              <w:proofErr w:type="gramEnd"/>
              <w:r w:rsidRPr="00DC2E79">
                <w:t>^562.0[</w:t>
              </w:r>
              <w:proofErr w:type="gramStart"/>
              <w:r w:rsidRPr="00DC2E79">
                <w:t>23]|</w:t>
              </w:r>
              <w:proofErr w:type="gramEnd"/>
              <w:r w:rsidRPr="00DC2E79">
                <w:t>^562.1[</w:t>
              </w:r>
              <w:proofErr w:type="gramStart"/>
              <w:r w:rsidRPr="00DC2E79">
                <w:t>23]|</w:t>
              </w:r>
              <w:proofErr w:type="gramEnd"/>
              <w:r w:rsidRPr="00DC2E79">
                <w:t>^569.3|^569.85|^578</w:t>
              </w:r>
            </w:ins>
          </w:p>
        </w:tc>
      </w:tr>
      <w:tr w:rsidR="00344844" w:rsidRPr="00DC2E79" w14:paraId="010AB4C6" w14:textId="77777777" w:rsidTr="00F769D4">
        <w:trPr>
          <w:trHeight w:val="315"/>
          <w:ins w:id="1914" w:author="Min Fan" w:date="2025-07-15T17:31:00Z"/>
        </w:trPr>
        <w:tc>
          <w:tcPr>
            <w:tcW w:w="10490" w:type="dxa"/>
            <w:tcBorders>
              <w:top w:val="nil"/>
              <w:bottom w:val="single" w:sz="4" w:space="0" w:color="auto"/>
            </w:tcBorders>
            <w:noWrap/>
            <w:hideMark/>
          </w:tcPr>
          <w:p w14:paraId="1604E077" w14:textId="77777777" w:rsidR="00344844" w:rsidRPr="00DC2E79" w:rsidRDefault="00344844" w:rsidP="00F769D4">
            <w:pPr>
              <w:pStyle w:val="MDPI42tablebody"/>
              <w:jc w:val="left"/>
              <w:rPr>
                <w:ins w:id="1915" w:author="Min Fan" w:date="2025-07-15T17:31:00Z" w16du:dateUtc="2025-07-15T09:31:00Z"/>
              </w:rPr>
            </w:pPr>
            <w:ins w:id="1916" w:author="Min Fan" w:date="2025-07-15T17:31:00Z" w16du:dateUtc="2025-07-15T09:31:00Z">
              <w:r w:rsidRPr="00DC2E79">
                <w:t>Other Bleeding</w:t>
              </w:r>
            </w:ins>
          </w:p>
        </w:tc>
        <w:tc>
          <w:tcPr>
            <w:tcW w:w="3468" w:type="dxa"/>
            <w:tcBorders>
              <w:top w:val="nil"/>
              <w:bottom w:val="single" w:sz="4" w:space="0" w:color="auto"/>
            </w:tcBorders>
            <w:noWrap/>
            <w:hideMark/>
          </w:tcPr>
          <w:p w14:paraId="5423EB67" w14:textId="77777777" w:rsidR="00344844" w:rsidRPr="00DC2E79" w:rsidRDefault="00344844" w:rsidP="00F769D4">
            <w:pPr>
              <w:pStyle w:val="MDPI42tablebody"/>
              <w:jc w:val="left"/>
              <w:rPr>
                <w:ins w:id="1917" w:author="Min Fan" w:date="2025-07-15T17:31:00Z" w16du:dateUtc="2025-07-15T09:31:00Z"/>
              </w:rPr>
            </w:pPr>
            <w:ins w:id="1918" w:author="Min Fan" w:date="2025-07-15T17:31:00Z" w16du:dateUtc="2025-07-15T09:31:00Z">
              <w:r w:rsidRPr="00DC2E79">
                <w:t>^287.[</w:t>
              </w:r>
              <w:proofErr w:type="gramStart"/>
              <w:r w:rsidRPr="00DC2E79">
                <w:t>89]|</w:t>
              </w:r>
              <w:proofErr w:type="gramEnd"/>
              <w:r w:rsidRPr="00DC2E79">
                <w:t>^596.7|^784.8|^599.7|^627.1|^459.0|^719.1|^786.3|^363.6|^376.32|^377.42|^729.92|^423.0|^</w:t>
              </w:r>
              <w:proofErr w:type="gramStart"/>
              <w:r w:rsidRPr="00DC2E79">
                <w:t>801.[2378]|</w:t>
              </w:r>
              <w:proofErr w:type="gramEnd"/>
              <w:r w:rsidRPr="00DC2E79">
                <w:t>^</w:t>
              </w:r>
              <w:proofErr w:type="gramStart"/>
              <w:r w:rsidRPr="00DC2E79">
                <w:t>803.[2378]|</w:t>
              </w:r>
              <w:proofErr w:type="gramEnd"/>
              <w:r w:rsidRPr="00DC2E79">
                <w:t>^</w:t>
              </w:r>
              <w:proofErr w:type="gramStart"/>
              <w:r w:rsidRPr="00DC2E79">
                <w:t>804.[2378]|</w:t>
              </w:r>
              <w:proofErr w:type="gramEnd"/>
              <w:r w:rsidRPr="00DC2E79">
                <w:t>^</w:t>
              </w:r>
              <w:proofErr w:type="gramStart"/>
              <w:r w:rsidRPr="00DC2E79">
                <w:t>800.[2378]|</w:t>
              </w:r>
              <w:proofErr w:type="gramEnd"/>
              <w:r w:rsidRPr="00DC2E79">
                <w:t>^85[23]</w:t>
              </w:r>
            </w:ins>
          </w:p>
        </w:tc>
      </w:tr>
    </w:tbl>
    <w:p w14:paraId="12C5C80E" w14:textId="77777777" w:rsidR="00344844" w:rsidRDefault="00344844" w:rsidP="00344844">
      <w:pPr>
        <w:pStyle w:val="MDPI41tablecaption"/>
        <w:rPr>
          <w:ins w:id="1919" w:author="Min Fan" w:date="2025-07-15T17:31:00Z" w16du:dateUtc="2025-07-15T09:31:00Z"/>
          <w:rFonts w:eastAsia="DengXian"/>
          <w:lang w:eastAsia="zh-CN"/>
        </w:rPr>
      </w:pPr>
    </w:p>
    <w:p w14:paraId="48987670" w14:textId="77777777" w:rsidR="00344844" w:rsidRDefault="00344844" w:rsidP="00344844">
      <w:pPr>
        <w:pStyle w:val="MDPI41tablecaption"/>
        <w:rPr>
          <w:ins w:id="1920" w:author="Min Fan" w:date="2025-07-15T17:31:00Z" w16du:dateUtc="2025-07-15T09:31:00Z"/>
          <w:rFonts w:eastAsia="DengXian"/>
          <w:lang w:eastAsia="zh-CN"/>
        </w:rPr>
      </w:pPr>
      <w:ins w:id="1921" w:author="Min Fan" w:date="2025-07-15T17:31:00Z" w16du:dateUtc="2025-07-15T09:31:00Z">
        <w:r>
          <w:t xml:space="preserve">Supplementary Table </w:t>
        </w:r>
        <w:r>
          <w:fldChar w:fldCharType="begin"/>
        </w:r>
        <w:r>
          <w:instrText xml:space="preserve"> SEQ Supplementary_Table \* ARABIC </w:instrText>
        </w:r>
        <w:r>
          <w:fldChar w:fldCharType="separate"/>
        </w:r>
        <w:r>
          <w:rPr>
            <w:noProof/>
          </w:rPr>
          <w:t>3</w:t>
        </w:r>
        <w:r>
          <w:fldChar w:fldCharType="end"/>
        </w:r>
        <w:r>
          <w:rPr>
            <w:rFonts w:eastAsia="DengXian"/>
            <w:lang w:eastAsia="zh-CN"/>
          </w:rPr>
          <w:t xml:space="preserve">. Results of sensitivity analysis </w:t>
        </w:r>
      </w:ins>
    </w:p>
    <w:tbl>
      <w:tblPr>
        <w:tblStyle w:val="MDPI41threelinetable"/>
        <w:tblW w:w="0" w:type="auto"/>
        <w:jc w:val="left"/>
        <w:tblLook w:val="04A0" w:firstRow="1" w:lastRow="0" w:firstColumn="1" w:lastColumn="0" w:noHBand="0" w:noVBand="1"/>
      </w:tblPr>
      <w:tblGrid>
        <w:gridCol w:w="3515"/>
        <w:gridCol w:w="1550"/>
        <w:gridCol w:w="263"/>
        <w:gridCol w:w="1550"/>
        <w:gridCol w:w="263"/>
        <w:gridCol w:w="1931"/>
      </w:tblGrid>
      <w:tr w:rsidR="00344844" w:rsidRPr="00CE4E06" w14:paraId="2CCBBCA2" w14:textId="77777777" w:rsidTr="00F769D4">
        <w:trPr>
          <w:cnfStyle w:val="100000000000" w:firstRow="1" w:lastRow="0" w:firstColumn="0" w:lastColumn="0" w:oddVBand="0" w:evenVBand="0" w:oddHBand="0" w:evenHBand="0" w:firstRowFirstColumn="0" w:firstRowLastColumn="0" w:lastRowFirstColumn="0" w:lastRowLastColumn="0"/>
          <w:jc w:val="left"/>
          <w:ins w:id="1922" w:author="Min Fan" w:date="2025-07-15T17:31:00Z"/>
        </w:trPr>
        <w:tc>
          <w:tcPr>
            <w:tcW w:w="0" w:type="auto"/>
            <w:tcBorders>
              <w:top w:val="single" w:sz="8" w:space="0" w:color="auto"/>
              <w:bottom w:val="nil"/>
            </w:tcBorders>
            <w:hideMark/>
          </w:tcPr>
          <w:p w14:paraId="1C047241" w14:textId="77777777" w:rsidR="00344844" w:rsidRPr="00CE4E06" w:rsidRDefault="00344844" w:rsidP="00F769D4">
            <w:pPr>
              <w:pStyle w:val="MDPI42tablebody"/>
              <w:rPr>
                <w:ins w:id="1923" w:author="Min Fan" w:date="2025-07-15T17:31:00Z" w16du:dateUtc="2025-07-15T09:31:00Z"/>
                <w:rFonts w:eastAsiaTheme="minorEastAsia"/>
                <w:b w:val="0"/>
                <w:bCs/>
              </w:rPr>
            </w:pPr>
          </w:p>
        </w:tc>
        <w:tc>
          <w:tcPr>
            <w:tcW w:w="0" w:type="auto"/>
            <w:gridSpan w:val="4"/>
            <w:tcBorders>
              <w:top w:val="single" w:sz="8" w:space="0" w:color="auto"/>
            </w:tcBorders>
            <w:hideMark/>
          </w:tcPr>
          <w:p w14:paraId="719FF563" w14:textId="77777777" w:rsidR="00344844" w:rsidRPr="00CE4E06" w:rsidRDefault="00344844" w:rsidP="00F769D4">
            <w:pPr>
              <w:pStyle w:val="MDPI42tablebody"/>
              <w:rPr>
                <w:ins w:id="1924" w:author="Min Fan" w:date="2025-07-15T17:31:00Z" w16du:dateUtc="2025-07-15T09:31:00Z"/>
                <w:rFonts w:eastAsiaTheme="minorEastAsia"/>
                <w:b w:val="0"/>
                <w:bCs/>
              </w:rPr>
            </w:pPr>
            <w:ins w:id="1925" w:author="Min Fan" w:date="2025-07-15T17:31:00Z" w16du:dateUtc="2025-07-15T09:31:00Z">
              <w:r w:rsidRPr="00CE4E06">
                <w:rPr>
                  <w:rFonts w:eastAsiaTheme="minorEastAsia"/>
                  <w:b w:val="0"/>
                  <w:bCs/>
                </w:rPr>
                <w:t>Risk, % (95% CI)</w:t>
              </w:r>
            </w:ins>
          </w:p>
        </w:tc>
        <w:tc>
          <w:tcPr>
            <w:tcW w:w="0" w:type="auto"/>
            <w:vMerge w:val="restart"/>
            <w:tcBorders>
              <w:top w:val="single" w:sz="8" w:space="0" w:color="auto"/>
            </w:tcBorders>
            <w:hideMark/>
          </w:tcPr>
          <w:p w14:paraId="2095C5A3" w14:textId="77777777" w:rsidR="00344844" w:rsidRPr="00CE4E06" w:rsidRDefault="00344844" w:rsidP="00F769D4">
            <w:pPr>
              <w:pStyle w:val="MDPI42tablebody"/>
              <w:rPr>
                <w:ins w:id="1926" w:author="Min Fan" w:date="2025-07-15T17:31:00Z" w16du:dateUtc="2025-07-15T09:31:00Z"/>
                <w:rFonts w:eastAsiaTheme="minorEastAsia"/>
                <w:b w:val="0"/>
                <w:bCs/>
              </w:rPr>
            </w:pPr>
            <w:ins w:id="1927" w:author="Min Fan" w:date="2025-07-15T17:31:00Z" w16du:dateUtc="2025-07-15T09:31:00Z">
              <w:r w:rsidRPr="00CE4E06">
                <w:rPr>
                  <w:rFonts w:eastAsiaTheme="minorEastAsia"/>
                  <w:b w:val="0"/>
                  <w:bCs/>
                </w:rPr>
                <w:t xml:space="preserve">Risk </w:t>
              </w:r>
              <w:proofErr w:type="gramStart"/>
              <w:r w:rsidRPr="00CE4E06">
                <w:rPr>
                  <w:rFonts w:eastAsiaTheme="minorEastAsia"/>
                  <w:b w:val="0"/>
                  <w:bCs/>
                </w:rPr>
                <w:t>difference,%</w:t>
              </w:r>
              <w:proofErr w:type="gramEnd"/>
            </w:ins>
          </w:p>
        </w:tc>
      </w:tr>
      <w:tr w:rsidR="00344844" w:rsidRPr="00CE4E06" w14:paraId="6E0D9A48" w14:textId="77777777" w:rsidTr="00F769D4">
        <w:trPr>
          <w:jc w:val="left"/>
          <w:ins w:id="1928" w:author="Min Fan" w:date="2025-07-15T17:31:00Z"/>
        </w:trPr>
        <w:tc>
          <w:tcPr>
            <w:tcW w:w="0" w:type="auto"/>
            <w:tcBorders>
              <w:top w:val="nil"/>
              <w:bottom w:val="single" w:sz="4" w:space="0" w:color="auto"/>
            </w:tcBorders>
            <w:hideMark/>
          </w:tcPr>
          <w:p w14:paraId="1F105218" w14:textId="77777777" w:rsidR="00344844" w:rsidRPr="00CE4E06" w:rsidRDefault="00344844" w:rsidP="00F769D4">
            <w:pPr>
              <w:pStyle w:val="MDPI42tablebody"/>
              <w:jc w:val="left"/>
              <w:rPr>
                <w:ins w:id="1929" w:author="Min Fan" w:date="2025-07-15T17:31:00Z" w16du:dateUtc="2025-07-15T09:31:00Z"/>
                <w:rFonts w:eastAsiaTheme="minorEastAsia"/>
                <w:bCs/>
              </w:rPr>
            </w:pPr>
          </w:p>
        </w:tc>
        <w:tc>
          <w:tcPr>
            <w:tcW w:w="0" w:type="auto"/>
            <w:gridSpan w:val="2"/>
            <w:tcBorders>
              <w:top w:val="single" w:sz="4" w:space="0" w:color="auto"/>
              <w:bottom w:val="single" w:sz="4" w:space="0" w:color="auto"/>
            </w:tcBorders>
            <w:hideMark/>
          </w:tcPr>
          <w:p w14:paraId="502A21E2" w14:textId="77777777" w:rsidR="00344844" w:rsidRPr="00CE4E06" w:rsidRDefault="00344844" w:rsidP="00F769D4">
            <w:pPr>
              <w:pStyle w:val="MDPI42tablebody"/>
              <w:rPr>
                <w:ins w:id="1930" w:author="Min Fan" w:date="2025-07-15T17:31:00Z" w16du:dateUtc="2025-07-15T09:31:00Z"/>
                <w:rFonts w:eastAsiaTheme="minorEastAsia"/>
                <w:bCs/>
              </w:rPr>
            </w:pPr>
            <w:ins w:id="1931" w:author="Min Fan" w:date="2025-07-15T17:31:00Z" w16du:dateUtc="2025-07-15T09:31:00Z">
              <w:r w:rsidRPr="00CE4E06">
                <w:rPr>
                  <w:rFonts w:eastAsiaTheme="minorEastAsia"/>
                  <w:bCs/>
                </w:rPr>
                <w:t>OAC non-users</w:t>
              </w:r>
            </w:ins>
          </w:p>
        </w:tc>
        <w:tc>
          <w:tcPr>
            <w:tcW w:w="0" w:type="auto"/>
            <w:gridSpan w:val="2"/>
            <w:tcBorders>
              <w:top w:val="single" w:sz="4" w:space="0" w:color="auto"/>
              <w:bottom w:val="single" w:sz="4" w:space="0" w:color="auto"/>
            </w:tcBorders>
            <w:hideMark/>
          </w:tcPr>
          <w:p w14:paraId="7B62B9A8" w14:textId="77777777" w:rsidR="00344844" w:rsidRPr="00CE4E06" w:rsidRDefault="00344844" w:rsidP="00F769D4">
            <w:pPr>
              <w:pStyle w:val="MDPI42tablebody"/>
              <w:rPr>
                <w:ins w:id="1932" w:author="Min Fan" w:date="2025-07-15T17:31:00Z" w16du:dateUtc="2025-07-15T09:31:00Z"/>
                <w:rFonts w:eastAsiaTheme="minorEastAsia"/>
                <w:bCs/>
              </w:rPr>
            </w:pPr>
            <w:ins w:id="1933" w:author="Min Fan" w:date="2025-07-15T17:31:00Z" w16du:dateUtc="2025-07-15T09:31:00Z">
              <w:r w:rsidRPr="00CE4E06">
                <w:rPr>
                  <w:rFonts w:eastAsiaTheme="minorEastAsia"/>
                  <w:bCs/>
                </w:rPr>
                <w:t>OAC users</w:t>
              </w:r>
            </w:ins>
          </w:p>
        </w:tc>
        <w:tc>
          <w:tcPr>
            <w:tcW w:w="0" w:type="auto"/>
            <w:vMerge/>
            <w:tcBorders>
              <w:bottom w:val="single" w:sz="4" w:space="0" w:color="auto"/>
            </w:tcBorders>
            <w:hideMark/>
          </w:tcPr>
          <w:p w14:paraId="15796B14" w14:textId="77777777" w:rsidR="00344844" w:rsidRPr="00CE4E06" w:rsidRDefault="00344844" w:rsidP="00F769D4">
            <w:pPr>
              <w:pStyle w:val="MDPI42tablebody"/>
              <w:rPr>
                <w:ins w:id="1934" w:author="Min Fan" w:date="2025-07-15T17:31:00Z" w16du:dateUtc="2025-07-15T09:31:00Z"/>
                <w:rFonts w:eastAsiaTheme="minorEastAsia"/>
                <w:bCs/>
              </w:rPr>
            </w:pPr>
          </w:p>
        </w:tc>
      </w:tr>
      <w:tr w:rsidR="00344844" w:rsidRPr="00CE4E06" w14:paraId="51326897" w14:textId="77777777" w:rsidTr="00F769D4">
        <w:trPr>
          <w:trHeight w:val="77"/>
          <w:jc w:val="left"/>
          <w:ins w:id="1935" w:author="Min Fan" w:date="2025-07-15T17:31:00Z"/>
        </w:trPr>
        <w:tc>
          <w:tcPr>
            <w:tcW w:w="11341" w:type="dxa"/>
            <w:gridSpan w:val="6"/>
            <w:tcBorders>
              <w:top w:val="single" w:sz="4" w:space="0" w:color="auto"/>
              <w:bottom w:val="nil"/>
            </w:tcBorders>
          </w:tcPr>
          <w:p w14:paraId="1AE4A8F4" w14:textId="77777777" w:rsidR="00344844" w:rsidRPr="00CE4E06" w:rsidRDefault="00344844" w:rsidP="00F769D4">
            <w:pPr>
              <w:pStyle w:val="MDPI42tablebody"/>
              <w:jc w:val="left"/>
              <w:rPr>
                <w:ins w:id="1936" w:author="Min Fan" w:date="2025-07-15T17:31:00Z" w16du:dateUtc="2025-07-15T09:31:00Z"/>
                <w:rFonts w:eastAsiaTheme="minorEastAsia"/>
                <w:b/>
              </w:rPr>
            </w:pPr>
            <w:ins w:id="1937" w:author="Min Fan" w:date="2025-07-15T17:31:00Z" w16du:dateUtc="2025-07-15T09:31:00Z">
              <w:r w:rsidRPr="00CE4E06">
                <w:rPr>
                  <w:rFonts w:eastAsia="DengXian"/>
                  <w:b/>
                  <w:lang w:eastAsia="zh-CN"/>
                </w:rPr>
                <w:t xml:space="preserve">Composite outcome (ischemic, </w:t>
              </w:r>
              <w:proofErr w:type="spellStart"/>
              <w:r w:rsidRPr="00CE4E06">
                <w:rPr>
                  <w:rFonts w:eastAsia="DengXian"/>
                  <w:b/>
                  <w:lang w:eastAsia="zh-CN"/>
                </w:rPr>
                <w:t>heamorraghic</w:t>
              </w:r>
              <w:proofErr w:type="spellEnd"/>
              <w:r w:rsidRPr="00CE4E06">
                <w:rPr>
                  <w:rFonts w:eastAsia="DengXian"/>
                  <w:b/>
                  <w:lang w:eastAsia="zh-CN"/>
                </w:rPr>
                <w:t xml:space="preserve"> stroke and all-cause mortality)</w:t>
              </w:r>
              <w:r w:rsidRPr="00CE4E06">
                <w:rPr>
                  <w:rFonts w:eastAsia="DengXian"/>
                  <w:b/>
                </w:rPr>
                <w:t xml:space="preserve"> </w:t>
              </w:r>
            </w:ins>
          </w:p>
        </w:tc>
      </w:tr>
      <w:tr w:rsidR="00344844" w:rsidRPr="00CE4E06" w14:paraId="50D25CA5" w14:textId="77777777" w:rsidTr="00F769D4">
        <w:trPr>
          <w:trHeight w:val="87"/>
          <w:jc w:val="left"/>
          <w:ins w:id="1938" w:author="Min Fan" w:date="2025-07-15T17:31:00Z"/>
        </w:trPr>
        <w:tc>
          <w:tcPr>
            <w:tcW w:w="0" w:type="auto"/>
            <w:tcBorders>
              <w:top w:val="nil"/>
              <w:left w:val="nil"/>
              <w:bottom w:val="nil"/>
              <w:right w:val="nil"/>
            </w:tcBorders>
          </w:tcPr>
          <w:p w14:paraId="15E33B6E" w14:textId="77777777" w:rsidR="00344844" w:rsidRPr="00CE4E06" w:rsidRDefault="00344844" w:rsidP="00F769D4">
            <w:pPr>
              <w:pStyle w:val="MDPI42tablebody"/>
              <w:jc w:val="left"/>
              <w:rPr>
                <w:ins w:id="1939" w:author="Min Fan" w:date="2025-07-15T17:31:00Z" w16du:dateUtc="2025-07-15T09:31:00Z"/>
                <w:rFonts w:eastAsia="DengXian"/>
                <w:bCs/>
                <w:lang w:eastAsia="zh-CN"/>
              </w:rPr>
            </w:pPr>
            <w:ins w:id="1940" w:author="Min Fan" w:date="2025-07-15T17:31:00Z" w16du:dateUtc="2025-07-15T09:31:00Z">
              <w:r w:rsidRPr="00CE4E06">
                <w:rPr>
                  <w:rFonts w:eastAsia="DengXian"/>
                  <w:bCs/>
                  <w:lang w:eastAsia="zh-CN"/>
                </w:rPr>
                <w:t>Matching process adjustment</w:t>
              </w:r>
            </w:ins>
          </w:p>
        </w:tc>
        <w:tc>
          <w:tcPr>
            <w:tcW w:w="0" w:type="auto"/>
            <w:tcBorders>
              <w:top w:val="nil"/>
              <w:left w:val="nil"/>
              <w:bottom w:val="nil"/>
              <w:right w:val="nil"/>
            </w:tcBorders>
          </w:tcPr>
          <w:p w14:paraId="496BA4E1" w14:textId="77777777" w:rsidR="00344844" w:rsidRPr="00CE4E06" w:rsidRDefault="00344844" w:rsidP="00F769D4">
            <w:pPr>
              <w:pStyle w:val="MDPI42tablebody"/>
              <w:jc w:val="right"/>
              <w:rPr>
                <w:ins w:id="1941" w:author="Min Fan" w:date="2025-07-15T17:31:00Z" w16du:dateUtc="2025-07-15T09:31:00Z"/>
                <w:rFonts w:eastAsia="DengXian"/>
                <w:bCs/>
                <w:lang w:eastAsia="zh-CN"/>
              </w:rPr>
            </w:pPr>
            <w:ins w:id="1942" w:author="Min Fan" w:date="2025-07-15T17:31:00Z" w16du:dateUtc="2025-07-15T09:31:00Z">
              <w:r w:rsidRPr="00CE4E06">
                <w:rPr>
                  <w:rFonts w:eastAsia="DengXian"/>
                  <w:bCs/>
                  <w:lang w:eastAsia="zh-CN"/>
                </w:rPr>
                <w:t>0.67 (0.55, 0.83)</w:t>
              </w:r>
            </w:ins>
          </w:p>
        </w:tc>
        <w:tc>
          <w:tcPr>
            <w:tcW w:w="0" w:type="auto"/>
            <w:tcBorders>
              <w:top w:val="nil"/>
              <w:left w:val="nil"/>
              <w:bottom w:val="nil"/>
              <w:right w:val="nil"/>
            </w:tcBorders>
          </w:tcPr>
          <w:p w14:paraId="41A1353D" w14:textId="77777777" w:rsidR="00344844" w:rsidRPr="00CE4E06" w:rsidRDefault="00344844" w:rsidP="00F769D4">
            <w:pPr>
              <w:pStyle w:val="MDPI42tablebody"/>
              <w:jc w:val="right"/>
              <w:rPr>
                <w:ins w:id="1943" w:author="Min Fan" w:date="2025-07-15T17:31:00Z" w16du:dateUtc="2025-07-15T09:31:00Z"/>
                <w:rFonts w:eastAsia="DengXian"/>
                <w:bCs/>
                <w:lang w:eastAsia="zh-CN"/>
              </w:rPr>
            </w:pPr>
          </w:p>
        </w:tc>
        <w:tc>
          <w:tcPr>
            <w:tcW w:w="0" w:type="auto"/>
            <w:tcBorders>
              <w:top w:val="nil"/>
              <w:left w:val="nil"/>
              <w:bottom w:val="nil"/>
              <w:right w:val="nil"/>
            </w:tcBorders>
          </w:tcPr>
          <w:p w14:paraId="60843568" w14:textId="77777777" w:rsidR="00344844" w:rsidRPr="00CE4E06" w:rsidRDefault="00344844" w:rsidP="00F769D4">
            <w:pPr>
              <w:pStyle w:val="MDPI42tablebody"/>
              <w:jc w:val="right"/>
              <w:rPr>
                <w:ins w:id="1944" w:author="Min Fan" w:date="2025-07-15T17:31:00Z" w16du:dateUtc="2025-07-15T09:31:00Z"/>
                <w:rFonts w:eastAsia="DengXian"/>
                <w:bCs/>
                <w:lang w:eastAsia="zh-CN"/>
              </w:rPr>
            </w:pPr>
            <w:ins w:id="1945" w:author="Min Fan" w:date="2025-07-15T17:31:00Z" w16du:dateUtc="2025-07-15T09:31:00Z">
              <w:r w:rsidRPr="00CE4E06">
                <w:rPr>
                  <w:rFonts w:eastAsia="DengXian"/>
                  <w:bCs/>
                  <w:lang w:eastAsia="zh-CN"/>
                </w:rPr>
                <w:t>0.70 (0.54, 0.83)</w:t>
              </w:r>
            </w:ins>
          </w:p>
        </w:tc>
        <w:tc>
          <w:tcPr>
            <w:tcW w:w="0" w:type="auto"/>
            <w:tcBorders>
              <w:top w:val="nil"/>
              <w:left w:val="nil"/>
              <w:bottom w:val="nil"/>
              <w:right w:val="nil"/>
            </w:tcBorders>
          </w:tcPr>
          <w:p w14:paraId="4B01C53A" w14:textId="77777777" w:rsidR="00344844" w:rsidRPr="00CE4E06" w:rsidRDefault="00344844" w:rsidP="00F769D4">
            <w:pPr>
              <w:pStyle w:val="MDPI42tablebody"/>
              <w:jc w:val="right"/>
              <w:rPr>
                <w:ins w:id="1946" w:author="Min Fan" w:date="2025-07-15T17:31:00Z" w16du:dateUtc="2025-07-15T09:31:00Z"/>
                <w:rFonts w:eastAsia="DengXian"/>
                <w:bCs/>
                <w:lang w:eastAsia="zh-CN"/>
              </w:rPr>
            </w:pPr>
          </w:p>
        </w:tc>
        <w:tc>
          <w:tcPr>
            <w:tcW w:w="0" w:type="auto"/>
            <w:tcBorders>
              <w:top w:val="nil"/>
              <w:left w:val="nil"/>
              <w:bottom w:val="nil"/>
              <w:right w:val="nil"/>
            </w:tcBorders>
          </w:tcPr>
          <w:p w14:paraId="1DF811DF" w14:textId="77777777" w:rsidR="00344844" w:rsidRPr="00CE4E06" w:rsidRDefault="00344844" w:rsidP="00F769D4">
            <w:pPr>
              <w:pStyle w:val="MDPI42tablebody"/>
              <w:jc w:val="right"/>
              <w:rPr>
                <w:ins w:id="1947" w:author="Min Fan" w:date="2025-07-15T17:31:00Z" w16du:dateUtc="2025-07-15T09:31:00Z"/>
                <w:rFonts w:eastAsia="DengXian"/>
                <w:bCs/>
                <w:lang w:eastAsia="zh-CN"/>
              </w:rPr>
            </w:pPr>
            <w:ins w:id="1948" w:author="Min Fan" w:date="2025-07-15T17:31:00Z" w16du:dateUtc="2025-07-15T09:31:00Z">
              <w:r w:rsidRPr="00CE4E06">
                <w:rPr>
                  <w:rFonts w:eastAsia="DengXian"/>
                  <w:bCs/>
                  <w:lang w:eastAsia="zh-CN"/>
                </w:rPr>
                <w:t>0.03 (-0.16, 0.20)</w:t>
              </w:r>
            </w:ins>
          </w:p>
        </w:tc>
      </w:tr>
      <w:tr w:rsidR="00344844" w:rsidRPr="00CE4E06" w14:paraId="6EEE5D2C" w14:textId="77777777" w:rsidTr="00F769D4">
        <w:trPr>
          <w:trHeight w:val="87"/>
          <w:jc w:val="left"/>
          <w:ins w:id="1949" w:author="Min Fan" w:date="2025-07-15T17:31:00Z"/>
        </w:trPr>
        <w:tc>
          <w:tcPr>
            <w:tcW w:w="0" w:type="auto"/>
            <w:tcBorders>
              <w:top w:val="nil"/>
            </w:tcBorders>
            <w:hideMark/>
          </w:tcPr>
          <w:p w14:paraId="31390E78" w14:textId="77777777" w:rsidR="00344844" w:rsidRPr="00CE4E06" w:rsidRDefault="00344844" w:rsidP="00F769D4">
            <w:pPr>
              <w:pStyle w:val="MDPI42tablebody"/>
              <w:jc w:val="left"/>
              <w:rPr>
                <w:ins w:id="1950" w:author="Min Fan" w:date="2025-07-15T17:31:00Z" w16du:dateUtc="2025-07-15T09:31:00Z"/>
                <w:rFonts w:eastAsia="DengXian"/>
                <w:bCs/>
                <w:lang w:eastAsia="zh-CN"/>
              </w:rPr>
            </w:pPr>
            <w:ins w:id="1951" w:author="Min Fan" w:date="2025-07-15T17:31:00Z" w16du:dateUtc="2025-07-15T09:31:00Z">
              <w:r w:rsidRPr="00CE4E06">
                <w:rPr>
                  <w:rFonts w:eastAsia="DengXian"/>
                  <w:bCs/>
                  <w:lang w:eastAsia="zh-CN"/>
                </w:rPr>
                <w:lastRenderedPageBreak/>
                <w:t>Study period from 3 to 5 years</w:t>
              </w:r>
            </w:ins>
          </w:p>
        </w:tc>
        <w:tc>
          <w:tcPr>
            <w:tcW w:w="0" w:type="auto"/>
            <w:gridSpan w:val="2"/>
            <w:tcBorders>
              <w:top w:val="nil"/>
            </w:tcBorders>
          </w:tcPr>
          <w:p w14:paraId="74ECD3FA" w14:textId="77777777" w:rsidR="00344844" w:rsidRPr="00CE4E06" w:rsidRDefault="00344844" w:rsidP="00F769D4">
            <w:pPr>
              <w:pStyle w:val="MDPI42tablebody"/>
              <w:jc w:val="right"/>
              <w:rPr>
                <w:ins w:id="1952" w:author="Min Fan" w:date="2025-07-15T17:31:00Z" w16du:dateUtc="2025-07-15T09:31:00Z"/>
                <w:rFonts w:eastAsiaTheme="minorEastAsia"/>
                <w:bCs/>
              </w:rPr>
            </w:pPr>
            <w:ins w:id="1953" w:author="Min Fan" w:date="2025-07-15T17:31:00Z" w16du:dateUtc="2025-07-15T09:31:00Z">
              <w:r w:rsidRPr="00F3110F">
                <w:rPr>
                  <w:rFonts w:eastAsiaTheme="minorEastAsia"/>
                </w:rPr>
                <w:t xml:space="preserve">0.85 (0.78, 0.91) </w:t>
              </w:r>
            </w:ins>
          </w:p>
        </w:tc>
        <w:tc>
          <w:tcPr>
            <w:tcW w:w="0" w:type="auto"/>
            <w:gridSpan w:val="2"/>
            <w:tcBorders>
              <w:top w:val="nil"/>
            </w:tcBorders>
          </w:tcPr>
          <w:p w14:paraId="3C8D1B7A" w14:textId="77777777" w:rsidR="00344844" w:rsidRPr="00CE4E06" w:rsidRDefault="00344844" w:rsidP="00F769D4">
            <w:pPr>
              <w:pStyle w:val="MDPI42tablebody"/>
              <w:jc w:val="right"/>
              <w:rPr>
                <w:ins w:id="1954" w:author="Min Fan" w:date="2025-07-15T17:31:00Z" w16du:dateUtc="2025-07-15T09:31:00Z"/>
                <w:rFonts w:eastAsiaTheme="minorEastAsia"/>
                <w:bCs/>
              </w:rPr>
            </w:pPr>
            <w:ins w:id="1955" w:author="Min Fan" w:date="2025-07-15T17:31:00Z" w16du:dateUtc="2025-07-15T09:31:00Z">
              <w:r w:rsidRPr="00F3110F">
                <w:rPr>
                  <w:rFonts w:eastAsiaTheme="minorEastAsia"/>
                </w:rPr>
                <w:t>0.8</w:t>
              </w:r>
              <w:r>
                <w:rPr>
                  <w:rFonts w:eastAsia="DengXian"/>
                  <w:lang w:eastAsia="zh-CN"/>
                </w:rPr>
                <w:t>0</w:t>
              </w:r>
              <w:r w:rsidRPr="00F3110F">
                <w:rPr>
                  <w:rFonts w:eastAsiaTheme="minorEastAsia"/>
                </w:rPr>
                <w:t xml:space="preserve"> (0.65, 0.92) </w:t>
              </w:r>
            </w:ins>
          </w:p>
        </w:tc>
        <w:tc>
          <w:tcPr>
            <w:tcW w:w="0" w:type="auto"/>
            <w:tcBorders>
              <w:top w:val="nil"/>
            </w:tcBorders>
          </w:tcPr>
          <w:p w14:paraId="0C63E254" w14:textId="77777777" w:rsidR="00344844" w:rsidRPr="00CE4E06" w:rsidRDefault="00344844" w:rsidP="00F769D4">
            <w:pPr>
              <w:pStyle w:val="MDPI42tablebody"/>
              <w:jc w:val="right"/>
              <w:rPr>
                <w:ins w:id="1956" w:author="Min Fan" w:date="2025-07-15T17:31:00Z" w16du:dateUtc="2025-07-15T09:31:00Z"/>
                <w:rFonts w:eastAsiaTheme="minorEastAsia"/>
                <w:bCs/>
              </w:rPr>
            </w:pPr>
            <w:ins w:id="1957" w:author="Min Fan" w:date="2025-07-15T17:31:00Z" w16du:dateUtc="2025-07-15T09:31:00Z">
              <w:r w:rsidRPr="00F3110F">
                <w:rPr>
                  <w:rFonts w:eastAsiaTheme="minorEastAsia"/>
                </w:rPr>
                <w:t>-0.05 (-0.19, 0.09)</w:t>
              </w:r>
            </w:ins>
          </w:p>
        </w:tc>
      </w:tr>
      <w:tr w:rsidR="00344844" w:rsidRPr="00CE4E06" w14:paraId="5D1396DE" w14:textId="77777777" w:rsidTr="00F769D4">
        <w:trPr>
          <w:trHeight w:val="87"/>
          <w:jc w:val="left"/>
          <w:ins w:id="1958" w:author="Min Fan" w:date="2025-07-15T17:31:00Z"/>
        </w:trPr>
        <w:tc>
          <w:tcPr>
            <w:tcW w:w="0" w:type="auto"/>
          </w:tcPr>
          <w:p w14:paraId="497944B7" w14:textId="77777777" w:rsidR="00344844" w:rsidRPr="00CE4E06" w:rsidRDefault="00344844" w:rsidP="00F769D4">
            <w:pPr>
              <w:pStyle w:val="MDPI42tablebody"/>
              <w:jc w:val="left"/>
              <w:rPr>
                <w:ins w:id="1959" w:author="Min Fan" w:date="2025-07-15T17:31:00Z" w16du:dateUtc="2025-07-15T09:31:00Z"/>
                <w:rFonts w:eastAsia="DengXian"/>
                <w:bCs/>
                <w:lang w:eastAsia="zh-CN"/>
              </w:rPr>
            </w:pPr>
            <w:ins w:id="1960" w:author="Min Fan" w:date="2025-07-15T17:31:00Z" w16du:dateUtc="2025-07-15T09:31:00Z">
              <w:r w:rsidRPr="00CE4E06">
                <w:rPr>
                  <w:rFonts w:eastAsia="DengXian"/>
                  <w:bCs/>
                  <w:lang w:eastAsia="zh-CN"/>
                </w:rPr>
                <w:t>Exposures assessment window change</w:t>
              </w:r>
            </w:ins>
          </w:p>
        </w:tc>
        <w:tc>
          <w:tcPr>
            <w:tcW w:w="0" w:type="auto"/>
            <w:gridSpan w:val="2"/>
            <w:vAlign w:val="bottom"/>
          </w:tcPr>
          <w:p w14:paraId="4C4DF154" w14:textId="77777777" w:rsidR="00344844" w:rsidRPr="00CE4E06" w:rsidRDefault="00344844" w:rsidP="00F769D4">
            <w:pPr>
              <w:pStyle w:val="MDPI42tablebody"/>
              <w:jc w:val="right"/>
              <w:rPr>
                <w:ins w:id="1961" w:author="Min Fan" w:date="2025-07-15T17:31:00Z" w16du:dateUtc="2025-07-15T09:31:00Z"/>
                <w:rFonts w:eastAsia="DengXian"/>
                <w:bCs/>
                <w:lang w:eastAsia="zh-CN"/>
              </w:rPr>
            </w:pPr>
            <w:ins w:id="1962" w:author="Min Fan" w:date="2025-07-15T17:31:00Z" w16du:dateUtc="2025-07-15T09:31:00Z">
              <w:r w:rsidRPr="00503C4E">
                <w:rPr>
                  <w:rFonts w:eastAsia="DengXian"/>
                  <w:bCs/>
                  <w:lang w:eastAsia="zh-CN"/>
                </w:rPr>
                <w:t>0.7</w:t>
              </w:r>
              <w:r>
                <w:rPr>
                  <w:rFonts w:eastAsia="DengXian"/>
                  <w:bCs/>
                  <w:lang w:eastAsia="zh-CN"/>
                </w:rPr>
                <w:t>0</w:t>
              </w:r>
              <w:r w:rsidRPr="00503C4E">
                <w:rPr>
                  <w:rFonts w:eastAsia="DengXian"/>
                  <w:bCs/>
                  <w:lang w:eastAsia="zh-CN"/>
                </w:rPr>
                <w:t xml:space="preserve"> (0.69, 0.72) </w:t>
              </w:r>
            </w:ins>
          </w:p>
        </w:tc>
        <w:tc>
          <w:tcPr>
            <w:tcW w:w="0" w:type="auto"/>
            <w:gridSpan w:val="2"/>
            <w:vAlign w:val="bottom"/>
          </w:tcPr>
          <w:p w14:paraId="652FFCFA" w14:textId="77777777" w:rsidR="00344844" w:rsidRPr="00CE4E06" w:rsidRDefault="00344844" w:rsidP="00F769D4">
            <w:pPr>
              <w:pStyle w:val="MDPI42tablebody"/>
              <w:jc w:val="right"/>
              <w:rPr>
                <w:ins w:id="1963" w:author="Min Fan" w:date="2025-07-15T17:31:00Z" w16du:dateUtc="2025-07-15T09:31:00Z"/>
                <w:rFonts w:eastAsia="DengXian"/>
                <w:bCs/>
                <w:lang w:eastAsia="zh-CN"/>
              </w:rPr>
            </w:pPr>
            <w:ins w:id="1964" w:author="Min Fan" w:date="2025-07-15T17:31:00Z" w16du:dateUtc="2025-07-15T09:31:00Z">
              <w:r w:rsidRPr="00503C4E">
                <w:rPr>
                  <w:rFonts w:eastAsia="DengXian"/>
                  <w:bCs/>
                  <w:lang w:eastAsia="zh-CN"/>
                </w:rPr>
                <w:t xml:space="preserve">0.69 (0.55, 0.83) </w:t>
              </w:r>
            </w:ins>
          </w:p>
        </w:tc>
        <w:tc>
          <w:tcPr>
            <w:tcW w:w="0" w:type="auto"/>
            <w:vAlign w:val="bottom"/>
          </w:tcPr>
          <w:p w14:paraId="7D08FE60" w14:textId="77777777" w:rsidR="00344844" w:rsidRPr="00CE4E06" w:rsidRDefault="00344844" w:rsidP="00F769D4">
            <w:pPr>
              <w:pStyle w:val="MDPI42tablebody"/>
              <w:jc w:val="right"/>
              <w:rPr>
                <w:ins w:id="1965" w:author="Min Fan" w:date="2025-07-15T17:31:00Z" w16du:dateUtc="2025-07-15T09:31:00Z"/>
                <w:rFonts w:eastAsia="DengXian"/>
                <w:bCs/>
                <w:lang w:eastAsia="zh-CN"/>
              </w:rPr>
            </w:pPr>
            <w:ins w:id="1966" w:author="Min Fan" w:date="2025-07-15T17:31:00Z" w16du:dateUtc="2025-07-15T09:31:00Z">
              <w:r w:rsidRPr="00503C4E">
                <w:rPr>
                  <w:rFonts w:eastAsia="DengXian"/>
                  <w:bCs/>
                  <w:lang w:eastAsia="zh-CN"/>
                </w:rPr>
                <w:t xml:space="preserve">-0.02 (-0.15, 0.12) </w:t>
              </w:r>
            </w:ins>
          </w:p>
        </w:tc>
      </w:tr>
      <w:tr w:rsidR="00344844" w:rsidRPr="00CE4E06" w14:paraId="3F40AA41" w14:textId="77777777" w:rsidTr="00F769D4">
        <w:trPr>
          <w:jc w:val="left"/>
          <w:ins w:id="1967" w:author="Min Fan" w:date="2025-07-15T17:31:00Z"/>
        </w:trPr>
        <w:tc>
          <w:tcPr>
            <w:tcW w:w="0" w:type="auto"/>
          </w:tcPr>
          <w:p w14:paraId="538FB55D" w14:textId="77777777" w:rsidR="00344844" w:rsidRPr="00CE4E06" w:rsidRDefault="00344844" w:rsidP="00F769D4">
            <w:pPr>
              <w:pStyle w:val="MDPI42tablebody"/>
              <w:jc w:val="left"/>
              <w:rPr>
                <w:ins w:id="1968" w:author="Min Fan" w:date="2025-07-15T17:31:00Z" w16du:dateUtc="2025-07-15T09:31:00Z"/>
                <w:rFonts w:eastAsiaTheme="minorEastAsia"/>
                <w:b/>
              </w:rPr>
            </w:pPr>
            <w:ins w:id="1969" w:author="Min Fan" w:date="2025-07-15T17:31:00Z" w16du:dateUtc="2025-07-15T09:31:00Z">
              <w:r w:rsidRPr="00CE4E06">
                <w:rPr>
                  <w:rFonts w:eastAsia="DengXian"/>
                  <w:b/>
                  <w:lang w:eastAsia="zh-CN"/>
                </w:rPr>
                <w:t>Composite outcome of bleeding</w:t>
              </w:r>
            </w:ins>
          </w:p>
        </w:tc>
        <w:tc>
          <w:tcPr>
            <w:tcW w:w="0" w:type="auto"/>
            <w:gridSpan w:val="2"/>
          </w:tcPr>
          <w:p w14:paraId="4B2D8E25" w14:textId="77777777" w:rsidR="00344844" w:rsidRPr="00CE4E06" w:rsidRDefault="00344844" w:rsidP="00F769D4">
            <w:pPr>
              <w:pStyle w:val="MDPI42tablebody"/>
              <w:jc w:val="right"/>
              <w:rPr>
                <w:ins w:id="1970" w:author="Min Fan" w:date="2025-07-15T17:31:00Z" w16du:dateUtc="2025-07-15T09:31:00Z"/>
                <w:rFonts w:eastAsiaTheme="minorEastAsia"/>
                <w:b/>
              </w:rPr>
            </w:pPr>
          </w:p>
        </w:tc>
        <w:tc>
          <w:tcPr>
            <w:tcW w:w="0" w:type="auto"/>
            <w:gridSpan w:val="2"/>
          </w:tcPr>
          <w:p w14:paraId="2DB307B8" w14:textId="77777777" w:rsidR="00344844" w:rsidRPr="00CE4E06" w:rsidRDefault="00344844" w:rsidP="00F769D4">
            <w:pPr>
              <w:pStyle w:val="MDPI42tablebody"/>
              <w:jc w:val="right"/>
              <w:rPr>
                <w:ins w:id="1971" w:author="Min Fan" w:date="2025-07-15T17:31:00Z" w16du:dateUtc="2025-07-15T09:31:00Z"/>
                <w:rFonts w:eastAsiaTheme="minorEastAsia"/>
                <w:b/>
              </w:rPr>
            </w:pPr>
          </w:p>
        </w:tc>
        <w:tc>
          <w:tcPr>
            <w:tcW w:w="0" w:type="auto"/>
          </w:tcPr>
          <w:p w14:paraId="483BF55C" w14:textId="77777777" w:rsidR="00344844" w:rsidRPr="00CE4E06" w:rsidRDefault="00344844" w:rsidP="00F769D4">
            <w:pPr>
              <w:pStyle w:val="MDPI42tablebody"/>
              <w:jc w:val="right"/>
              <w:rPr>
                <w:ins w:id="1972" w:author="Min Fan" w:date="2025-07-15T17:31:00Z" w16du:dateUtc="2025-07-15T09:31:00Z"/>
                <w:rFonts w:eastAsiaTheme="minorEastAsia"/>
                <w:b/>
              </w:rPr>
            </w:pPr>
          </w:p>
        </w:tc>
      </w:tr>
      <w:tr w:rsidR="00344844" w:rsidRPr="00CE4E06" w14:paraId="2D54238C" w14:textId="77777777" w:rsidTr="00F769D4">
        <w:trPr>
          <w:jc w:val="left"/>
          <w:ins w:id="1973" w:author="Min Fan" w:date="2025-07-15T17:31:00Z"/>
        </w:trPr>
        <w:tc>
          <w:tcPr>
            <w:tcW w:w="0" w:type="auto"/>
          </w:tcPr>
          <w:p w14:paraId="2ED065AB" w14:textId="77777777" w:rsidR="00344844" w:rsidRPr="00CE4E06" w:rsidRDefault="00344844" w:rsidP="00F769D4">
            <w:pPr>
              <w:pStyle w:val="MDPI42tablebody"/>
              <w:jc w:val="left"/>
              <w:rPr>
                <w:ins w:id="1974" w:author="Min Fan" w:date="2025-07-15T17:31:00Z" w16du:dateUtc="2025-07-15T09:31:00Z"/>
                <w:rFonts w:eastAsia="DengXian"/>
                <w:bCs/>
              </w:rPr>
            </w:pPr>
            <w:ins w:id="1975" w:author="Min Fan" w:date="2025-07-15T17:31:00Z" w16du:dateUtc="2025-07-15T09:31:00Z">
              <w:r w:rsidRPr="00CE4E06">
                <w:rPr>
                  <w:rFonts w:eastAsia="DengXian"/>
                  <w:bCs/>
                  <w:lang w:eastAsia="zh-CN"/>
                </w:rPr>
                <w:t>Matching process adjustment</w:t>
              </w:r>
            </w:ins>
          </w:p>
        </w:tc>
        <w:tc>
          <w:tcPr>
            <w:tcW w:w="0" w:type="auto"/>
            <w:gridSpan w:val="2"/>
          </w:tcPr>
          <w:p w14:paraId="0BD913BC" w14:textId="77777777" w:rsidR="00344844" w:rsidRPr="00DB6092" w:rsidRDefault="00344844" w:rsidP="00F769D4">
            <w:pPr>
              <w:pStyle w:val="MDPI42tablebody"/>
              <w:jc w:val="right"/>
              <w:rPr>
                <w:ins w:id="1976" w:author="Min Fan" w:date="2025-07-15T17:31:00Z" w16du:dateUtc="2025-07-15T09:31:00Z"/>
                <w:rFonts w:eastAsiaTheme="minorEastAsia"/>
              </w:rPr>
            </w:pPr>
            <w:ins w:id="1977" w:author="Min Fan" w:date="2025-07-15T17:31:00Z" w16du:dateUtc="2025-07-15T09:31:00Z">
              <w:r w:rsidRPr="00DB6092">
                <w:rPr>
                  <w:rFonts w:eastAsiaTheme="minorEastAsia"/>
                </w:rPr>
                <w:t>0.27 (0.25, 0.30)</w:t>
              </w:r>
            </w:ins>
          </w:p>
        </w:tc>
        <w:tc>
          <w:tcPr>
            <w:tcW w:w="0" w:type="auto"/>
            <w:gridSpan w:val="2"/>
          </w:tcPr>
          <w:p w14:paraId="21D6D922" w14:textId="77777777" w:rsidR="00344844" w:rsidRPr="00DB6092" w:rsidRDefault="00344844" w:rsidP="00F769D4">
            <w:pPr>
              <w:pStyle w:val="MDPI42tablebody"/>
              <w:jc w:val="right"/>
              <w:rPr>
                <w:ins w:id="1978" w:author="Min Fan" w:date="2025-07-15T17:31:00Z" w16du:dateUtc="2025-07-15T09:31:00Z"/>
                <w:rFonts w:eastAsiaTheme="minorEastAsia"/>
              </w:rPr>
            </w:pPr>
            <w:ins w:id="1979" w:author="Min Fan" w:date="2025-07-15T17:31:00Z" w16du:dateUtc="2025-07-15T09:31:00Z">
              <w:r w:rsidRPr="00DB6092">
                <w:rPr>
                  <w:rFonts w:eastAsiaTheme="minorEastAsia"/>
                </w:rPr>
                <w:t>0.26 (0.12, 0.40)</w:t>
              </w:r>
            </w:ins>
          </w:p>
        </w:tc>
        <w:tc>
          <w:tcPr>
            <w:tcW w:w="0" w:type="auto"/>
          </w:tcPr>
          <w:p w14:paraId="4A54ABEB" w14:textId="77777777" w:rsidR="00344844" w:rsidRPr="00DB6092" w:rsidRDefault="00344844" w:rsidP="00F769D4">
            <w:pPr>
              <w:pStyle w:val="MDPI42tablebody"/>
              <w:jc w:val="right"/>
              <w:rPr>
                <w:ins w:id="1980" w:author="Min Fan" w:date="2025-07-15T17:31:00Z" w16du:dateUtc="2025-07-15T09:31:00Z"/>
                <w:rFonts w:eastAsiaTheme="minorEastAsia"/>
              </w:rPr>
            </w:pPr>
            <w:ins w:id="1981" w:author="Min Fan" w:date="2025-07-15T17:31:00Z" w16du:dateUtc="2025-07-15T09:31:00Z">
              <w:r w:rsidRPr="00DB6092">
                <w:rPr>
                  <w:rFonts w:eastAsiaTheme="minorEastAsia"/>
                </w:rPr>
                <w:t>-0.01 (-0.15, 0.12)</w:t>
              </w:r>
            </w:ins>
          </w:p>
        </w:tc>
      </w:tr>
      <w:tr w:rsidR="00344844" w:rsidRPr="00CE4E06" w14:paraId="56E613CF" w14:textId="77777777" w:rsidTr="00F769D4">
        <w:trPr>
          <w:jc w:val="left"/>
          <w:ins w:id="1982" w:author="Min Fan" w:date="2025-07-15T17:31:00Z"/>
        </w:trPr>
        <w:tc>
          <w:tcPr>
            <w:tcW w:w="0" w:type="auto"/>
          </w:tcPr>
          <w:p w14:paraId="0FE48F26" w14:textId="77777777" w:rsidR="00344844" w:rsidRPr="00CE4E06" w:rsidRDefault="00344844" w:rsidP="00F769D4">
            <w:pPr>
              <w:pStyle w:val="MDPI42tablebody"/>
              <w:jc w:val="left"/>
              <w:rPr>
                <w:ins w:id="1983" w:author="Min Fan" w:date="2025-07-15T17:31:00Z" w16du:dateUtc="2025-07-15T09:31:00Z"/>
                <w:rFonts w:eastAsiaTheme="minorEastAsia"/>
                <w:bCs/>
              </w:rPr>
            </w:pPr>
            <w:ins w:id="1984" w:author="Min Fan" w:date="2025-07-15T17:31:00Z" w16du:dateUtc="2025-07-15T09:31:00Z">
              <w:r w:rsidRPr="00CE4E06">
                <w:rPr>
                  <w:rFonts w:eastAsia="DengXian"/>
                  <w:bCs/>
                  <w:lang w:eastAsia="zh-CN"/>
                </w:rPr>
                <w:t>Study period from 3 to 5 years</w:t>
              </w:r>
            </w:ins>
          </w:p>
        </w:tc>
        <w:tc>
          <w:tcPr>
            <w:tcW w:w="0" w:type="auto"/>
            <w:gridSpan w:val="2"/>
            <w:vAlign w:val="bottom"/>
          </w:tcPr>
          <w:p w14:paraId="4E545DC0" w14:textId="77777777" w:rsidR="00344844" w:rsidRPr="00DB6092" w:rsidRDefault="00344844" w:rsidP="00F769D4">
            <w:pPr>
              <w:pStyle w:val="MDPI42tablebody"/>
              <w:jc w:val="right"/>
              <w:rPr>
                <w:ins w:id="1985" w:author="Min Fan" w:date="2025-07-15T17:31:00Z" w16du:dateUtc="2025-07-15T09:31:00Z"/>
                <w:rFonts w:eastAsiaTheme="minorEastAsia"/>
              </w:rPr>
            </w:pPr>
            <w:ins w:id="1986" w:author="Min Fan" w:date="2025-07-15T17:31:00Z" w16du:dateUtc="2025-07-15T09:31:00Z">
              <w:r w:rsidRPr="00DB6092">
                <w:rPr>
                  <w:rFonts w:eastAsiaTheme="minorEastAsia"/>
                </w:rPr>
                <w:t xml:space="preserve">0.38 (0.35, 0.42) </w:t>
              </w:r>
            </w:ins>
          </w:p>
        </w:tc>
        <w:tc>
          <w:tcPr>
            <w:tcW w:w="0" w:type="auto"/>
            <w:gridSpan w:val="2"/>
            <w:vAlign w:val="bottom"/>
          </w:tcPr>
          <w:p w14:paraId="159D6A64" w14:textId="77777777" w:rsidR="00344844" w:rsidRPr="00DB6092" w:rsidRDefault="00344844" w:rsidP="00F769D4">
            <w:pPr>
              <w:pStyle w:val="MDPI42tablebody"/>
              <w:jc w:val="right"/>
              <w:rPr>
                <w:ins w:id="1987" w:author="Min Fan" w:date="2025-07-15T17:31:00Z" w16du:dateUtc="2025-07-15T09:31:00Z"/>
                <w:rFonts w:eastAsiaTheme="minorEastAsia"/>
              </w:rPr>
            </w:pPr>
            <w:ins w:id="1988" w:author="Min Fan" w:date="2025-07-15T17:31:00Z" w16du:dateUtc="2025-07-15T09:31:00Z">
              <w:r w:rsidRPr="00DB6092">
                <w:rPr>
                  <w:rFonts w:eastAsiaTheme="minorEastAsia"/>
                </w:rPr>
                <w:t xml:space="preserve">0.31 (0.16, 0.55) </w:t>
              </w:r>
            </w:ins>
          </w:p>
        </w:tc>
        <w:tc>
          <w:tcPr>
            <w:tcW w:w="0" w:type="auto"/>
            <w:vAlign w:val="bottom"/>
          </w:tcPr>
          <w:p w14:paraId="5307376C" w14:textId="77777777" w:rsidR="00344844" w:rsidRPr="00DB6092" w:rsidRDefault="00344844" w:rsidP="00F769D4">
            <w:pPr>
              <w:pStyle w:val="MDPI42tablebody"/>
              <w:jc w:val="right"/>
              <w:rPr>
                <w:ins w:id="1989" w:author="Min Fan" w:date="2025-07-15T17:31:00Z" w16du:dateUtc="2025-07-15T09:31:00Z"/>
                <w:rFonts w:eastAsiaTheme="minorEastAsia"/>
              </w:rPr>
            </w:pPr>
            <w:ins w:id="1990" w:author="Min Fan" w:date="2025-07-15T17:31:00Z" w16du:dateUtc="2025-07-15T09:31:00Z">
              <w:r w:rsidRPr="00DB6092">
                <w:rPr>
                  <w:rFonts w:eastAsiaTheme="minorEastAsia"/>
                </w:rPr>
                <w:t>-0.07 (-0.22, 0.15)</w:t>
              </w:r>
            </w:ins>
          </w:p>
        </w:tc>
      </w:tr>
      <w:tr w:rsidR="00344844" w:rsidRPr="00CE4E06" w14:paraId="371890F3" w14:textId="77777777" w:rsidTr="00F769D4">
        <w:trPr>
          <w:jc w:val="left"/>
          <w:ins w:id="1991" w:author="Min Fan" w:date="2025-07-15T17:31:00Z"/>
        </w:trPr>
        <w:tc>
          <w:tcPr>
            <w:tcW w:w="0" w:type="auto"/>
            <w:tcBorders>
              <w:bottom w:val="single" w:sz="8" w:space="0" w:color="auto"/>
            </w:tcBorders>
          </w:tcPr>
          <w:p w14:paraId="5392C36A" w14:textId="77777777" w:rsidR="00344844" w:rsidRPr="00CE4E06" w:rsidRDefault="00344844" w:rsidP="00F769D4">
            <w:pPr>
              <w:pStyle w:val="MDPI42tablebody"/>
              <w:jc w:val="left"/>
              <w:rPr>
                <w:ins w:id="1992" w:author="Min Fan" w:date="2025-07-15T17:31:00Z" w16du:dateUtc="2025-07-15T09:31:00Z"/>
                <w:rFonts w:eastAsia="DengXian"/>
                <w:bCs/>
                <w:lang w:eastAsia="zh-CN"/>
              </w:rPr>
            </w:pPr>
            <w:ins w:id="1993" w:author="Min Fan" w:date="2025-07-15T17:31:00Z" w16du:dateUtc="2025-07-15T09:31:00Z">
              <w:r w:rsidRPr="00CE4E06">
                <w:rPr>
                  <w:rFonts w:eastAsia="DengXian"/>
                  <w:bCs/>
                  <w:lang w:eastAsia="zh-CN"/>
                </w:rPr>
                <w:t>Exposures assessment window change</w:t>
              </w:r>
            </w:ins>
          </w:p>
        </w:tc>
        <w:tc>
          <w:tcPr>
            <w:tcW w:w="0" w:type="auto"/>
            <w:gridSpan w:val="2"/>
            <w:tcBorders>
              <w:bottom w:val="single" w:sz="8" w:space="0" w:color="auto"/>
            </w:tcBorders>
            <w:vAlign w:val="bottom"/>
          </w:tcPr>
          <w:p w14:paraId="405FA3D5" w14:textId="77777777" w:rsidR="00344844" w:rsidRPr="00DC2E79" w:rsidRDefault="00344844" w:rsidP="00F769D4">
            <w:pPr>
              <w:pStyle w:val="MDPI42tablebody"/>
              <w:jc w:val="right"/>
              <w:rPr>
                <w:ins w:id="1994" w:author="Min Fan" w:date="2025-07-15T17:31:00Z" w16du:dateUtc="2025-07-15T09:31:00Z"/>
                <w:rFonts w:eastAsiaTheme="minorEastAsia"/>
              </w:rPr>
            </w:pPr>
            <w:ins w:id="1995" w:author="Min Fan" w:date="2025-07-15T17:31:00Z" w16du:dateUtc="2025-07-15T09:31:00Z">
              <w:r w:rsidRPr="00DC2E79">
                <w:rPr>
                  <w:rFonts w:eastAsiaTheme="minorEastAsia"/>
                </w:rPr>
                <w:t>0.27 (0.25, 0.3</w:t>
              </w:r>
              <w:r>
                <w:rPr>
                  <w:rFonts w:eastAsia="DengXian"/>
                  <w:lang w:eastAsia="zh-CN"/>
                </w:rPr>
                <w:t>0</w:t>
              </w:r>
              <w:r w:rsidRPr="00DC2E79">
                <w:rPr>
                  <w:rFonts w:eastAsiaTheme="minorEastAsia"/>
                </w:rPr>
                <w:t xml:space="preserve">) </w:t>
              </w:r>
            </w:ins>
          </w:p>
        </w:tc>
        <w:tc>
          <w:tcPr>
            <w:tcW w:w="0" w:type="auto"/>
            <w:gridSpan w:val="2"/>
            <w:tcBorders>
              <w:bottom w:val="single" w:sz="8" w:space="0" w:color="auto"/>
            </w:tcBorders>
            <w:vAlign w:val="bottom"/>
          </w:tcPr>
          <w:p w14:paraId="301CF28E" w14:textId="77777777" w:rsidR="00344844" w:rsidRPr="00DC2E79" w:rsidRDefault="00344844" w:rsidP="00F769D4">
            <w:pPr>
              <w:pStyle w:val="MDPI42tablebody"/>
              <w:jc w:val="right"/>
              <w:rPr>
                <w:ins w:id="1996" w:author="Min Fan" w:date="2025-07-15T17:31:00Z" w16du:dateUtc="2025-07-15T09:31:00Z"/>
                <w:rFonts w:eastAsiaTheme="minorEastAsia"/>
              </w:rPr>
            </w:pPr>
            <w:ins w:id="1997" w:author="Min Fan" w:date="2025-07-15T17:31:00Z" w16du:dateUtc="2025-07-15T09:31:00Z">
              <w:r w:rsidRPr="00DC2E79">
                <w:rPr>
                  <w:rFonts w:eastAsiaTheme="minorEastAsia"/>
                </w:rPr>
                <w:t>0.26 (0.12, 0.4</w:t>
              </w:r>
              <w:r>
                <w:rPr>
                  <w:rFonts w:eastAsia="DengXian"/>
                  <w:lang w:eastAsia="zh-CN"/>
                </w:rPr>
                <w:t>0</w:t>
              </w:r>
              <w:r w:rsidRPr="00DC2E79">
                <w:rPr>
                  <w:rFonts w:eastAsiaTheme="minorEastAsia"/>
                </w:rPr>
                <w:t xml:space="preserve">) </w:t>
              </w:r>
            </w:ins>
          </w:p>
        </w:tc>
        <w:tc>
          <w:tcPr>
            <w:tcW w:w="0" w:type="auto"/>
            <w:tcBorders>
              <w:bottom w:val="single" w:sz="8" w:space="0" w:color="auto"/>
            </w:tcBorders>
            <w:vAlign w:val="bottom"/>
          </w:tcPr>
          <w:p w14:paraId="6191F2B2" w14:textId="77777777" w:rsidR="00344844" w:rsidRPr="00DC2E79" w:rsidRDefault="00344844" w:rsidP="00F769D4">
            <w:pPr>
              <w:pStyle w:val="MDPI42tablebody"/>
              <w:jc w:val="right"/>
              <w:rPr>
                <w:ins w:id="1998" w:author="Min Fan" w:date="2025-07-15T17:31:00Z" w16du:dateUtc="2025-07-15T09:31:00Z"/>
                <w:rFonts w:eastAsiaTheme="minorEastAsia"/>
              </w:rPr>
            </w:pPr>
            <w:ins w:id="1999" w:author="Min Fan" w:date="2025-07-15T17:31:00Z" w16du:dateUtc="2025-07-15T09:31:00Z">
              <w:r w:rsidRPr="00DC2E79">
                <w:rPr>
                  <w:rFonts w:eastAsiaTheme="minorEastAsia"/>
                </w:rPr>
                <w:t>-0.01 (-0.15, 0.12)</w:t>
              </w:r>
            </w:ins>
          </w:p>
        </w:tc>
      </w:tr>
    </w:tbl>
    <w:p w14:paraId="447D7E89" w14:textId="77777777" w:rsidR="00344844" w:rsidRDefault="00344844" w:rsidP="00344844">
      <w:pPr>
        <w:pStyle w:val="MDPI41tablecaption"/>
        <w:rPr>
          <w:ins w:id="2000" w:author="Min Fan" w:date="2025-07-15T17:31:00Z" w16du:dateUtc="2025-07-15T09:31:00Z"/>
        </w:rPr>
      </w:pPr>
    </w:p>
    <w:p w14:paraId="1D6C39D2" w14:textId="77777777" w:rsidR="00344844" w:rsidRDefault="00344844" w:rsidP="00344844">
      <w:pPr>
        <w:rPr>
          <w:ins w:id="2001" w:author="Min Fan" w:date="2025-07-15T17:31:00Z" w16du:dateUtc="2025-07-15T09:31:00Z"/>
          <w:rFonts w:ascii="Palatino Linotype" w:hAnsi="Palatino Linotype" w:cs="Cordia New"/>
          <w:color w:val="000000"/>
          <w:sz w:val="18"/>
          <w:lang w:val="en-US" w:eastAsia="de-DE" w:bidi="th-TH"/>
        </w:rPr>
      </w:pPr>
      <w:ins w:id="2002" w:author="Min Fan" w:date="2025-07-15T17:31:00Z" w16du:dateUtc="2025-07-15T09:31:00Z">
        <w:r>
          <w:br w:type="page"/>
        </w:r>
      </w:ins>
    </w:p>
    <w:p w14:paraId="5BF2DDEB" w14:textId="77777777" w:rsidR="00344844" w:rsidRPr="00DC2E79" w:rsidRDefault="00344844" w:rsidP="00344844">
      <w:pPr>
        <w:pStyle w:val="MDPI41tablecaption"/>
        <w:rPr>
          <w:ins w:id="2003" w:author="Min Fan" w:date="2025-07-15T17:31:00Z" w16du:dateUtc="2025-07-15T09:31:00Z"/>
          <w:rFonts w:eastAsia="DengXian"/>
          <w:lang w:val="en-HK" w:eastAsia="zh-CN"/>
        </w:rPr>
      </w:pPr>
      <w:ins w:id="2004" w:author="Min Fan" w:date="2025-07-15T17:31:00Z" w16du:dateUtc="2025-07-15T09:31:00Z">
        <w:r>
          <w:lastRenderedPageBreak/>
          <w:t xml:space="preserve">Supplementary Figure </w:t>
        </w:r>
        <w:r>
          <w:fldChar w:fldCharType="begin"/>
        </w:r>
        <w:r>
          <w:instrText xml:space="preserve"> SEQ Supplementary_Figure \* ARABIC </w:instrText>
        </w:r>
        <w:r>
          <w:fldChar w:fldCharType="separate"/>
        </w:r>
        <w:r>
          <w:rPr>
            <w:noProof/>
          </w:rPr>
          <w:t>1</w:t>
        </w:r>
        <w:r>
          <w:fldChar w:fldCharType="end"/>
        </w:r>
        <w:r>
          <w:rPr>
            <w:rFonts w:eastAsia="DengXian"/>
            <w:lang w:eastAsia="zh-CN"/>
          </w:rPr>
          <w:t xml:space="preserve">. </w:t>
        </w:r>
        <w:proofErr w:type="spellStart"/>
        <w:r>
          <w:rPr>
            <w:rFonts w:eastAsia="DengXian"/>
            <w:lang w:eastAsia="zh-CN"/>
          </w:rPr>
          <w:t>Eligibal</w:t>
        </w:r>
        <w:proofErr w:type="spellEnd"/>
        <w:r>
          <w:rPr>
            <w:rFonts w:eastAsia="DengXian"/>
            <w:lang w:eastAsia="zh-CN"/>
          </w:rPr>
          <w:t xml:space="preserve"> participants in each </w:t>
        </w:r>
        <w:proofErr w:type="gramStart"/>
        <w:r>
          <w:rPr>
            <w:rFonts w:eastAsia="DengXian"/>
            <w:lang w:eastAsia="zh-CN"/>
          </w:rPr>
          <w:t>trials</w:t>
        </w:r>
        <w:proofErr w:type="gramEnd"/>
        <w:r>
          <w:rPr>
            <w:rFonts w:eastAsia="DengXian"/>
            <w:lang w:eastAsia="zh-CN"/>
          </w:rPr>
          <w:t xml:space="preserve"> included </w:t>
        </w:r>
        <w:proofErr w:type="gramStart"/>
        <w:r>
          <w:rPr>
            <w:rFonts w:eastAsia="DengXian"/>
            <w:lang w:eastAsia="zh-CN"/>
          </w:rPr>
          <w:t>into</w:t>
        </w:r>
        <w:proofErr w:type="gramEnd"/>
        <w:r>
          <w:rPr>
            <w:rFonts w:eastAsia="DengXian"/>
            <w:lang w:eastAsia="zh-CN"/>
          </w:rPr>
          <w:t xml:space="preserve"> the study</w:t>
        </w:r>
      </w:ins>
    </w:p>
    <w:p w14:paraId="0F3855CB" w14:textId="77777777" w:rsidR="00344844" w:rsidRPr="00F921AD" w:rsidRDefault="00344844" w:rsidP="00344844">
      <w:pPr>
        <w:pStyle w:val="MDPI21heading1"/>
        <w:rPr>
          <w:ins w:id="2005" w:author="Min Fan" w:date="2025-07-15T17:31:00Z" w16du:dateUtc="2025-07-15T09:31:00Z"/>
          <w:rFonts w:eastAsia="DengXian"/>
          <w:lang w:val="en-HK" w:eastAsia="zh-CN"/>
        </w:rPr>
      </w:pPr>
      <w:ins w:id="2006" w:author="Min Fan" w:date="2025-07-15T17:31:00Z" w16du:dateUtc="2025-07-15T09:31:00Z">
        <w:r w:rsidRPr="006105C0">
          <w:rPr>
            <w:rFonts w:eastAsia="DengXian"/>
            <w:noProof/>
            <w:lang w:val="en-HK" w:eastAsia="zh-CN"/>
          </w:rPr>
          <w:drawing>
            <wp:inline distT="0" distB="0" distL="0" distR="0" wp14:anchorId="55BCD7B9" wp14:editId="48ACB2D7">
              <wp:extent cx="5731510" cy="1982470"/>
              <wp:effectExtent l="0" t="0" r="0" b="0"/>
              <wp:docPr id="297561281" name="Picture 1" descr="A graph with blue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61281" name="Picture 1" descr="A graph with blue and red bar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982470"/>
                      </a:xfrm>
                      <a:prstGeom prst="rect">
                        <a:avLst/>
                      </a:prstGeom>
                      <a:noFill/>
                      <a:ln>
                        <a:noFill/>
                      </a:ln>
                    </pic:spPr>
                  </pic:pic>
                </a:graphicData>
              </a:graphic>
            </wp:inline>
          </w:drawing>
        </w:r>
      </w:ins>
    </w:p>
    <w:p w14:paraId="7F4002EA" w14:textId="77777777" w:rsidR="00344844" w:rsidRPr="00460E7E" w:rsidRDefault="00344844" w:rsidP="00344844">
      <w:pPr>
        <w:rPr>
          <w:ins w:id="2007" w:author="Min Fan" w:date="2025-07-15T17:31:00Z" w16du:dateUtc="2025-07-15T09:31:00Z"/>
        </w:rPr>
      </w:pPr>
    </w:p>
    <w:p w14:paraId="1B2F2EDE" w14:textId="77777777" w:rsidR="00344844" w:rsidRPr="00CF0AF4" w:rsidRDefault="00344844">
      <w:pPr>
        <w:rPr>
          <w:b/>
          <w:bCs/>
          <w:sz w:val="24"/>
          <w:szCs w:val="24"/>
          <w:lang w:eastAsia="zh-CN"/>
        </w:rPr>
      </w:pPr>
    </w:p>
    <w:sectPr w:rsidR="00344844" w:rsidRPr="00CF0AF4" w:rsidSect="00F16D51">
      <w:footerReference w:type="default" r:id="rId20"/>
      <w:pgSz w:w="11906" w:h="16838"/>
      <w:pgMar w:top="1417" w:right="1417" w:bottom="1134" w:left="1417" w:header="708" w:footer="708" w:gutter="0"/>
      <w:lnNumType w:countBy="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in Fan" w:date="2025-07-15T17:26:00Z" w:initials="MF">
    <w:p w14:paraId="528090D7" w14:textId="77777777" w:rsidR="00200CA5" w:rsidRDefault="00344844" w:rsidP="00200CA5">
      <w:pPr>
        <w:pStyle w:val="CommentText"/>
      </w:pPr>
      <w:r>
        <w:rPr>
          <w:rStyle w:val="CommentReference"/>
        </w:rPr>
        <w:annotationRef/>
      </w:r>
      <w:r w:rsidR="00200CA5">
        <w:t xml:space="preserve">To franco: pls </w:t>
      </w:r>
      <w:r w:rsidR="00200CA5">
        <w:rPr>
          <w:lang w:eastAsia="zh-CN"/>
        </w:rPr>
        <w:t>check</w:t>
      </w:r>
      <w:r w:rsidR="00200CA5">
        <w:t>.</w:t>
      </w:r>
    </w:p>
  </w:comment>
  <w:comment w:id="205" w:author="Min Fan" w:date="2025-07-15T17:26:00Z" w:initials="MF">
    <w:p w14:paraId="30253681" w14:textId="5D9AD709" w:rsidR="00344844" w:rsidRDefault="00344844" w:rsidP="00344844">
      <w:pPr>
        <w:pStyle w:val="CommentText"/>
      </w:pPr>
      <w:r>
        <w:rPr>
          <w:rStyle w:val="CommentReference"/>
        </w:rPr>
        <w:annotationRef/>
      </w:r>
      <w:r>
        <w:t>To Franco: pls check</w:t>
      </w:r>
    </w:p>
  </w:comment>
  <w:comment w:id="304" w:author="Sydney Tang" w:date="2025-06-11T18:47:00Z" w:initials="ST">
    <w:p w14:paraId="0116479C" w14:textId="309E4C48" w:rsidR="00EC3372" w:rsidRDefault="00EC3372" w:rsidP="00EC3372">
      <w:pPr>
        <w:pStyle w:val="CommentText"/>
      </w:pPr>
      <w:r>
        <w:rPr>
          <w:rStyle w:val="CommentReference"/>
        </w:rPr>
        <w:annotationRef/>
      </w:r>
      <w:r>
        <w:t>Will that miss stroke events that occurred beyond 3 years?</w:t>
      </w:r>
    </w:p>
  </w:comment>
  <w:comment w:id="305" w:author="Min Fan" w:date="2025-07-15T17:14:00Z" w:initials="MF">
    <w:p w14:paraId="45388B19" w14:textId="77777777" w:rsidR="00251FD3" w:rsidRDefault="00251FD3" w:rsidP="00251FD3">
      <w:pPr>
        <w:pStyle w:val="CommentText"/>
      </w:pPr>
      <w:r>
        <w:rPr>
          <w:rStyle w:val="CommentReference"/>
        </w:rPr>
        <w:annotationRef/>
      </w:r>
      <w:r>
        <w:t xml:space="preserve">3 yrs was chosen in the main analysis since there is few cases in the datasets. 5 years were used in the sensitivity analysis, </w:t>
      </w:r>
    </w:p>
  </w:comment>
  <w:comment w:id="306" w:author="Sydney Tang" w:date="2025-06-11T18:44:00Z" w:initials="ST">
    <w:p w14:paraId="4EC5E691" w14:textId="3F1FB921" w:rsidR="00EC3372" w:rsidRDefault="00EC3372" w:rsidP="00EC3372">
      <w:pPr>
        <w:pStyle w:val="CommentText"/>
      </w:pPr>
      <w:r>
        <w:rPr>
          <w:rStyle w:val="CommentReference"/>
        </w:rPr>
        <w:annotationRef/>
      </w:r>
      <w:r>
        <w:t>Shall these be lumped with asthma into one?</w:t>
      </w:r>
    </w:p>
    <w:p w14:paraId="192B19AD" w14:textId="77777777" w:rsidR="00EC3372" w:rsidRDefault="00EC3372" w:rsidP="00EC3372">
      <w:pPr>
        <w:pStyle w:val="CommentText"/>
      </w:pPr>
    </w:p>
  </w:comment>
  <w:comment w:id="307" w:author="Min Fan" w:date="2025-07-15T17:15:00Z" w:initials="MF">
    <w:p w14:paraId="2411AC71" w14:textId="77777777" w:rsidR="00251FD3" w:rsidRDefault="00251FD3" w:rsidP="00251FD3">
      <w:pPr>
        <w:pStyle w:val="CommentText"/>
      </w:pPr>
      <w:r>
        <w:rPr>
          <w:rStyle w:val="CommentReference"/>
        </w:rPr>
        <w:annotationRef/>
      </w:r>
      <w:r>
        <w:t>To Franco: we used ICD code, so it should not be a problem?</w:t>
      </w:r>
    </w:p>
  </w:comment>
  <w:comment w:id="308" w:author="Sydney Tang" w:date="2025-06-11T18:43:00Z" w:initials="ST">
    <w:p w14:paraId="2584CE5A" w14:textId="377BA1CE" w:rsidR="00EC3372" w:rsidRDefault="00EC3372" w:rsidP="00EC3372">
      <w:pPr>
        <w:pStyle w:val="CommentText"/>
      </w:pPr>
      <w:r>
        <w:rPr>
          <w:rStyle w:val="CommentReference"/>
        </w:rPr>
        <w:annotationRef/>
      </w:r>
      <w:r>
        <w:t>Shall these be lumped into one?</w:t>
      </w:r>
    </w:p>
  </w:comment>
  <w:comment w:id="309" w:author="Min Fan" w:date="2025-07-15T17:16:00Z" w:initials="MF">
    <w:p w14:paraId="2B385006" w14:textId="77777777" w:rsidR="00251FD3" w:rsidRDefault="00251FD3" w:rsidP="00251FD3">
      <w:pPr>
        <w:pStyle w:val="CommentText"/>
      </w:pPr>
      <w:r>
        <w:rPr>
          <w:rStyle w:val="CommentReference"/>
        </w:rPr>
        <w:annotationRef/>
      </w:r>
      <w:r>
        <w:t>Can. We use it cos it’s seperated for CCI? I think</w:t>
      </w:r>
    </w:p>
  </w:comment>
  <w:comment w:id="313" w:author="Sydney Tang" w:date="2025-06-11T18:43:00Z" w:initials="ST">
    <w:p w14:paraId="72ED17A0" w14:textId="012CCCA4" w:rsidR="00EC3372" w:rsidRDefault="00EC3372" w:rsidP="00EC3372">
      <w:pPr>
        <w:pStyle w:val="CommentText"/>
      </w:pPr>
      <w:r>
        <w:rPr>
          <w:rStyle w:val="CommentReference"/>
        </w:rPr>
        <w:annotationRef/>
      </w:r>
      <w:r>
        <w:t>Shall these be lumped into one?</w:t>
      </w:r>
    </w:p>
    <w:p w14:paraId="0CB05987" w14:textId="77777777" w:rsidR="00EC3372" w:rsidRDefault="00EC3372" w:rsidP="00EC3372">
      <w:pPr>
        <w:pStyle w:val="CommentText"/>
      </w:pPr>
    </w:p>
  </w:comment>
  <w:comment w:id="314" w:author="Min Fan" w:date="2025-07-15T17:17:00Z" w:initials="MF">
    <w:p w14:paraId="7B423E1A" w14:textId="77777777" w:rsidR="00251FD3" w:rsidRDefault="00251FD3" w:rsidP="00251FD3">
      <w:pPr>
        <w:pStyle w:val="CommentText"/>
      </w:pPr>
      <w:r>
        <w:rPr>
          <w:rStyle w:val="CommentReference"/>
        </w:rPr>
        <w:annotationRef/>
      </w:r>
      <w:r>
        <w:t xml:space="preserve">To Franco: Same for the CCI I think. Shall we combine them? </w:t>
      </w:r>
    </w:p>
  </w:comment>
  <w:comment w:id="317" w:author="Sydney Tang" w:date="2025-06-11T18:42:00Z" w:initials="ST">
    <w:p w14:paraId="64674205" w14:textId="0838B6F3" w:rsidR="00EC3372" w:rsidRDefault="00EC3372" w:rsidP="00EC3372">
      <w:pPr>
        <w:pStyle w:val="CommentText"/>
      </w:pPr>
      <w:r>
        <w:rPr>
          <w:rStyle w:val="CommentReference"/>
        </w:rPr>
        <w:annotationRef/>
      </w:r>
      <w:r>
        <w:t>redundant</w:t>
      </w:r>
    </w:p>
  </w:comment>
  <w:comment w:id="350" w:author="Min Fan" w:date="2025-07-15T17:29:00Z" w:initials="MF">
    <w:p w14:paraId="1D13220C" w14:textId="77777777" w:rsidR="00344844" w:rsidRDefault="00344844" w:rsidP="00344844">
      <w:pPr>
        <w:pStyle w:val="CommentText"/>
      </w:pPr>
      <w:r>
        <w:rPr>
          <w:rStyle w:val="CommentReference"/>
        </w:rPr>
        <w:annotationRef/>
      </w:r>
      <w:r>
        <w:t>Do we?</w:t>
      </w:r>
    </w:p>
  </w:comment>
  <w:comment w:id="354" w:author="Min Fan" w:date="2025-07-15T17:25:00Z" w:initials="MF">
    <w:p w14:paraId="3E53BA3B" w14:textId="2C5A887E" w:rsidR="00344844" w:rsidRDefault="00344844" w:rsidP="00344844">
      <w:pPr>
        <w:pStyle w:val="CommentText"/>
      </w:pPr>
      <w:r>
        <w:rPr>
          <w:rStyle w:val="CommentReference"/>
        </w:rPr>
        <w:annotationRef/>
      </w:r>
      <w:r>
        <w:rPr>
          <w:lang w:eastAsia="zh-CN"/>
        </w:rPr>
        <w:t xml:space="preserve">To </w:t>
      </w:r>
      <w:r>
        <w:t>Franco: pls edit</w:t>
      </w:r>
    </w:p>
  </w:comment>
  <w:comment w:id="390" w:author="Min Fan" w:date="2025-07-16T10:33:00Z" w:initials="MF">
    <w:p w14:paraId="29F0B52C" w14:textId="77777777" w:rsidR="00A04D06" w:rsidRDefault="00A04D06" w:rsidP="00A04D06">
      <w:pPr>
        <w:pStyle w:val="CommentText"/>
      </w:pPr>
      <w:r>
        <w:rPr>
          <w:rStyle w:val="CommentReference"/>
        </w:rPr>
        <w:annotationRef/>
      </w:r>
      <w:r>
        <w:t>From his BMJ</w:t>
      </w:r>
    </w:p>
  </w:comment>
  <w:comment w:id="412" w:author="Min Fan" w:date="2025-07-16T10:32:00Z" w:initials="MF">
    <w:p w14:paraId="1C90752A" w14:textId="43C00C03" w:rsidR="00A04D06" w:rsidRDefault="00A04D06" w:rsidP="00A04D06">
      <w:pPr>
        <w:pStyle w:val="CommentText"/>
      </w:pPr>
      <w:r>
        <w:rPr>
          <w:rStyle w:val="CommentReference"/>
        </w:rPr>
        <w:annotationRef/>
      </w:r>
      <w:r>
        <w:t>Could  you send the endnote file to me? I cannot extract it from the word…. I don’t know why.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8090D7" w15:done="0"/>
  <w15:commentEx w15:paraId="30253681" w15:done="0"/>
  <w15:commentEx w15:paraId="0116479C" w15:done="0"/>
  <w15:commentEx w15:paraId="45388B19" w15:paraIdParent="0116479C" w15:done="0"/>
  <w15:commentEx w15:paraId="192B19AD" w15:done="0"/>
  <w15:commentEx w15:paraId="2411AC71" w15:paraIdParent="192B19AD" w15:done="0"/>
  <w15:commentEx w15:paraId="2584CE5A" w15:done="0"/>
  <w15:commentEx w15:paraId="2B385006" w15:paraIdParent="2584CE5A" w15:done="0"/>
  <w15:commentEx w15:paraId="0CB05987" w15:done="0"/>
  <w15:commentEx w15:paraId="7B423E1A" w15:paraIdParent="0CB05987" w15:done="0"/>
  <w15:commentEx w15:paraId="64674205" w15:done="0"/>
  <w15:commentEx w15:paraId="1D13220C" w15:done="0"/>
  <w15:commentEx w15:paraId="3E53BA3B" w15:done="0"/>
  <w15:commentEx w15:paraId="29F0B52C" w15:done="0"/>
  <w15:commentEx w15:paraId="1C9075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2E12F5" w16cex:dateUtc="2025-07-15T09:26:00Z"/>
  <w16cex:commentExtensible w16cex:durableId="72D07AE1" w16cex:dateUtc="2025-07-15T09:26:00Z"/>
  <w16cex:commentExtensible w16cex:durableId="72A2D4A6" w16cex:dateUtc="2025-06-11T16:47:00Z"/>
  <w16cex:commentExtensible w16cex:durableId="66E7D9BD" w16cex:dateUtc="2025-07-15T09:14:00Z"/>
  <w16cex:commentExtensible w16cex:durableId="39C583E0" w16cex:dateUtc="2025-06-11T16:44:00Z"/>
  <w16cex:commentExtensible w16cex:durableId="17288794" w16cex:dateUtc="2025-07-15T09:15:00Z"/>
  <w16cex:commentExtensible w16cex:durableId="6F6A601F" w16cex:dateUtc="2025-06-11T16:43:00Z"/>
  <w16cex:commentExtensible w16cex:durableId="0318C189" w16cex:dateUtc="2025-07-15T09:16:00Z"/>
  <w16cex:commentExtensible w16cex:durableId="7752C114" w16cex:dateUtc="2025-06-11T16:43:00Z"/>
  <w16cex:commentExtensible w16cex:durableId="13174CFD" w16cex:dateUtc="2025-07-15T09:17:00Z"/>
  <w16cex:commentExtensible w16cex:durableId="1D68F213" w16cex:dateUtc="2025-06-11T16:42:00Z"/>
  <w16cex:commentExtensible w16cex:durableId="2A77FE57" w16cex:dateUtc="2025-07-15T09:29:00Z"/>
  <w16cex:commentExtensible w16cex:durableId="3C8A7270" w16cex:dateUtc="2025-07-15T09:25:00Z"/>
  <w16cex:commentExtensible w16cex:durableId="7C05AB10" w16cex:dateUtc="2025-07-16T02:33:00Z"/>
  <w16cex:commentExtensible w16cex:durableId="206CD7AB" w16cex:dateUtc="2025-07-16T0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8090D7" w16cid:durableId="7F2E12F5"/>
  <w16cid:commentId w16cid:paraId="30253681" w16cid:durableId="72D07AE1"/>
  <w16cid:commentId w16cid:paraId="0116479C" w16cid:durableId="72A2D4A6"/>
  <w16cid:commentId w16cid:paraId="45388B19" w16cid:durableId="66E7D9BD"/>
  <w16cid:commentId w16cid:paraId="192B19AD" w16cid:durableId="39C583E0"/>
  <w16cid:commentId w16cid:paraId="2411AC71" w16cid:durableId="17288794"/>
  <w16cid:commentId w16cid:paraId="2584CE5A" w16cid:durableId="6F6A601F"/>
  <w16cid:commentId w16cid:paraId="2B385006" w16cid:durableId="0318C189"/>
  <w16cid:commentId w16cid:paraId="0CB05987" w16cid:durableId="7752C114"/>
  <w16cid:commentId w16cid:paraId="7B423E1A" w16cid:durableId="13174CFD"/>
  <w16cid:commentId w16cid:paraId="64674205" w16cid:durableId="1D68F213"/>
  <w16cid:commentId w16cid:paraId="1D13220C" w16cid:durableId="2A77FE57"/>
  <w16cid:commentId w16cid:paraId="3E53BA3B" w16cid:durableId="3C8A7270"/>
  <w16cid:commentId w16cid:paraId="29F0B52C" w16cid:durableId="7C05AB10"/>
  <w16cid:commentId w16cid:paraId="1C90752A" w16cid:durableId="206CD7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134C9" w14:textId="77777777" w:rsidR="001C0E67" w:rsidRDefault="001C0E67" w:rsidP="00F16D51">
      <w:pPr>
        <w:spacing w:after="0" w:line="240" w:lineRule="auto"/>
      </w:pPr>
      <w:r>
        <w:separator/>
      </w:r>
    </w:p>
  </w:endnote>
  <w:endnote w:type="continuationSeparator" w:id="0">
    <w:p w14:paraId="39744084" w14:textId="77777777" w:rsidR="001C0E67" w:rsidRDefault="001C0E67" w:rsidP="00F16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325" w:author="Min Fan" w:date="2025-07-15T16:16:00Z"/>
  <w:sdt>
    <w:sdtPr>
      <w:id w:val="-1894188930"/>
      <w:docPartObj>
        <w:docPartGallery w:val="Page Numbers (Bottom of Page)"/>
        <w:docPartUnique/>
      </w:docPartObj>
    </w:sdtPr>
    <w:sdtEndPr>
      <w:rPr>
        <w:noProof/>
      </w:rPr>
    </w:sdtEndPr>
    <w:sdtContent>
      <w:customXmlInsRangeEnd w:id="325"/>
      <w:p w14:paraId="67ED7D42" w14:textId="432A5412" w:rsidR="003F64C0" w:rsidRDefault="003F64C0">
        <w:pPr>
          <w:pStyle w:val="Footer"/>
          <w:jc w:val="center"/>
          <w:rPr>
            <w:ins w:id="326" w:author="Min Fan" w:date="2025-07-15T16:16:00Z" w16du:dateUtc="2025-07-15T08:16:00Z"/>
          </w:rPr>
        </w:pPr>
        <w:ins w:id="327" w:author="Min Fan" w:date="2025-07-15T16:16:00Z" w16du:dateUtc="2025-07-15T08:16:00Z">
          <w:r>
            <w:fldChar w:fldCharType="begin"/>
          </w:r>
          <w:r>
            <w:instrText xml:space="preserve"> PAGE   \* MERGEFORMAT </w:instrText>
          </w:r>
          <w:r>
            <w:fldChar w:fldCharType="separate"/>
          </w:r>
          <w:r>
            <w:rPr>
              <w:noProof/>
            </w:rPr>
            <w:t>2</w:t>
          </w:r>
          <w:r>
            <w:rPr>
              <w:noProof/>
            </w:rPr>
            <w:fldChar w:fldCharType="end"/>
          </w:r>
        </w:ins>
      </w:p>
      <w:customXmlInsRangeStart w:id="328" w:author="Min Fan" w:date="2025-07-15T16:16:00Z"/>
    </w:sdtContent>
  </w:sdt>
  <w:customXmlInsRangeEnd w:id="328"/>
  <w:p w14:paraId="2E748382" w14:textId="77777777" w:rsidR="003F64C0" w:rsidRDefault="003F64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6105645"/>
      <w:docPartObj>
        <w:docPartGallery w:val="Page Numbers (Bottom of Page)"/>
        <w:docPartUnique/>
      </w:docPartObj>
    </w:sdtPr>
    <w:sdtContent>
      <w:p w14:paraId="2552201E" w14:textId="4D5FF8DB" w:rsidR="00F16D51" w:rsidRDefault="00F16D51">
        <w:pPr>
          <w:pStyle w:val="Footer"/>
          <w:jc w:val="right"/>
        </w:pPr>
        <w:r>
          <w:fldChar w:fldCharType="begin"/>
        </w:r>
        <w:r>
          <w:instrText>PAGE   \* MERGEFORMAT</w:instrText>
        </w:r>
        <w:r>
          <w:fldChar w:fldCharType="separate"/>
        </w:r>
        <w:r>
          <w:t>2</w:t>
        </w:r>
        <w:r>
          <w:fldChar w:fldCharType="end"/>
        </w:r>
      </w:p>
    </w:sdtContent>
  </w:sdt>
  <w:p w14:paraId="70736418" w14:textId="77777777" w:rsidR="00F16D51" w:rsidRDefault="00F16D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74165" w14:textId="77777777" w:rsidR="001C0E67" w:rsidRDefault="001C0E67" w:rsidP="00F16D51">
      <w:pPr>
        <w:spacing w:after="0" w:line="240" w:lineRule="auto"/>
      </w:pPr>
      <w:r>
        <w:separator/>
      </w:r>
    </w:p>
  </w:footnote>
  <w:footnote w:type="continuationSeparator" w:id="0">
    <w:p w14:paraId="4FE9E200" w14:textId="77777777" w:rsidR="001C0E67" w:rsidRDefault="001C0E67" w:rsidP="00F16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32D51"/>
    <w:multiLevelType w:val="hybridMultilevel"/>
    <w:tmpl w:val="DD7EE1F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0A65BC6"/>
    <w:multiLevelType w:val="hybridMultilevel"/>
    <w:tmpl w:val="0C22D7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2DD63B0"/>
    <w:multiLevelType w:val="multilevel"/>
    <w:tmpl w:val="2EDCF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3531C9"/>
    <w:multiLevelType w:val="hybridMultilevel"/>
    <w:tmpl w:val="A08CA78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4ADC27DF"/>
    <w:multiLevelType w:val="hybridMultilevel"/>
    <w:tmpl w:val="1578228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BC21776"/>
    <w:multiLevelType w:val="hybridMultilevel"/>
    <w:tmpl w:val="363E52D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700F3610"/>
    <w:multiLevelType w:val="hybridMultilevel"/>
    <w:tmpl w:val="A08CA7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9E62CAF"/>
    <w:multiLevelType w:val="hybridMultilevel"/>
    <w:tmpl w:val="A3046E92"/>
    <w:lvl w:ilvl="0" w:tplc="7474E386">
      <w:start w:val="1"/>
      <w:numFmt w:val="decimal"/>
      <w:lvlText w:val="%1."/>
      <w:lvlJc w:val="left"/>
      <w:pPr>
        <w:ind w:left="720" w:hanging="360"/>
      </w:pPr>
      <w:rPr>
        <w:rFonts w:hint="default"/>
        <w:lang w:val="en-U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92653076">
    <w:abstractNumId w:val="4"/>
  </w:num>
  <w:num w:numId="2" w16cid:durableId="1070276839">
    <w:abstractNumId w:val="1"/>
  </w:num>
  <w:num w:numId="3" w16cid:durableId="757212001">
    <w:abstractNumId w:val="0"/>
  </w:num>
  <w:num w:numId="4" w16cid:durableId="705763721">
    <w:abstractNumId w:val="3"/>
  </w:num>
  <w:num w:numId="5" w16cid:durableId="1373112532">
    <w:abstractNumId w:val="6"/>
  </w:num>
  <w:num w:numId="6" w16cid:durableId="1970545349">
    <w:abstractNumId w:val="5"/>
  </w:num>
  <w:num w:numId="7" w16cid:durableId="592398372">
    <w:abstractNumId w:val="7"/>
  </w:num>
  <w:num w:numId="8" w16cid:durableId="5636718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n Fan">
    <w15:presenceInfo w15:providerId="AD" w15:userId="S::fanmin@hku.hk::5821747f-2ab9-4da7-b674-4ded872f21ce"/>
  </w15:person>
  <w15:person w15:author="Sydney Tang">
    <w15:presenceInfo w15:providerId="None" w15:userId="Sydney T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2D75C5"/>
    <w:rsid w:val="0000401D"/>
    <w:rsid w:val="000278D0"/>
    <w:rsid w:val="00041045"/>
    <w:rsid w:val="0009547C"/>
    <w:rsid w:val="000C7548"/>
    <w:rsid w:val="000D1E4A"/>
    <w:rsid w:val="000D3562"/>
    <w:rsid w:val="000E573D"/>
    <w:rsid w:val="0010406E"/>
    <w:rsid w:val="001312CD"/>
    <w:rsid w:val="001427C6"/>
    <w:rsid w:val="00166889"/>
    <w:rsid w:val="00173973"/>
    <w:rsid w:val="001837B2"/>
    <w:rsid w:val="001A75E8"/>
    <w:rsid w:val="001B1DE5"/>
    <w:rsid w:val="001C0BE8"/>
    <w:rsid w:val="001C0E67"/>
    <w:rsid w:val="001D4024"/>
    <w:rsid w:val="00200CA5"/>
    <w:rsid w:val="00221FE9"/>
    <w:rsid w:val="00222018"/>
    <w:rsid w:val="0023348E"/>
    <w:rsid w:val="002504A1"/>
    <w:rsid w:val="00251FD3"/>
    <w:rsid w:val="002540DE"/>
    <w:rsid w:val="002745B3"/>
    <w:rsid w:val="00291B5C"/>
    <w:rsid w:val="002A682A"/>
    <w:rsid w:val="002C6486"/>
    <w:rsid w:val="002D75C5"/>
    <w:rsid w:val="00344844"/>
    <w:rsid w:val="00345E09"/>
    <w:rsid w:val="00347A00"/>
    <w:rsid w:val="00355B24"/>
    <w:rsid w:val="00375479"/>
    <w:rsid w:val="003830CB"/>
    <w:rsid w:val="00384F7F"/>
    <w:rsid w:val="003F64C0"/>
    <w:rsid w:val="00406D2C"/>
    <w:rsid w:val="00421AB3"/>
    <w:rsid w:val="00426081"/>
    <w:rsid w:val="0045349A"/>
    <w:rsid w:val="00467BCC"/>
    <w:rsid w:val="004869C5"/>
    <w:rsid w:val="004D3124"/>
    <w:rsid w:val="00516788"/>
    <w:rsid w:val="00531432"/>
    <w:rsid w:val="005351E5"/>
    <w:rsid w:val="00557171"/>
    <w:rsid w:val="0058516F"/>
    <w:rsid w:val="005B2ADF"/>
    <w:rsid w:val="005B3BF4"/>
    <w:rsid w:val="005B640E"/>
    <w:rsid w:val="005B6B73"/>
    <w:rsid w:val="00652F4B"/>
    <w:rsid w:val="0065731C"/>
    <w:rsid w:val="0066701F"/>
    <w:rsid w:val="006A1001"/>
    <w:rsid w:val="006D6DA1"/>
    <w:rsid w:val="006E181A"/>
    <w:rsid w:val="00764FC8"/>
    <w:rsid w:val="007B2203"/>
    <w:rsid w:val="007D6C4A"/>
    <w:rsid w:val="007E12E0"/>
    <w:rsid w:val="00811C8F"/>
    <w:rsid w:val="00815A79"/>
    <w:rsid w:val="00860DCB"/>
    <w:rsid w:val="0086293D"/>
    <w:rsid w:val="00863149"/>
    <w:rsid w:val="00873A28"/>
    <w:rsid w:val="008B28CA"/>
    <w:rsid w:val="008C1785"/>
    <w:rsid w:val="008E61A6"/>
    <w:rsid w:val="00922610"/>
    <w:rsid w:val="00955A5A"/>
    <w:rsid w:val="009644CE"/>
    <w:rsid w:val="00986FC1"/>
    <w:rsid w:val="009945CC"/>
    <w:rsid w:val="009B01C2"/>
    <w:rsid w:val="009D0E29"/>
    <w:rsid w:val="00A00F6F"/>
    <w:rsid w:val="00A04D06"/>
    <w:rsid w:val="00A36E00"/>
    <w:rsid w:val="00A9457E"/>
    <w:rsid w:val="00AB0836"/>
    <w:rsid w:val="00AE0941"/>
    <w:rsid w:val="00B61360"/>
    <w:rsid w:val="00BE0EB7"/>
    <w:rsid w:val="00C968CD"/>
    <w:rsid w:val="00CF0AF4"/>
    <w:rsid w:val="00D0734D"/>
    <w:rsid w:val="00D50E39"/>
    <w:rsid w:val="00D61287"/>
    <w:rsid w:val="00D82013"/>
    <w:rsid w:val="00D864AB"/>
    <w:rsid w:val="00D9724E"/>
    <w:rsid w:val="00DD5986"/>
    <w:rsid w:val="00DE663C"/>
    <w:rsid w:val="00E13B89"/>
    <w:rsid w:val="00E24E55"/>
    <w:rsid w:val="00E53843"/>
    <w:rsid w:val="00E61D62"/>
    <w:rsid w:val="00E76ABA"/>
    <w:rsid w:val="00EC3372"/>
    <w:rsid w:val="00EE6199"/>
    <w:rsid w:val="00EF6546"/>
    <w:rsid w:val="00F060AC"/>
    <w:rsid w:val="00F16D51"/>
    <w:rsid w:val="00F17EF2"/>
    <w:rsid w:val="00F26CD0"/>
    <w:rsid w:val="00F3183D"/>
    <w:rsid w:val="00F8713D"/>
    <w:rsid w:val="00F91499"/>
    <w:rsid w:val="00FE57E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3FE8A7"/>
  <w15:chartTrackingRefBased/>
  <w15:docId w15:val="{E0983F91-5193-4262-A10B-72EB74262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4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16D51"/>
  </w:style>
  <w:style w:type="paragraph" w:styleId="Header">
    <w:name w:val="header"/>
    <w:basedOn w:val="Normal"/>
    <w:link w:val="HeaderChar"/>
    <w:uiPriority w:val="99"/>
    <w:unhideWhenUsed/>
    <w:rsid w:val="00F16D51"/>
    <w:pPr>
      <w:tabs>
        <w:tab w:val="center" w:pos="4536"/>
        <w:tab w:val="right" w:pos="9072"/>
      </w:tabs>
      <w:spacing w:after="0" w:line="240" w:lineRule="auto"/>
    </w:pPr>
  </w:style>
  <w:style w:type="character" w:customStyle="1" w:styleId="HeaderChar">
    <w:name w:val="Header Char"/>
    <w:basedOn w:val="DefaultParagraphFont"/>
    <w:link w:val="Header"/>
    <w:uiPriority w:val="99"/>
    <w:rsid w:val="00F16D51"/>
  </w:style>
  <w:style w:type="paragraph" w:styleId="Footer">
    <w:name w:val="footer"/>
    <w:basedOn w:val="Normal"/>
    <w:link w:val="FooterChar"/>
    <w:uiPriority w:val="99"/>
    <w:unhideWhenUsed/>
    <w:rsid w:val="00F16D51"/>
    <w:pPr>
      <w:tabs>
        <w:tab w:val="center" w:pos="4536"/>
        <w:tab w:val="right" w:pos="9072"/>
      </w:tabs>
      <w:spacing w:after="0" w:line="240" w:lineRule="auto"/>
    </w:pPr>
  </w:style>
  <w:style w:type="character" w:customStyle="1" w:styleId="FooterChar">
    <w:name w:val="Footer Char"/>
    <w:basedOn w:val="DefaultParagraphFont"/>
    <w:link w:val="Footer"/>
    <w:uiPriority w:val="99"/>
    <w:rsid w:val="00F16D51"/>
  </w:style>
  <w:style w:type="table" w:styleId="TableGrid">
    <w:name w:val="Table Grid"/>
    <w:basedOn w:val="TableNormal"/>
    <w:uiPriority w:val="39"/>
    <w:rsid w:val="00D50E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0E39"/>
    <w:pPr>
      <w:ind w:left="720"/>
      <w:contextualSpacing/>
    </w:pPr>
  </w:style>
  <w:style w:type="character" w:styleId="Hyperlink">
    <w:name w:val="Hyperlink"/>
    <w:basedOn w:val="DefaultParagraphFont"/>
    <w:uiPriority w:val="99"/>
    <w:unhideWhenUsed/>
    <w:rsid w:val="00F17EF2"/>
    <w:rPr>
      <w:color w:val="0563C1" w:themeColor="hyperlink"/>
      <w:u w:val="single"/>
    </w:rPr>
  </w:style>
  <w:style w:type="character" w:styleId="UnresolvedMention">
    <w:name w:val="Unresolved Mention"/>
    <w:basedOn w:val="DefaultParagraphFont"/>
    <w:uiPriority w:val="99"/>
    <w:semiHidden/>
    <w:unhideWhenUsed/>
    <w:rsid w:val="00F17EF2"/>
    <w:rPr>
      <w:color w:val="605E5C"/>
      <w:shd w:val="clear" w:color="auto" w:fill="E1DFDD"/>
    </w:rPr>
  </w:style>
  <w:style w:type="paragraph" w:customStyle="1" w:styleId="MDPI22heading2">
    <w:name w:val="MDPI_2.2_heading2"/>
    <w:qFormat/>
    <w:rsid w:val="00EC3372"/>
    <w:pPr>
      <w:adjustRightInd w:val="0"/>
      <w:snapToGrid w:val="0"/>
      <w:spacing w:before="120" w:after="60" w:line="228" w:lineRule="auto"/>
      <w:outlineLvl w:val="1"/>
    </w:pPr>
    <w:rPr>
      <w:rFonts w:ascii="Palatino Linotype" w:eastAsia="Times New Roman" w:hAnsi="Palatino Linotype" w:cs="Times New Roman"/>
      <w:i/>
      <w:noProof/>
      <w:snapToGrid w:val="0"/>
      <w:color w:val="000000"/>
      <w:kern w:val="2"/>
      <w:sz w:val="20"/>
      <w:lang w:val="en-US" w:eastAsia="de-DE" w:bidi="en-US"/>
      <w14:ligatures w14:val="standardContextual"/>
    </w:rPr>
  </w:style>
  <w:style w:type="paragraph" w:customStyle="1" w:styleId="MDPI32textnoindent">
    <w:name w:val="MDPI_3.2_text_no_indent"/>
    <w:basedOn w:val="Normal"/>
    <w:qFormat/>
    <w:rsid w:val="00EC3372"/>
    <w:pPr>
      <w:adjustRightInd w:val="0"/>
      <w:snapToGrid w:val="0"/>
      <w:spacing w:after="240" w:line="228" w:lineRule="auto"/>
      <w:jc w:val="both"/>
    </w:pPr>
    <w:rPr>
      <w:rFonts w:ascii="Palatino Linotype" w:eastAsia="Times New Roman" w:hAnsi="Palatino Linotype" w:cs="Times New Roman"/>
      <w:snapToGrid w:val="0"/>
      <w:color w:val="000000"/>
      <w:kern w:val="2"/>
      <w:sz w:val="20"/>
      <w:lang w:val="en-US" w:eastAsia="de-DE" w:bidi="en-US"/>
      <w14:ligatures w14:val="standardContextual"/>
    </w:rPr>
  </w:style>
  <w:style w:type="paragraph" w:customStyle="1" w:styleId="MDPI51figurecaption">
    <w:name w:val="MDPI_5.1_figure_caption"/>
    <w:qFormat/>
    <w:rsid w:val="00EC3372"/>
    <w:pPr>
      <w:adjustRightInd w:val="0"/>
      <w:snapToGrid w:val="0"/>
      <w:spacing w:before="120" w:after="240" w:line="228" w:lineRule="auto"/>
      <w:jc w:val="both"/>
    </w:pPr>
    <w:rPr>
      <w:rFonts w:ascii="Palatino Linotype" w:eastAsia="Times New Roman" w:hAnsi="Palatino Linotype" w:cs="Times New Roman"/>
      <w:color w:val="000000"/>
      <w:kern w:val="2"/>
      <w:sz w:val="18"/>
      <w:szCs w:val="20"/>
      <w:lang w:val="en-US" w:eastAsia="de-DE" w:bidi="en-US"/>
      <w14:ligatures w14:val="standardContextual"/>
    </w:rPr>
  </w:style>
  <w:style w:type="character" w:styleId="CommentReference">
    <w:name w:val="annotation reference"/>
    <w:basedOn w:val="DefaultParagraphFont"/>
    <w:uiPriority w:val="99"/>
    <w:semiHidden/>
    <w:unhideWhenUsed/>
    <w:rsid w:val="00EC3372"/>
    <w:rPr>
      <w:sz w:val="16"/>
      <w:szCs w:val="16"/>
    </w:rPr>
  </w:style>
  <w:style w:type="paragraph" w:styleId="CommentText">
    <w:name w:val="annotation text"/>
    <w:basedOn w:val="Normal"/>
    <w:link w:val="CommentTextChar"/>
    <w:uiPriority w:val="99"/>
    <w:unhideWhenUsed/>
    <w:rsid w:val="00EC3372"/>
    <w:pPr>
      <w:spacing w:line="240" w:lineRule="auto"/>
    </w:pPr>
    <w:rPr>
      <w:kern w:val="2"/>
      <w:sz w:val="20"/>
      <w:szCs w:val="20"/>
      <w:lang w:val="en-HK" w:eastAsia="zh-TW"/>
      <w14:ligatures w14:val="standardContextual"/>
    </w:rPr>
  </w:style>
  <w:style w:type="character" w:customStyle="1" w:styleId="CommentTextChar">
    <w:name w:val="Comment Text Char"/>
    <w:basedOn w:val="DefaultParagraphFont"/>
    <w:link w:val="CommentText"/>
    <w:uiPriority w:val="99"/>
    <w:rsid w:val="00EC3372"/>
    <w:rPr>
      <w:kern w:val="2"/>
      <w:sz w:val="20"/>
      <w:szCs w:val="20"/>
      <w:lang w:val="en-HK" w:eastAsia="zh-TW"/>
      <w14:ligatures w14:val="standardContextual"/>
    </w:rPr>
  </w:style>
  <w:style w:type="paragraph" w:customStyle="1" w:styleId="MDPI41tablecaption">
    <w:name w:val="MDPI_4.1_table_caption"/>
    <w:qFormat/>
    <w:rsid w:val="00EC3372"/>
    <w:pPr>
      <w:adjustRightInd w:val="0"/>
      <w:snapToGrid w:val="0"/>
      <w:spacing w:before="240" w:after="120" w:line="228" w:lineRule="auto"/>
      <w:jc w:val="both"/>
    </w:pPr>
    <w:rPr>
      <w:rFonts w:ascii="Palatino Linotype" w:eastAsia="Times New Roman" w:hAnsi="Palatino Linotype" w:cs="Cordia New"/>
      <w:color w:val="000000"/>
      <w:kern w:val="2"/>
      <w:sz w:val="18"/>
      <w:lang w:val="en-US" w:eastAsia="de-DE" w:bidi="en-US"/>
      <w14:ligatures w14:val="standardContextual"/>
    </w:rPr>
  </w:style>
  <w:style w:type="table" w:customStyle="1" w:styleId="MDPI41threelinetable">
    <w:name w:val="MDPI_4.1_three_line_table"/>
    <w:basedOn w:val="TableNormal"/>
    <w:uiPriority w:val="99"/>
    <w:rsid w:val="00EC3372"/>
    <w:pPr>
      <w:adjustRightInd w:val="0"/>
      <w:snapToGrid w:val="0"/>
      <w:spacing w:after="0" w:line="240" w:lineRule="auto"/>
      <w:jc w:val="center"/>
    </w:pPr>
    <w:rPr>
      <w:rFonts w:ascii="Palatino Linotype" w:eastAsia="SimSun" w:hAnsi="Palatino Linotype" w:cs="Times New Roman"/>
      <w:color w:val="000000"/>
      <w:kern w:val="2"/>
      <w:sz w:val="20"/>
      <w:szCs w:val="20"/>
      <w:lang w:val="en-US" w:eastAsia="zh-CN"/>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42tablebody">
    <w:name w:val="MDPI_4.2_table_body"/>
    <w:qFormat/>
    <w:rsid w:val="00EC3372"/>
    <w:pPr>
      <w:adjustRightInd w:val="0"/>
      <w:snapToGrid w:val="0"/>
      <w:spacing w:after="0" w:line="260" w:lineRule="atLeast"/>
      <w:jc w:val="center"/>
    </w:pPr>
    <w:rPr>
      <w:rFonts w:ascii="Palatino Linotype" w:eastAsia="Times New Roman" w:hAnsi="Palatino Linotype" w:cs="Times New Roman"/>
      <w:snapToGrid w:val="0"/>
      <w:color w:val="000000"/>
      <w:kern w:val="2"/>
      <w:sz w:val="20"/>
      <w:szCs w:val="20"/>
      <w:lang w:val="en-US" w:eastAsia="de-DE" w:bidi="en-US"/>
      <w14:ligatures w14:val="standardContextual"/>
    </w:rPr>
  </w:style>
  <w:style w:type="paragraph" w:styleId="Revision">
    <w:name w:val="Revision"/>
    <w:hidden/>
    <w:uiPriority w:val="99"/>
    <w:semiHidden/>
    <w:rsid w:val="00AE0941"/>
    <w:pPr>
      <w:spacing w:after="0" w:line="240" w:lineRule="auto"/>
    </w:pPr>
  </w:style>
  <w:style w:type="paragraph" w:customStyle="1" w:styleId="MDPI21heading1">
    <w:name w:val="MDPI_2.1_heading1"/>
    <w:qFormat/>
    <w:rsid w:val="0000401D"/>
    <w:pPr>
      <w:adjustRightInd w:val="0"/>
      <w:snapToGrid w:val="0"/>
      <w:spacing w:before="240" w:after="60" w:line="228" w:lineRule="auto"/>
      <w:outlineLvl w:val="0"/>
    </w:pPr>
    <w:rPr>
      <w:rFonts w:ascii="Palatino Linotype" w:eastAsia="Times New Roman" w:hAnsi="Palatino Linotype" w:cs="Times New Roman"/>
      <w:b/>
      <w:snapToGrid w:val="0"/>
      <w:color w:val="000000"/>
      <w:kern w:val="2"/>
      <w:sz w:val="20"/>
      <w:lang w:val="en-US" w:eastAsia="de-DE" w:bidi="en-US"/>
      <w14:ligatures w14:val="standardContextual"/>
    </w:rPr>
  </w:style>
  <w:style w:type="character" w:styleId="FollowedHyperlink">
    <w:name w:val="FollowedHyperlink"/>
    <w:basedOn w:val="DefaultParagraphFont"/>
    <w:uiPriority w:val="99"/>
    <w:semiHidden/>
    <w:unhideWhenUsed/>
    <w:rsid w:val="003F64C0"/>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251FD3"/>
    <w:rPr>
      <w:b/>
      <w:bCs/>
      <w:kern w:val="0"/>
      <w:lang w:val="de-DE" w:eastAsia="en-US"/>
      <w14:ligatures w14:val="none"/>
    </w:rPr>
  </w:style>
  <w:style w:type="character" w:customStyle="1" w:styleId="CommentSubjectChar">
    <w:name w:val="Comment Subject Char"/>
    <w:basedOn w:val="CommentTextChar"/>
    <w:link w:val="CommentSubject"/>
    <w:uiPriority w:val="99"/>
    <w:semiHidden/>
    <w:rsid w:val="00251FD3"/>
    <w:rPr>
      <w:b/>
      <w:bCs/>
      <w:kern w:val="2"/>
      <w:sz w:val="20"/>
      <w:szCs w:val="20"/>
      <w:lang w:val="en-HK" w:eastAsia="zh-TW"/>
      <w14:ligatures w14:val="standardContextual"/>
    </w:rPr>
  </w:style>
  <w:style w:type="paragraph" w:customStyle="1" w:styleId="MDPI31text">
    <w:name w:val="MDPI_3.1_text"/>
    <w:qFormat/>
    <w:rsid w:val="00344844"/>
    <w:pPr>
      <w:adjustRightInd w:val="0"/>
      <w:snapToGrid w:val="0"/>
      <w:spacing w:after="0" w:line="228" w:lineRule="auto"/>
      <w:ind w:firstLine="425"/>
      <w:jc w:val="both"/>
    </w:pPr>
    <w:rPr>
      <w:rFonts w:ascii="Palatino Linotype" w:eastAsia="Times New Roman" w:hAnsi="Palatino Linotype" w:cs="Times New Roman"/>
      <w:snapToGrid w:val="0"/>
      <w:color w:val="000000"/>
      <w:kern w:val="2"/>
      <w:sz w:val="20"/>
      <w:lang w:val="en-US" w:eastAsia="de-DE" w:bidi="en-US"/>
      <w14:ligatures w14:val="standardContextual"/>
    </w:rPr>
  </w:style>
  <w:style w:type="paragraph" w:styleId="HTMLAddress">
    <w:name w:val="HTML Address"/>
    <w:basedOn w:val="Normal"/>
    <w:link w:val="HTMLAddressChar"/>
    <w:uiPriority w:val="99"/>
    <w:semiHidden/>
    <w:unhideWhenUsed/>
    <w:rsid w:val="00A04D06"/>
    <w:pPr>
      <w:spacing w:after="0" w:line="240" w:lineRule="auto"/>
    </w:pPr>
    <w:rPr>
      <w:rFonts w:ascii="Times New Roman" w:eastAsia="Times New Roman" w:hAnsi="Times New Roman" w:cs="Times New Roman"/>
      <w:i/>
      <w:iCs/>
      <w:sz w:val="24"/>
      <w:szCs w:val="24"/>
      <w:lang w:val="en-GB" w:eastAsia="zh-CN"/>
    </w:rPr>
  </w:style>
  <w:style w:type="character" w:customStyle="1" w:styleId="HTMLAddressChar">
    <w:name w:val="HTML Address Char"/>
    <w:basedOn w:val="DefaultParagraphFont"/>
    <w:link w:val="HTMLAddress"/>
    <w:uiPriority w:val="99"/>
    <w:semiHidden/>
    <w:rsid w:val="00A04D06"/>
    <w:rPr>
      <w:rFonts w:ascii="Times New Roman" w:eastAsia="Times New Roman" w:hAnsi="Times New Roman" w:cs="Times New Roman"/>
      <w:i/>
      <w:iCs/>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450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svg"/><Relationship Id="rId22"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379F4-DF4F-4D96-A443-8CCB6F99E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8247</TotalTime>
  <Pages>26</Pages>
  <Words>6850</Words>
  <Characters>38982</Characters>
  <Application>Microsoft Office Word</Application>
  <DocSecurity>0</DocSecurity>
  <Lines>1257</Lines>
  <Paragraphs>751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Hans-Joachim Anders</dc:creator>
  <cp:keywords/>
  <dc:description/>
  <cp:lastModifiedBy>Min Fan</cp:lastModifiedBy>
  <cp:revision>56</cp:revision>
  <dcterms:created xsi:type="dcterms:W3CDTF">2023-04-25T10:01:00Z</dcterms:created>
  <dcterms:modified xsi:type="dcterms:W3CDTF">2025-07-22T08:56:00Z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df4a5926-7145-4761-8b89-5074aa3f01eb</vt:lpwstr>
  </property>
</Properties>
</file>